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7C256F" w14:textId="77777777" w:rsidR="00475AAA" w:rsidRPr="00666B71" w:rsidRDefault="00475AAA" w:rsidP="00475AAA">
      <w:pPr>
        <w:pStyle w:val="Heading1"/>
        <w:bidi/>
        <w:spacing w:before="0" w:after="0"/>
        <w:rPr>
          <w:rFonts w:asciiTheme="minorBidi" w:hAnsiTheme="minorBidi" w:cstheme="minorBidi"/>
        </w:rPr>
      </w:pPr>
      <w:bookmarkStart w:id="0" w:name="_Toc186278711"/>
      <w:r w:rsidRPr="00666B71">
        <w:rPr>
          <w:rFonts w:asciiTheme="minorBidi" w:hAnsiTheme="minorBidi" w:cstheme="minorBidi"/>
          <w:rtl/>
        </w:rPr>
        <w:t>גישות משפטיות ואתיקה ציבורית</w:t>
      </w:r>
      <w:bookmarkEnd w:id="0"/>
    </w:p>
    <w:p w14:paraId="1CB4C24F" w14:textId="77777777" w:rsidR="00475AAA" w:rsidRPr="00666B71" w:rsidRDefault="00475AAA" w:rsidP="00475AAA">
      <w:pPr>
        <w:bidi/>
        <w:ind w:left="360"/>
        <w:rPr>
          <w:rFonts w:asciiTheme="minorBidi" w:hAnsiTheme="minorBidi" w:cstheme="minorBidi"/>
          <w:rtl/>
        </w:rPr>
      </w:pPr>
      <w:hyperlink r:id="rId5" w:history="1">
        <w:r w:rsidRPr="00666B71">
          <w:rPr>
            <w:rFonts w:asciiTheme="minorBidi" w:hAnsiTheme="minorBidi" w:cstheme="minorBidi"/>
            <w:color w:val="467886"/>
            <w:u w:val="single"/>
          </w:rPr>
          <w:t>https://ims.tau.ac.il/tal/kr/search_l.aspx?course_num=10464004</w:t>
        </w:r>
        <w:r w:rsidRPr="00666B71">
          <w:rPr>
            <w:rFonts w:asciiTheme="minorBidi" w:hAnsiTheme="minorBidi" w:cstheme="minorBidi"/>
            <w:color w:val="467886"/>
            <w:u w:val="single"/>
            <w:rtl/>
          </w:rPr>
          <w:t>&amp;</w:t>
        </w:r>
        <w:r w:rsidRPr="00666B71">
          <w:rPr>
            <w:rFonts w:asciiTheme="minorBidi" w:hAnsiTheme="minorBidi" w:cstheme="minorBidi"/>
            <w:color w:val="467886"/>
            <w:u w:val="single"/>
          </w:rPr>
          <w:t>year=2024</w:t>
        </w:r>
        <w:r w:rsidRPr="00666B71">
          <w:rPr>
            <w:rFonts w:asciiTheme="minorBidi" w:hAnsiTheme="minorBidi" w:cstheme="minorBidi"/>
            <w:color w:val="467886"/>
            <w:u w:val="single"/>
            <w:rtl/>
          </w:rPr>
          <w:t>&amp;</w:t>
        </w:r>
        <w:r w:rsidRPr="00666B71">
          <w:rPr>
            <w:rFonts w:asciiTheme="minorBidi" w:hAnsiTheme="minorBidi" w:cstheme="minorBidi"/>
            <w:color w:val="467886"/>
            <w:u w:val="single"/>
          </w:rPr>
          <w:t>lang=HE</w:t>
        </w:r>
      </w:hyperlink>
      <w:r w:rsidRPr="00666B71">
        <w:rPr>
          <w:rFonts w:asciiTheme="minorBidi" w:hAnsiTheme="minorBidi" w:cstheme="minorBidi"/>
          <w:rtl/>
        </w:rPr>
        <w:t xml:space="preserve"> </w:t>
      </w:r>
    </w:p>
    <w:p w14:paraId="5D8EFFE7"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ד"ר פרלמן קרני</w:t>
      </w:r>
    </w:p>
    <w:p w14:paraId="51FC2B64" w14:textId="77777777" w:rsidR="00475AAA" w:rsidRPr="00666B71" w:rsidRDefault="00475AAA" w:rsidP="00475AAA">
      <w:pPr>
        <w:pStyle w:val="Heading2"/>
        <w:bidi/>
        <w:spacing w:before="0" w:after="0"/>
        <w:rPr>
          <w:rFonts w:asciiTheme="minorBidi" w:hAnsiTheme="minorBidi" w:cstheme="minorBidi"/>
        </w:rPr>
      </w:pPr>
      <w:bookmarkStart w:id="1" w:name="_Toc186278712"/>
      <w:r w:rsidRPr="00666B71">
        <w:rPr>
          <w:rFonts w:asciiTheme="minorBidi" w:hAnsiTheme="minorBidi" w:cstheme="minorBidi"/>
          <w:rtl/>
        </w:rPr>
        <w:t xml:space="preserve">מבוא </w:t>
      </w:r>
      <w:r w:rsidRPr="00666B71">
        <w:rPr>
          <w:rFonts w:asciiTheme="minorBidi" w:hAnsiTheme="minorBidi" w:cstheme="minorBidi"/>
        </w:rPr>
        <w:t>07-Nov-24</w:t>
      </w:r>
      <w:bookmarkEnd w:id="1"/>
    </w:p>
    <w:p w14:paraId="52197970" w14:textId="77777777" w:rsidR="00475AAA" w:rsidRPr="00666B71" w:rsidRDefault="00475AAA" w:rsidP="00475AAA">
      <w:pPr>
        <w:bidi/>
        <w:ind w:left="360"/>
        <w:rPr>
          <w:rFonts w:asciiTheme="minorBidi" w:hAnsiTheme="minorBidi" w:cstheme="minorBidi"/>
          <w:rtl/>
        </w:rPr>
      </w:pPr>
    </w:p>
    <w:p w14:paraId="36549CEC"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תפישות שונות למושג הקונפליקט/הסכסוך</w:t>
      </w:r>
    </w:p>
    <w:p w14:paraId="6714DE67"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 xml:space="preserve">הסכסוך כהתנגשות בין עמדות, רצונות סותרים, דרישות נוגדות </w:t>
      </w:r>
    </w:p>
    <w:p w14:paraId="26A4F900"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קונפליקט חיובי או שלילי</w:t>
      </w:r>
    </w:p>
    <w:p w14:paraId="21F137D7" w14:textId="77777777" w:rsidR="00475AAA" w:rsidRPr="00666B71" w:rsidRDefault="00475AAA" w:rsidP="00475AAA">
      <w:pPr>
        <w:bidi/>
        <w:ind w:left="1080"/>
        <w:rPr>
          <w:rFonts w:asciiTheme="minorBidi" w:hAnsiTheme="minorBidi" w:cstheme="minorBidi"/>
          <w:lang w:val="en-IL"/>
        </w:rPr>
      </w:pPr>
      <w:r w:rsidRPr="00666B71">
        <w:rPr>
          <w:rFonts w:asciiTheme="minorBidi" w:hAnsiTheme="minorBidi" w:cstheme="minorBidi"/>
          <w:rtl/>
          <w:lang w:val="en-IL"/>
        </w:rPr>
        <w:t>יכול</w:t>
      </w:r>
      <w:r w:rsidRPr="00666B71">
        <w:rPr>
          <w:rFonts w:asciiTheme="minorBidi" w:hAnsiTheme="minorBidi" w:cstheme="minorBidi"/>
        </w:rPr>
        <w:t xml:space="preserve"> </w:t>
      </w:r>
      <w:r w:rsidRPr="00666B71">
        <w:rPr>
          <w:rFonts w:asciiTheme="minorBidi" w:hAnsiTheme="minorBidi" w:cstheme="minorBidi"/>
          <w:rtl/>
          <w:lang w:val="en-IL"/>
        </w:rPr>
        <w:t>להיות</w:t>
      </w:r>
      <w:r w:rsidRPr="00666B71">
        <w:rPr>
          <w:rFonts w:asciiTheme="minorBidi" w:hAnsiTheme="minorBidi" w:cstheme="minorBidi"/>
        </w:rPr>
        <w:t xml:space="preserve"> </w:t>
      </w:r>
      <w:r w:rsidRPr="00666B71">
        <w:rPr>
          <w:rFonts w:asciiTheme="minorBidi" w:hAnsiTheme="minorBidi" w:cstheme="minorBidi"/>
          <w:rtl/>
          <w:lang w:val="en-IL"/>
        </w:rPr>
        <w:t>שלילי</w:t>
      </w:r>
      <w:r w:rsidRPr="00666B71">
        <w:rPr>
          <w:rFonts w:asciiTheme="minorBidi" w:hAnsiTheme="minorBidi" w:cstheme="minorBidi"/>
        </w:rPr>
        <w:t xml:space="preserve">, </w:t>
      </w:r>
      <w:r w:rsidRPr="00666B71">
        <w:rPr>
          <w:rFonts w:asciiTheme="minorBidi" w:hAnsiTheme="minorBidi" w:cstheme="minorBidi"/>
          <w:rtl/>
          <w:lang w:val="en-IL"/>
        </w:rPr>
        <w:t>יוצר</w:t>
      </w:r>
      <w:r w:rsidRPr="00666B71">
        <w:rPr>
          <w:rFonts w:asciiTheme="minorBidi" w:hAnsiTheme="minorBidi" w:cstheme="minorBidi"/>
        </w:rPr>
        <w:t xml:space="preserve"> </w:t>
      </w:r>
      <w:r w:rsidRPr="00666B71">
        <w:rPr>
          <w:rFonts w:asciiTheme="minorBidi" w:hAnsiTheme="minorBidi" w:cstheme="minorBidi"/>
          <w:rtl/>
          <w:lang w:val="en-IL"/>
        </w:rPr>
        <w:t>מתחים</w:t>
      </w:r>
      <w:r w:rsidRPr="00666B71">
        <w:rPr>
          <w:rFonts w:asciiTheme="minorBidi" w:hAnsiTheme="minorBidi" w:cstheme="minorBidi"/>
        </w:rPr>
        <w:t xml:space="preserve">, </w:t>
      </w:r>
      <w:r w:rsidRPr="00666B71">
        <w:rPr>
          <w:rFonts w:asciiTheme="minorBidi" w:hAnsiTheme="minorBidi" w:cstheme="minorBidi"/>
          <w:rtl/>
          <w:lang w:val="en-IL"/>
        </w:rPr>
        <w:t>מסלים</w:t>
      </w:r>
      <w:r w:rsidRPr="00666B71">
        <w:rPr>
          <w:rFonts w:asciiTheme="minorBidi" w:hAnsiTheme="minorBidi" w:cstheme="minorBidi"/>
        </w:rPr>
        <w:t xml:space="preserve"> </w:t>
      </w:r>
      <w:r w:rsidRPr="00666B71">
        <w:rPr>
          <w:rFonts w:asciiTheme="minorBidi" w:hAnsiTheme="minorBidi" w:cstheme="minorBidi"/>
          <w:rtl/>
          <w:lang w:val="en-IL"/>
        </w:rPr>
        <w:t>לאלימות</w:t>
      </w:r>
    </w:p>
    <w:p w14:paraId="3DF7E77B" w14:textId="77777777" w:rsidR="00475AAA" w:rsidRPr="00666B71" w:rsidRDefault="00475AAA" w:rsidP="00475AAA">
      <w:pPr>
        <w:bidi/>
        <w:ind w:left="1080"/>
        <w:rPr>
          <w:rFonts w:asciiTheme="minorBidi" w:hAnsiTheme="minorBidi" w:cstheme="minorBidi"/>
          <w:lang w:val="en-IL"/>
        </w:rPr>
      </w:pPr>
      <w:r w:rsidRPr="00666B71">
        <w:rPr>
          <w:rFonts w:asciiTheme="minorBidi" w:hAnsiTheme="minorBidi" w:cstheme="minorBidi"/>
          <w:rtl/>
          <w:lang w:val="en-IL"/>
        </w:rPr>
        <w:t>יכול</w:t>
      </w:r>
      <w:r w:rsidRPr="00666B71">
        <w:rPr>
          <w:rFonts w:asciiTheme="minorBidi" w:hAnsiTheme="minorBidi" w:cstheme="minorBidi"/>
        </w:rPr>
        <w:t xml:space="preserve"> </w:t>
      </w:r>
      <w:r w:rsidRPr="00666B71">
        <w:rPr>
          <w:rFonts w:asciiTheme="minorBidi" w:hAnsiTheme="minorBidi" w:cstheme="minorBidi"/>
          <w:rtl/>
          <w:lang w:val="en-IL"/>
        </w:rPr>
        <w:t>להיות</w:t>
      </w:r>
      <w:r w:rsidRPr="00666B71">
        <w:rPr>
          <w:rFonts w:asciiTheme="minorBidi" w:hAnsiTheme="minorBidi" w:cstheme="minorBidi"/>
        </w:rPr>
        <w:t xml:space="preserve"> </w:t>
      </w:r>
      <w:r w:rsidRPr="00666B71">
        <w:rPr>
          <w:rFonts w:asciiTheme="minorBidi" w:hAnsiTheme="minorBidi" w:cstheme="minorBidi"/>
          <w:rtl/>
          <w:lang w:val="en-IL"/>
        </w:rPr>
        <w:t>חיובי</w:t>
      </w:r>
      <w:r w:rsidRPr="00666B71">
        <w:rPr>
          <w:rFonts w:asciiTheme="minorBidi" w:hAnsiTheme="minorBidi" w:cstheme="minorBidi"/>
        </w:rPr>
        <w:t xml:space="preserve"> </w:t>
      </w:r>
      <w:r w:rsidRPr="00666B71">
        <w:rPr>
          <w:rFonts w:asciiTheme="minorBidi" w:hAnsiTheme="minorBidi" w:cstheme="minorBidi"/>
          <w:rtl/>
          <w:lang w:val="en-IL"/>
        </w:rPr>
        <w:t>ולגרום</w:t>
      </w:r>
      <w:r w:rsidRPr="00666B71">
        <w:rPr>
          <w:rFonts w:asciiTheme="minorBidi" w:hAnsiTheme="minorBidi" w:cstheme="minorBidi"/>
        </w:rPr>
        <w:t xml:space="preserve"> </w:t>
      </w:r>
      <w:r w:rsidRPr="00666B71">
        <w:rPr>
          <w:rFonts w:asciiTheme="minorBidi" w:hAnsiTheme="minorBidi" w:cstheme="minorBidi"/>
          <w:rtl/>
          <w:lang w:val="en-IL"/>
        </w:rPr>
        <w:t>לצמיחה</w:t>
      </w:r>
      <w:r w:rsidRPr="00666B71">
        <w:rPr>
          <w:rFonts w:asciiTheme="minorBidi" w:hAnsiTheme="minorBidi" w:cstheme="minorBidi"/>
        </w:rPr>
        <w:t xml:space="preserve"> </w:t>
      </w:r>
      <w:r w:rsidRPr="00666B71">
        <w:rPr>
          <w:rFonts w:asciiTheme="minorBidi" w:hAnsiTheme="minorBidi" w:cstheme="minorBidi"/>
          <w:rtl/>
          <w:lang w:val="en-IL"/>
        </w:rPr>
        <w:t>סינרגיה</w:t>
      </w:r>
    </w:p>
    <w:p w14:paraId="6A78323F" w14:textId="77777777" w:rsidR="00475AAA" w:rsidRPr="00666B71" w:rsidRDefault="00475AAA" w:rsidP="00475AAA">
      <w:pPr>
        <w:bidi/>
        <w:ind w:left="1080"/>
        <w:rPr>
          <w:rFonts w:asciiTheme="minorBidi" w:hAnsiTheme="minorBidi" w:cstheme="minorBidi"/>
          <w:lang w:val="en-IL"/>
        </w:rPr>
      </w:pPr>
      <w:r w:rsidRPr="00666B71">
        <w:rPr>
          <w:rFonts w:asciiTheme="minorBidi" w:hAnsiTheme="minorBidi" w:cstheme="minorBidi"/>
          <w:rtl/>
          <w:lang w:val="en-IL"/>
        </w:rPr>
        <w:t>לדוגמא</w:t>
      </w:r>
      <w:r w:rsidRPr="00666B71">
        <w:rPr>
          <w:rFonts w:asciiTheme="minorBidi" w:hAnsiTheme="minorBidi" w:cstheme="minorBidi"/>
        </w:rPr>
        <w:t xml:space="preserve">: </w:t>
      </w:r>
      <w:r w:rsidRPr="00666B71">
        <w:rPr>
          <w:rFonts w:asciiTheme="minorBidi" w:hAnsiTheme="minorBidi" w:cstheme="minorBidi"/>
          <w:rtl/>
          <w:lang w:val="en-IL"/>
        </w:rPr>
        <w:t>הום</w:t>
      </w:r>
      <w:r w:rsidRPr="00666B71">
        <w:rPr>
          <w:rFonts w:asciiTheme="minorBidi" w:hAnsiTheme="minorBidi" w:cstheme="minorBidi"/>
        </w:rPr>
        <w:t xml:space="preserve"> </w:t>
      </w:r>
      <w:r w:rsidRPr="00666B71">
        <w:rPr>
          <w:rFonts w:asciiTheme="minorBidi" w:hAnsiTheme="minorBidi" w:cstheme="minorBidi"/>
          <w:rtl/>
          <w:lang w:val="en-IL"/>
        </w:rPr>
        <w:t>זוג</w:t>
      </w:r>
      <w:r w:rsidRPr="00666B71">
        <w:rPr>
          <w:rFonts w:asciiTheme="minorBidi" w:hAnsiTheme="minorBidi" w:cstheme="minorBidi"/>
        </w:rPr>
        <w:t xml:space="preserve"> </w:t>
      </w:r>
      <w:r w:rsidRPr="00666B71">
        <w:rPr>
          <w:rFonts w:asciiTheme="minorBidi" w:hAnsiTheme="minorBidi" w:cstheme="minorBidi"/>
          <w:rtl/>
          <w:lang w:val="en-IL"/>
        </w:rPr>
        <w:t>בני</w:t>
      </w:r>
      <w:r w:rsidRPr="00666B71">
        <w:rPr>
          <w:rFonts w:asciiTheme="minorBidi" w:hAnsiTheme="minorBidi" w:cstheme="minorBidi"/>
        </w:rPr>
        <w:t xml:space="preserve"> </w:t>
      </w:r>
      <w:r w:rsidRPr="00666B71">
        <w:rPr>
          <w:rFonts w:asciiTheme="minorBidi" w:hAnsiTheme="minorBidi" w:cstheme="minorBidi"/>
          <w:rtl/>
          <w:lang w:val="en-IL"/>
        </w:rPr>
        <w:t>אותו</w:t>
      </w:r>
      <w:r w:rsidRPr="00666B71">
        <w:rPr>
          <w:rFonts w:asciiTheme="minorBidi" w:hAnsiTheme="minorBidi" w:cstheme="minorBidi"/>
        </w:rPr>
        <w:t xml:space="preserve"> </w:t>
      </w:r>
      <w:r w:rsidRPr="00666B71">
        <w:rPr>
          <w:rFonts w:asciiTheme="minorBidi" w:hAnsiTheme="minorBidi" w:cstheme="minorBidi"/>
          <w:rtl/>
          <w:lang w:val="en-IL"/>
        </w:rPr>
        <w:t>מין</w:t>
      </w:r>
      <w:r w:rsidRPr="00666B71">
        <w:rPr>
          <w:rFonts w:asciiTheme="minorBidi" w:hAnsiTheme="minorBidi" w:cstheme="minorBidi"/>
        </w:rPr>
        <w:t xml:space="preserve"> </w:t>
      </w:r>
      <w:r w:rsidRPr="00666B71">
        <w:rPr>
          <w:rFonts w:asciiTheme="minorBidi" w:hAnsiTheme="minorBidi" w:cstheme="minorBidi"/>
          <w:rtl/>
          <w:lang w:val="en-IL"/>
        </w:rPr>
        <w:t>נראה</w:t>
      </w:r>
      <w:r w:rsidRPr="00666B71">
        <w:rPr>
          <w:rFonts w:asciiTheme="minorBidi" w:hAnsiTheme="minorBidi" w:cstheme="minorBidi"/>
        </w:rPr>
        <w:t xml:space="preserve"> </w:t>
      </w:r>
      <w:r w:rsidRPr="00666B71">
        <w:rPr>
          <w:rFonts w:asciiTheme="minorBidi" w:hAnsiTheme="minorBidi" w:cstheme="minorBidi"/>
          <w:rtl/>
          <w:lang w:val="en-IL"/>
        </w:rPr>
        <w:t>לנו</w:t>
      </w:r>
      <w:r w:rsidRPr="00666B71">
        <w:rPr>
          <w:rFonts w:asciiTheme="minorBidi" w:hAnsiTheme="minorBidi" w:cstheme="minorBidi"/>
        </w:rPr>
        <w:t xml:space="preserve"> </w:t>
      </w:r>
      <w:r w:rsidRPr="00666B71">
        <w:rPr>
          <w:rFonts w:asciiTheme="minorBidi" w:hAnsiTheme="minorBidi" w:cstheme="minorBidi"/>
          <w:rtl/>
          <w:lang w:val="en-IL"/>
        </w:rPr>
        <w:t>דבר</w:t>
      </w:r>
      <w:r w:rsidRPr="00666B71">
        <w:rPr>
          <w:rFonts w:asciiTheme="minorBidi" w:hAnsiTheme="minorBidi" w:cstheme="minorBidi"/>
        </w:rPr>
        <w:t xml:space="preserve"> </w:t>
      </w:r>
      <w:r w:rsidRPr="00666B71">
        <w:rPr>
          <w:rFonts w:asciiTheme="minorBidi" w:hAnsiTheme="minorBidi" w:cstheme="minorBidi"/>
          <w:rtl/>
          <w:lang w:val="en-IL"/>
        </w:rPr>
        <w:t>מקובל</w:t>
      </w:r>
      <w:r w:rsidRPr="00666B71">
        <w:rPr>
          <w:rFonts w:asciiTheme="minorBidi" w:hAnsiTheme="minorBidi" w:cstheme="minorBidi"/>
        </w:rPr>
        <w:t xml:space="preserve"> </w:t>
      </w:r>
      <w:r w:rsidRPr="00666B71">
        <w:rPr>
          <w:rFonts w:asciiTheme="minorBidi" w:hAnsiTheme="minorBidi" w:cstheme="minorBidi"/>
          <w:rtl/>
          <w:lang w:val="en-IL"/>
        </w:rPr>
        <w:t>וטריוויאלי</w:t>
      </w:r>
      <w:r w:rsidRPr="00666B71">
        <w:rPr>
          <w:rFonts w:asciiTheme="minorBidi" w:hAnsiTheme="minorBidi" w:cstheme="minorBidi"/>
        </w:rPr>
        <w:t xml:space="preserve">, </w:t>
      </w:r>
      <w:r w:rsidRPr="00666B71">
        <w:rPr>
          <w:rFonts w:asciiTheme="minorBidi" w:hAnsiTheme="minorBidi" w:cstheme="minorBidi"/>
          <w:rtl/>
          <w:lang w:val="en-IL"/>
        </w:rPr>
        <w:t>הדייל</w:t>
      </w:r>
      <w:r w:rsidRPr="00666B71">
        <w:rPr>
          <w:rFonts w:asciiTheme="minorBidi" w:hAnsiTheme="minorBidi" w:cstheme="minorBidi"/>
        </w:rPr>
        <w:t xml:space="preserve"> </w:t>
      </w:r>
      <w:r w:rsidRPr="00666B71">
        <w:rPr>
          <w:rFonts w:asciiTheme="minorBidi" w:hAnsiTheme="minorBidi" w:cstheme="minorBidi"/>
          <w:rtl/>
          <w:lang w:val="en-IL"/>
        </w:rPr>
        <w:t>שתבע</w:t>
      </w:r>
      <w:r w:rsidRPr="00666B71">
        <w:rPr>
          <w:rFonts w:asciiTheme="minorBidi" w:hAnsiTheme="minorBidi" w:cstheme="minorBidi"/>
        </w:rPr>
        <w:t xml:space="preserve"> </w:t>
      </w:r>
      <w:r w:rsidRPr="00666B71">
        <w:rPr>
          <w:rFonts w:asciiTheme="minorBidi" w:hAnsiTheme="minorBidi" w:cstheme="minorBidi"/>
          <w:rtl/>
          <w:lang w:val="en-IL"/>
        </w:rPr>
        <w:t>את</w:t>
      </w:r>
      <w:r w:rsidRPr="00666B71">
        <w:rPr>
          <w:rFonts w:asciiTheme="minorBidi" w:hAnsiTheme="minorBidi" w:cstheme="minorBidi"/>
        </w:rPr>
        <w:t xml:space="preserve"> </w:t>
      </w:r>
      <w:r w:rsidRPr="00666B71">
        <w:rPr>
          <w:rFonts w:asciiTheme="minorBidi" w:hAnsiTheme="minorBidi" w:cstheme="minorBidi"/>
          <w:rtl/>
          <w:lang w:val="en-IL"/>
        </w:rPr>
        <w:t>אלעל</w:t>
      </w:r>
      <w:r w:rsidRPr="00666B71">
        <w:rPr>
          <w:rFonts w:asciiTheme="minorBidi" w:hAnsiTheme="minorBidi" w:cstheme="minorBidi"/>
        </w:rPr>
        <w:t xml:space="preserve"> </w:t>
      </w:r>
      <w:r w:rsidRPr="00666B71">
        <w:rPr>
          <w:rFonts w:asciiTheme="minorBidi" w:hAnsiTheme="minorBidi" w:cstheme="minorBidi"/>
          <w:rtl/>
          <w:lang w:val="en-IL"/>
        </w:rPr>
        <w:t>על</w:t>
      </w:r>
      <w:r w:rsidRPr="00666B71">
        <w:rPr>
          <w:rFonts w:asciiTheme="minorBidi" w:hAnsiTheme="minorBidi" w:cstheme="minorBidi"/>
        </w:rPr>
        <w:t xml:space="preserve"> </w:t>
      </w:r>
      <w:r w:rsidRPr="00666B71">
        <w:rPr>
          <w:rFonts w:asciiTheme="minorBidi" w:hAnsiTheme="minorBidi" w:cstheme="minorBidi"/>
          <w:rtl/>
          <w:lang w:val="en-IL"/>
        </w:rPr>
        <w:t>כך</w:t>
      </w:r>
      <w:r w:rsidRPr="00666B71">
        <w:rPr>
          <w:rFonts w:asciiTheme="minorBidi" w:hAnsiTheme="minorBidi" w:cstheme="minorBidi"/>
        </w:rPr>
        <w:t xml:space="preserve"> </w:t>
      </w:r>
      <w:r w:rsidRPr="00666B71">
        <w:rPr>
          <w:rFonts w:asciiTheme="minorBidi" w:hAnsiTheme="minorBidi" w:cstheme="minorBidi"/>
          <w:rtl/>
          <w:lang w:val="en-IL"/>
        </w:rPr>
        <w:t>שלבן</w:t>
      </w:r>
      <w:r w:rsidRPr="00666B71">
        <w:rPr>
          <w:rFonts w:asciiTheme="minorBidi" w:hAnsiTheme="minorBidi" w:cstheme="minorBidi"/>
        </w:rPr>
        <w:t xml:space="preserve"> </w:t>
      </w:r>
      <w:r w:rsidRPr="00666B71">
        <w:rPr>
          <w:rFonts w:asciiTheme="minorBidi" w:hAnsiTheme="minorBidi" w:cstheme="minorBidi"/>
          <w:rtl/>
          <w:lang w:val="en-IL"/>
        </w:rPr>
        <w:t>זוגו</w:t>
      </w:r>
      <w:r w:rsidRPr="00666B71">
        <w:rPr>
          <w:rFonts w:asciiTheme="minorBidi" w:hAnsiTheme="minorBidi" w:cstheme="minorBidi"/>
        </w:rPr>
        <w:t xml:space="preserve"> </w:t>
      </w:r>
      <w:r w:rsidRPr="00666B71">
        <w:rPr>
          <w:rFonts w:asciiTheme="minorBidi" w:hAnsiTheme="minorBidi" w:cstheme="minorBidi"/>
          <w:rtl/>
          <w:lang w:val="en-IL"/>
        </w:rPr>
        <w:t>מגיעות</w:t>
      </w:r>
      <w:r w:rsidRPr="00666B71">
        <w:rPr>
          <w:rFonts w:asciiTheme="minorBidi" w:hAnsiTheme="minorBidi" w:cstheme="minorBidi"/>
        </w:rPr>
        <w:t xml:space="preserve"> </w:t>
      </w:r>
      <w:r w:rsidRPr="00666B71">
        <w:rPr>
          <w:rFonts w:asciiTheme="minorBidi" w:hAnsiTheme="minorBidi" w:cstheme="minorBidi"/>
          <w:rtl/>
          <w:lang w:val="en-IL"/>
        </w:rPr>
        <w:t>ההטבות</w:t>
      </w:r>
      <w:r w:rsidRPr="00666B71">
        <w:rPr>
          <w:rFonts w:asciiTheme="minorBidi" w:hAnsiTheme="minorBidi" w:cstheme="minorBidi"/>
        </w:rPr>
        <w:t xml:space="preserve"> </w:t>
      </w:r>
      <w:r w:rsidRPr="00666B71">
        <w:rPr>
          <w:rFonts w:asciiTheme="minorBidi" w:hAnsiTheme="minorBidi" w:cstheme="minorBidi"/>
          <w:rtl/>
          <w:lang w:val="en-IL"/>
        </w:rPr>
        <w:t>של</w:t>
      </w:r>
      <w:r w:rsidRPr="00666B71">
        <w:rPr>
          <w:rFonts w:asciiTheme="minorBidi" w:hAnsiTheme="minorBidi" w:cstheme="minorBidi"/>
        </w:rPr>
        <w:t xml:space="preserve"> </w:t>
      </w:r>
      <w:r w:rsidRPr="00666B71">
        <w:rPr>
          <w:rFonts w:asciiTheme="minorBidi" w:hAnsiTheme="minorBidi" w:cstheme="minorBidi"/>
          <w:rtl/>
          <w:lang w:val="en-IL"/>
        </w:rPr>
        <w:t>בני</w:t>
      </w:r>
      <w:r w:rsidRPr="00666B71">
        <w:rPr>
          <w:rFonts w:asciiTheme="minorBidi" w:hAnsiTheme="minorBidi" w:cstheme="minorBidi"/>
        </w:rPr>
        <w:t xml:space="preserve"> </w:t>
      </w:r>
      <w:r w:rsidRPr="00666B71">
        <w:rPr>
          <w:rFonts w:asciiTheme="minorBidi" w:hAnsiTheme="minorBidi" w:cstheme="minorBidi"/>
          <w:rtl/>
          <w:lang w:val="en-IL"/>
        </w:rPr>
        <w:t>משפחה</w:t>
      </w:r>
      <w:r w:rsidRPr="00666B71">
        <w:rPr>
          <w:rFonts w:asciiTheme="minorBidi" w:hAnsiTheme="minorBidi" w:cstheme="minorBidi"/>
        </w:rPr>
        <w:t xml:space="preserve"> </w:t>
      </w:r>
      <w:r w:rsidRPr="00666B71">
        <w:rPr>
          <w:rFonts w:asciiTheme="minorBidi" w:hAnsiTheme="minorBidi" w:cstheme="minorBidi"/>
          <w:rtl/>
          <w:lang w:val="en-IL"/>
        </w:rPr>
        <w:t>הטמיע</w:t>
      </w:r>
      <w:r w:rsidRPr="00666B71">
        <w:rPr>
          <w:rFonts w:asciiTheme="minorBidi" w:hAnsiTheme="minorBidi" w:cstheme="minorBidi"/>
        </w:rPr>
        <w:t xml:space="preserve"> </w:t>
      </w:r>
      <w:r w:rsidRPr="00666B71">
        <w:rPr>
          <w:rFonts w:asciiTheme="minorBidi" w:hAnsiTheme="minorBidi" w:cstheme="minorBidi"/>
          <w:rtl/>
          <w:lang w:val="en-IL"/>
        </w:rPr>
        <w:t>למעשה</w:t>
      </w:r>
      <w:r w:rsidRPr="00666B71">
        <w:rPr>
          <w:rFonts w:asciiTheme="minorBidi" w:hAnsiTheme="minorBidi" w:cstheme="minorBidi"/>
        </w:rPr>
        <w:t xml:space="preserve"> </w:t>
      </w:r>
      <w:r w:rsidRPr="00666B71">
        <w:rPr>
          <w:rFonts w:asciiTheme="minorBidi" w:hAnsiTheme="minorBidi" w:cstheme="minorBidi"/>
          <w:rtl/>
          <w:lang w:val="en-IL"/>
        </w:rPr>
        <w:t>תקדים</w:t>
      </w:r>
      <w:r w:rsidRPr="00666B71">
        <w:rPr>
          <w:rFonts w:asciiTheme="minorBidi" w:hAnsiTheme="minorBidi" w:cstheme="minorBidi"/>
        </w:rPr>
        <w:t xml:space="preserve"> </w:t>
      </w:r>
      <w:r w:rsidRPr="00666B71">
        <w:rPr>
          <w:rFonts w:asciiTheme="minorBidi" w:hAnsiTheme="minorBidi" w:cstheme="minorBidi"/>
          <w:rtl/>
          <w:lang w:val="en-IL"/>
        </w:rPr>
        <w:t>משפטי</w:t>
      </w:r>
      <w:r w:rsidRPr="00666B71">
        <w:rPr>
          <w:rFonts w:asciiTheme="minorBidi" w:hAnsiTheme="minorBidi" w:cstheme="minorBidi"/>
        </w:rPr>
        <w:t xml:space="preserve"> </w:t>
      </w:r>
      <w:r w:rsidRPr="00666B71">
        <w:rPr>
          <w:rFonts w:asciiTheme="minorBidi" w:hAnsiTheme="minorBidi" w:cstheme="minorBidi"/>
          <w:rtl/>
          <w:lang w:val="en-IL"/>
        </w:rPr>
        <w:t>שהיה</w:t>
      </w:r>
      <w:r w:rsidRPr="00666B71">
        <w:rPr>
          <w:rFonts w:asciiTheme="minorBidi" w:hAnsiTheme="minorBidi" w:cstheme="minorBidi"/>
        </w:rPr>
        <w:t xml:space="preserve"> </w:t>
      </w:r>
      <w:r w:rsidRPr="00666B71">
        <w:rPr>
          <w:rFonts w:asciiTheme="minorBidi" w:hAnsiTheme="minorBidi" w:cstheme="minorBidi"/>
          <w:rtl/>
          <w:lang w:val="en-IL"/>
        </w:rPr>
        <w:t>נכון</w:t>
      </w:r>
      <w:r w:rsidRPr="00666B71">
        <w:rPr>
          <w:rFonts w:asciiTheme="minorBidi" w:hAnsiTheme="minorBidi" w:cstheme="minorBidi"/>
        </w:rPr>
        <w:t xml:space="preserve"> </w:t>
      </w:r>
      <w:r w:rsidRPr="00666B71">
        <w:rPr>
          <w:rFonts w:asciiTheme="minorBidi" w:hAnsiTheme="minorBidi" w:cstheme="minorBidi"/>
          <w:rtl/>
          <w:lang w:val="en-IL"/>
        </w:rPr>
        <w:t>לאנשים</w:t>
      </w:r>
      <w:r w:rsidRPr="00666B71">
        <w:rPr>
          <w:rFonts w:asciiTheme="minorBidi" w:hAnsiTheme="minorBidi" w:cstheme="minorBidi"/>
        </w:rPr>
        <w:t xml:space="preserve"> </w:t>
      </w:r>
      <w:r w:rsidRPr="00666B71">
        <w:rPr>
          <w:rFonts w:asciiTheme="minorBidi" w:hAnsiTheme="minorBidi" w:cstheme="minorBidi"/>
          <w:rtl/>
          <w:lang w:val="en-IL"/>
        </w:rPr>
        <w:t>רבים</w:t>
      </w:r>
      <w:r w:rsidRPr="00666B71">
        <w:rPr>
          <w:rFonts w:asciiTheme="minorBidi" w:hAnsiTheme="minorBidi" w:cstheme="minorBidi"/>
        </w:rPr>
        <w:t xml:space="preserve"> </w:t>
      </w:r>
      <w:r w:rsidRPr="00666B71">
        <w:rPr>
          <w:rFonts w:asciiTheme="minorBidi" w:hAnsiTheme="minorBidi" w:cstheme="minorBidi"/>
          <w:rtl/>
          <w:lang w:val="en-IL"/>
        </w:rPr>
        <w:t>אחר</w:t>
      </w:r>
      <w:r w:rsidRPr="00666B71">
        <w:rPr>
          <w:rFonts w:asciiTheme="minorBidi" w:hAnsiTheme="minorBidi" w:cstheme="minorBidi"/>
        </w:rPr>
        <w:t xml:space="preserve"> </w:t>
      </w:r>
      <w:r w:rsidRPr="00666B71">
        <w:rPr>
          <w:rFonts w:asciiTheme="minorBidi" w:hAnsiTheme="minorBidi" w:cstheme="minorBidi"/>
          <w:rtl/>
          <w:lang w:val="en-IL"/>
        </w:rPr>
        <w:t>כך</w:t>
      </w:r>
      <w:r w:rsidRPr="00666B71">
        <w:rPr>
          <w:rFonts w:asciiTheme="minorBidi" w:hAnsiTheme="minorBidi" w:cstheme="minorBidi"/>
        </w:rPr>
        <w:t>.</w:t>
      </w:r>
    </w:p>
    <w:p w14:paraId="202C8F8D"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rtl/>
          <w:lang w:val="en-IL"/>
        </w:rPr>
        <w:t>איך מניעים התנהגות?</w:t>
      </w:r>
    </w:p>
    <w:p w14:paraId="688BE6F1" w14:textId="77777777" w:rsidR="00475AAA" w:rsidRPr="00666B71" w:rsidRDefault="00475AAA" w:rsidP="00475AAA">
      <w:pPr>
        <w:numPr>
          <w:ilvl w:val="0"/>
          <w:numId w:val="1"/>
        </w:numPr>
        <w:bidi/>
        <w:ind w:left="1080"/>
        <w:rPr>
          <w:rFonts w:asciiTheme="minorBidi" w:hAnsiTheme="minorBidi" w:cstheme="minorBidi"/>
          <w:lang w:val="en-IL"/>
        </w:rPr>
      </w:pPr>
      <w:r w:rsidRPr="00666B71">
        <w:rPr>
          <w:rFonts w:asciiTheme="minorBidi" w:hAnsiTheme="minorBidi" w:cstheme="minorBidi"/>
          <w:rtl/>
          <w:lang w:val="en-IL"/>
        </w:rPr>
        <w:t>שכנוע (לרבות באמצעות מתן תגמול, תמריץ)</w:t>
      </w:r>
    </w:p>
    <w:p w14:paraId="5A2799C5" w14:textId="77777777" w:rsidR="00475AAA" w:rsidRPr="00666B71" w:rsidRDefault="00475AAA" w:rsidP="00475AAA">
      <w:pPr>
        <w:numPr>
          <w:ilvl w:val="0"/>
          <w:numId w:val="1"/>
        </w:numPr>
        <w:bidi/>
        <w:ind w:left="1080"/>
        <w:rPr>
          <w:rFonts w:asciiTheme="minorBidi" w:hAnsiTheme="minorBidi" w:cstheme="minorBidi"/>
          <w:lang w:val="en-IL"/>
        </w:rPr>
      </w:pPr>
      <w:r w:rsidRPr="00666B71">
        <w:rPr>
          <w:rFonts w:asciiTheme="minorBidi" w:hAnsiTheme="minorBidi" w:cstheme="minorBidi"/>
          <w:rtl/>
          <w:lang w:val="en-IL"/>
        </w:rPr>
        <w:t>כפיה באמצעות הפעלת כח (לרבות איום בהפעלתו)</w:t>
      </w:r>
    </w:p>
    <w:p w14:paraId="3C42FBD3" w14:textId="77777777" w:rsidR="00475AAA" w:rsidRPr="00666B71" w:rsidRDefault="00475AAA" w:rsidP="00475AAA">
      <w:pPr>
        <w:numPr>
          <w:ilvl w:val="0"/>
          <w:numId w:val="1"/>
        </w:numPr>
        <w:bidi/>
        <w:ind w:left="1080"/>
        <w:rPr>
          <w:rFonts w:asciiTheme="minorBidi" w:hAnsiTheme="minorBidi" w:cstheme="minorBidi"/>
          <w:lang w:val="en-IL"/>
        </w:rPr>
      </w:pPr>
      <w:r w:rsidRPr="00666B71">
        <w:rPr>
          <w:rFonts w:asciiTheme="minorBidi" w:hAnsiTheme="minorBidi" w:cstheme="minorBidi"/>
          <w:rtl/>
          <w:lang w:val="en-IL"/>
        </w:rPr>
        <w:t xml:space="preserve">ניהול הליך לבירור הסכסוך ויישובו. </w:t>
      </w:r>
    </w:p>
    <w:p w14:paraId="70C39EA6" w14:textId="77777777" w:rsidR="00475AAA" w:rsidRPr="00666B71" w:rsidRDefault="00475AAA" w:rsidP="00475AAA">
      <w:pPr>
        <w:bidi/>
        <w:ind w:left="360"/>
        <w:rPr>
          <w:rFonts w:asciiTheme="minorBidi" w:hAnsiTheme="minorBidi" w:cstheme="minorBidi"/>
          <w:lang w:val="en-IL"/>
        </w:rPr>
      </w:pPr>
      <w:r>
        <w:rPr>
          <w:rFonts w:asciiTheme="minorBidi" w:hAnsiTheme="minorBidi" w:cstheme="minorBidi"/>
          <w:rtl/>
          <w:lang w:val="en-IL"/>
        </w:rPr>
        <w:t xml:space="preserve"> </w:t>
      </w:r>
      <w:r w:rsidRPr="00666B71">
        <w:rPr>
          <w:rFonts w:asciiTheme="minorBidi" w:hAnsiTheme="minorBidi" w:cstheme="minorBidi"/>
          <w:rtl/>
          <w:lang w:val="en-IL"/>
        </w:rPr>
        <w:tab/>
        <w:t>באיזו גישה? לאומתית (הגישה האדוורסרית) או שיתופית</w:t>
      </w:r>
    </w:p>
    <w:p w14:paraId="1BAA2DB5" w14:textId="77777777" w:rsidR="00475AAA" w:rsidRPr="00666B71" w:rsidRDefault="00475AAA" w:rsidP="00475AAA">
      <w:pPr>
        <w:bidi/>
        <w:ind w:left="360" w:firstLine="720"/>
        <w:rPr>
          <w:rFonts w:asciiTheme="minorBidi" w:hAnsiTheme="minorBidi" w:cstheme="minorBidi"/>
          <w:lang w:val="en-IL"/>
        </w:rPr>
      </w:pPr>
      <w:r w:rsidRPr="00666B71">
        <w:rPr>
          <w:rFonts w:asciiTheme="minorBidi" w:hAnsiTheme="minorBidi" w:cstheme="minorBidi"/>
          <w:rtl/>
          <w:lang w:val="en-IL"/>
        </w:rPr>
        <w:t>ישיר?</w:t>
      </w:r>
    </w:p>
    <w:p w14:paraId="6AA845B4"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rtl/>
          <w:lang w:val="en-IL"/>
        </w:rPr>
        <w:t xml:space="preserve"> </w:t>
      </w:r>
      <w:r w:rsidRPr="00666B71">
        <w:rPr>
          <w:rFonts w:asciiTheme="minorBidi" w:hAnsiTheme="minorBidi" w:cstheme="minorBidi"/>
          <w:rtl/>
          <w:lang w:val="en-IL"/>
        </w:rPr>
        <w:tab/>
        <w:t xml:space="preserve">תפקיד מנהל/ת </w:t>
      </w:r>
    </w:p>
    <w:p w14:paraId="5486F922"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rtl/>
          <w:lang w:val="en-IL"/>
        </w:rPr>
        <w:t>הגישה האדוורסרית הלאומתית:</w:t>
      </w:r>
    </w:p>
    <w:p w14:paraId="59107906" w14:textId="77777777" w:rsidR="00475AAA" w:rsidRPr="00666B71" w:rsidRDefault="00475AAA" w:rsidP="00475AAA">
      <w:pPr>
        <w:numPr>
          <w:ilvl w:val="0"/>
          <w:numId w:val="2"/>
        </w:numPr>
        <w:bidi/>
        <w:ind w:left="1080"/>
        <w:rPr>
          <w:rFonts w:asciiTheme="minorBidi" w:hAnsiTheme="minorBidi" w:cstheme="minorBidi"/>
          <w:lang w:val="en-IL"/>
        </w:rPr>
      </w:pPr>
      <w:r w:rsidRPr="00666B71">
        <w:rPr>
          <w:rFonts w:asciiTheme="minorBidi" w:hAnsiTheme="minorBidi" w:cstheme="minorBidi"/>
          <w:rtl/>
          <w:lang w:val="en-IL"/>
        </w:rPr>
        <w:t>לעומתית, יריבותית</w:t>
      </w:r>
    </w:p>
    <w:p w14:paraId="67FFB5B1" w14:textId="77777777" w:rsidR="00475AAA" w:rsidRPr="00666B71" w:rsidRDefault="00475AAA" w:rsidP="00475AAA">
      <w:pPr>
        <w:numPr>
          <w:ilvl w:val="0"/>
          <w:numId w:val="2"/>
        </w:numPr>
        <w:bidi/>
        <w:ind w:left="1080"/>
        <w:rPr>
          <w:rFonts w:asciiTheme="minorBidi" w:hAnsiTheme="minorBidi" w:cstheme="minorBidi"/>
          <w:lang w:val="en-IL"/>
        </w:rPr>
      </w:pPr>
      <w:r w:rsidRPr="00666B71">
        <w:rPr>
          <w:rFonts w:asciiTheme="minorBidi" w:hAnsiTheme="minorBidi" w:cstheme="minorBidi"/>
          <w:rtl/>
          <w:lang w:val="en-IL"/>
        </w:rPr>
        <w:t>מאבק על משאב מוגבל</w:t>
      </w:r>
    </w:p>
    <w:p w14:paraId="57EA3153" w14:textId="77777777" w:rsidR="00475AAA" w:rsidRPr="00666B71" w:rsidRDefault="00475AAA" w:rsidP="00475AAA">
      <w:pPr>
        <w:numPr>
          <w:ilvl w:val="0"/>
          <w:numId w:val="2"/>
        </w:numPr>
        <w:bidi/>
        <w:ind w:left="1080"/>
        <w:rPr>
          <w:rFonts w:asciiTheme="minorBidi" w:hAnsiTheme="minorBidi" w:cstheme="minorBidi"/>
          <w:lang w:val="en-IL"/>
        </w:rPr>
      </w:pPr>
      <w:r w:rsidRPr="00666B71">
        <w:rPr>
          <w:rFonts w:asciiTheme="minorBidi" w:hAnsiTheme="minorBidi" w:cstheme="minorBidi"/>
          <w:rtl/>
          <w:lang w:val="en-IL"/>
        </w:rPr>
        <w:t>"משחק סכום אפס", "עוגה אחת לחלוקה"</w:t>
      </w:r>
    </w:p>
    <w:p w14:paraId="4E7317D1" w14:textId="77777777" w:rsidR="00475AAA" w:rsidRPr="00666B71" w:rsidRDefault="00475AAA" w:rsidP="00475AAA">
      <w:pPr>
        <w:numPr>
          <w:ilvl w:val="0"/>
          <w:numId w:val="2"/>
        </w:numPr>
        <w:bidi/>
        <w:ind w:left="1080"/>
        <w:rPr>
          <w:rFonts w:asciiTheme="minorBidi" w:hAnsiTheme="minorBidi" w:cstheme="minorBidi"/>
          <w:lang w:val="en-IL"/>
        </w:rPr>
      </w:pPr>
      <w:r w:rsidRPr="00666B71">
        <w:rPr>
          <w:rFonts w:asciiTheme="minorBidi" w:hAnsiTheme="minorBidi" w:cstheme="minorBidi"/>
          <w:rtl/>
          <w:lang w:val="en-IL"/>
        </w:rPr>
        <w:t>הפעלת כח</w:t>
      </w:r>
    </w:p>
    <w:p w14:paraId="30657E86" w14:textId="77777777" w:rsidR="00475AAA" w:rsidRPr="00666B71" w:rsidRDefault="00475AAA" w:rsidP="00475AAA">
      <w:pPr>
        <w:numPr>
          <w:ilvl w:val="0"/>
          <w:numId w:val="2"/>
        </w:numPr>
        <w:bidi/>
        <w:ind w:left="1080"/>
        <w:rPr>
          <w:rFonts w:asciiTheme="minorBidi" w:hAnsiTheme="minorBidi" w:cstheme="minorBidi"/>
          <w:lang w:val="en-IL"/>
        </w:rPr>
      </w:pPr>
      <w:r w:rsidRPr="00666B71">
        <w:rPr>
          <w:rFonts w:asciiTheme="minorBidi" w:hAnsiTheme="minorBidi" w:cstheme="minorBidi"/>
          <w:rtl/>
          <w:lang w:val="en-IL"/>
        </w:rPr>
        <w:t>ניצחון מול הפסד</w:t>
      </w:r>
    </w:p>
    <w:p w14:paraId="40B3AD1A" w14:textId="77777777" w:rsidR="00475AAA" w:rsidRPr="00666B71" w:rsidRDefault="00475AAA" w:rsidP="00475AAA">
      <w:pPr>
        <w:numPr>
          <w:ilvl w:val="0"/>
          <w:numId w:val="2"/>
        </w:numPr>
        <w:bidi/>
        <w:ind w:left="1080"/>
        <w:rPr>
          <w:rFonts w:asciiTheme="minorBidi" w:hAnsiTheme="minorBidi" w:cstheme="minorBidi"/>
          <w:lang w:val="en-IL"/>
        </w:rPr>
      </w:pPr>
      <w:r w:rsidRPr="00666B71">
        <w:rPr>
          <w:rFonts w:asciiTheme="minorBidi" w:hAnsiTheme="minorBidi" w:cstheme="minorBidi"/>
          <w:rtl/>
          <w:lang w:val="en-IL"/>
        </w:rPr>
        <w:t>הליך השפיטה המסורתי:</w:t>
      </w:r>
    </w:p>
    <w:p w14:paraId="480490CB" w14:textId="77777777" w:rsidR="00475AAA" w:rsidRPr="00666B71" w:rsidRDefault="00475AAA" w:rsidP="00475AAA">
      <w:pPr>
        <w:bidi/>
        <w:ind w:left="360"/>
        <w:rPr>
          <w:rFonts w:asciiTheme="minorBidi" w:hAnsiTheme="minorBidi" w:cstheme="minorBidi"/>
          <w:lang w:val="en-IL"/>
        </w:rPr>
      </w:pPr>
      <w:r>
        <w:rPr>
          <w:rFonts w:asciiTheme="minorBidi" w:hAnsiTheme="minorBidi" w:cstheme="minorBidi"/>
          <w:rtl/>
          <w:lang w:val="en-IL"/>
        </w:rPr>
        <w:t xml:space="preserve"> </w:t>
      </w:r>
      <w:r w:rsidRPr="00666B71">
        <w:rPr>
          <w:rFonts w:asciiTheme="minorBidi" w:hAnsiTheme="minorBidi" w:cstheme="minorBidi"/>
          <w:rtl/>
          <w:lang w:val="en-IL"/>
        </w:rPr>
        <w:t>אדוורסרי, פורמליסטי, רציונלי, שקול, בנוי על נימוקים</w:t>
      </w:r>
    </w:p>
    <w:p w14:paraId="7233871F" w14:textId="77777777" w:rsidR="00475AAA" w:rsidRPr="00666B71" w:rsidRDefault="00475AAA" w:rsidP="00475AAA">
      <w:pPr>
        <w:bidi/>
        <w:ind w:left="360"/>
        <w:rPr>
          <w:rFonts w:asciiTheme="minorBidi" w:hAnsiTheme="minorBidi" w:cstheme="minorBidi"/>
          <w:rtl/>
          <w:lang w:val="en-IL"/>
        </w:rPr>
      </w:pPr>
    </w:p>
    <w:p w14:paraId="3DD3A620"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b/>
          <w:bCs/>
          <w:rtl/>
          <w:lang w:val="en-IL"/>
        </w:rPr>
        <w:t>מהי גישה שיתופית לניהול ויישוב סכסוכים?</w:t>
      </w:r>
    </w:p>
    <w:p w14:paraId="7B98E8D2"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rtl/>
          <w:lang w:val="en-IL"/>
        </w:rPr>
        <w:t xml:space="preserve">בכל סכסוך או מחלוקת </w:t>
      </w:r>
      <w:r w:rsidRPr="00666B71">
        <w:rPr>
          <w:rFonts w:asciiTheme="minorBidi" w:hAnsiTheme="minorBidi" w:cstheme="minorBidi"/>
          <w:u w:val="single"/>
          <w:rtl/>
          <w:lang w:val="en-IL"/>
        </w:rPr>
        <w:t>רובד העמדות</w:t>
      </w:r>
      <w:r w:rsidRPr="00666B71">
        <w:rPr>
          <w:rFonts w:asciiTheme="minorBidi" w:hAnsiTheme="minorBidi" w:cstheme="minorBidi"/>
          <w:rtl/>
          <w:lang w:val="en-IL"/>
        </w:rPr>
        <w:t xml:space="preserve"> מנוגד בין הצדדים (קטבי הטענות, מה דורש כך צד)</w:t>
      </w:r>
    </w:p>
    <w:p w14:paraId="3428C045"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rtl/>
          <w:lang w:val="en-IL"/>
        </w:rPr>
        <w:t>דרישות:כתבי טענה, זכויות וחובות.</w:t>
      </w:r>
    </w:p>
    <w:p w14:paraId="1A64D3D6"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rtl/>
          <w:lang w:val="en-IL"/>
        </w:rPr>
        <w:t xml:space="preserve">מתחת לרובד העמדות יש </w:t>
      </w:r>
      <w:r w:rsidRPr="00666B71">
        <w:rPr>
          <w:rFonts w:asciiTheme="minorBidi" w:hAnsiTheme="minorBidi" w:cstheme="minorBidi"/>
          <w:u w:val="single"/>
          <w:rtl/>
          <w:lang w:val="en-IL"/>
        </w:rPr>
        <w:t>רובד צרכים ואינטרסים</w:t>
      </w:r>
      <w:r w:rsidRPr="00666B71">
        <w:rPr>
          <w:rFonts w:asciiTheme="minorBidi" w:hAnsiTheme="minorBidi" w:cstheme="minorBidi"/>
          <w:rtl/>
          <w:lang w:val="en-IL"/>
        </w:rPr>
        <w:t>. רצונות, תחושות, מטרות.</w:t>
      </w:r>
    </w:p>
    <w:p w14:paraId="291F7822"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rtl/>
          <w:lang w:val="en-IL"/>
        </w:rPr>
        <w:t xml:space="preserve">השיטה היא לשאול למה? </w:t>
      </w:r>
    </w:p>
    <w:p w14:paraId="37507D74"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rtl/>
          <w:lang w:val="en-IL"/>
        </w:rPr>
        <w:t xml:space="preserve">למה אתה רוצה לפתוח חלון? חם לי, אין אויר. </w:t>
      </w:r>
    </w:p>
    <w:p w14:paraId="25E9A176"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rtl/>
          <w:lang w:val="en-IL"/>
        </w:rPr>
        <w:t xml:space="preserve">למה אתה רוצה לסגור חלון? יש לי רעש מבחוץ. </w:t>
      </w:r>
    </w:p>
    <w:p w14:paraId="0EE3E8F0"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rtl/>
          <w:lang w:val="en-IL"/>
        </w:rPr>
        <w:t>מזגן יכול להוות פתרון לשני הצדדים לפחות חלקי. אטמי אזנים...</w:t>
      </w:r>
    </w:p>
    <w:p w14:paraId="586BF416"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rtl/>
          <w:lang w:val="en-IL"/>
        </w:rPr>
        <w:t>הישראלים מאוד יצירתיים ולכן השיטה יכולה לעבוד, מחפשים פתרונות לא קונבנציונאליים.</w:t>
      </w:r>
    </w:p>
    <w:p w14:paraId="407FD2F9" w14:textId="77777777" w:rsidR="00475AAA" w:rsidRPr="00666B71" w:rsidRDefault="00475AAA" w:rsidP="00475AAA">
      <w:pPr>
        <w:bidi/>
        <w:ind w:left="360"/>
        <w:rPr>
          <w:rFonts w:asciiTheme="minorBidi" w:hAnsiTheme="minorBidi" w:cstheme="minorBidi"/>
          <w:rtl/>
          <w:lang w:val="en-IL"/>
        </w:rPr>
      </w:pPr>
    </w:p>
    <w:p w14:paraId="02CD7247" w14:textId="77777777" w:rsidR="00475AAA" w:rsidRPr="00666B71" w:rsidRDefault="00475AAA" w:rsidP="00475AAA">
      <w:pPr>
        <w:numPr>
          <w:ilvl w:val="0"/>
          <w:numId w:val="3"/>
        </w:numPr>
        <w:bidi/>
        <w:ind w:left="1080"/>
        <w:rPr>
          <w:rFonts w:asciiTheme="minorBidi" w:hAnsiTheme="minorBidi" w:cstheme="minorBidi"/>
          <w:lang w:val="en-IL"/>
        </w:rPr>
      </w:pPr>
      <w:r w:rsidRPr="00666B71">
        <w:rPr>
          <w:rFonts w:asciiTheme="minorBidi" w:hAnsiTheme="minorBidi" w:cstheme="minorBidi"/>
          <w:rtl/>
          <w:lang w:val="en-IL"/>
        </w:rPr>
        <w:t>אינטרסים עשויים להיות משלימים או משותפים ולא רק נוגדים</w:t>
      </w:r>
    </w:p>
    <w:p w14:paraId="1EA5BCC6" w14:textId="77777777" w:rsidR="00475AAA" w:rsidRPr="00666B71" w:rsidRDefault="00475AAA" w:rsidP="00475AAA">
      <w:pPr>
        <w:bidi/>
        <w:ind w:left="1080"/>
        <w:rPr>
          <w:rFonts w:asciiTheme="minorBidi" w:hAnsiTheme="minorBidi" w:cstheme="minorBidi"/>
          <w:lang w:val="en-IL"/>
        </w:rPr>
      </w:pPr>
      <w:r w:rsidRPr="00666B71">
        <w:rPr>
          <w:rFonts w:asciiTheme="minorBidi" w:hAnsiTheme="minorBidi" w:cstheme="minorBidi"/>
          <w:rtl/>
          <w:lang w:val="en-IL"/>
        </w:rPr>
        <w:t>בגירושין: ילדים, שימור נכסים, לא לבזבז כסף על עורכי דין...</w:t>
      </w:r>
    </w:p>
    <w:p w14:paraId="5747CD80" w14:textId="77777777" w:rsidR="00475AAA" w:rsidRPr="00666B71" w:rsidRDefault="00475AAA" w:rsidP="00475AAA">
      <w:pPr>
        <w:numPr>
          <w:ilvl w:val="0"/>
          <w:numId w:val="4"/>
        </w:numPr>
        <w:bidi/>
        <w:ind w:left="1080"/>
        <w:rPr>
          <w:rFonts w:asciiTheme="minorBidi" w:hAnsiTheme="minorBidi" w:cstheme="minorBidi"/>
          <w:lang w:val="en-IL"/>
        </w:rPr>
      </w:pPr>
      <w:r w:rsidRPr="00666B71">
        <w:rPr>
          <w:rFonts w:asciiTheme="minorBidi" w:hAnsiTheme="minorBidi" w:cstheme="minorBidi"/>
          <w:rtl/>
          <w:lang w:val="en-IL"/>
        </w:rPr>
        <w:t xml:space="preserve">ניתן להגיע לפתרון שיענה על מירב הצרכים והאינטרסים של הצדדים במציאות נתונה </w:t>
      </w:r>
    </w:p>
    <w:p w14:paraId="78A3829C" w14:textId="77777777" w:rsidR="00475AAA" w:rsidRPr="00666B71" w:rsidRDefault="00475AAA" w:rsidP="00475AAA">
      <w:pPr>
        <w:numPr>
          <w:ilvl w:val="0"/>
          <w:numId w:val="4"/>
        </w:numPr>
        <w:bidi/>
        <w:ind w:left="1080"/>
        <w:rPr>
          <w:rFonts w:asciiTheme="minorBidi" w:hAnsiTheme="minorBidi" w:cstheme="minorBidi"/>
          <w:lang w:val="en-IL"/>
        </w:rPr>
      </w:pPr>
      <w:r w:rsidRPr="00666B71">
        <w:rPr>
          <w:rFonts w:asciiTheme="minorBidi" w:hAnsiTheme="minorBidi" w:cstheme="minorBidi"/>
          <w:rtl/>
          <w:lang w:val="en-IL"/>
        </w:rPr>
        <w:t xml:space="preserve">פתרון שייצר רווח הדדי, לא פשרה לשמה </w:t>
      </w:r>
    </w:p>
    <w:p w14:paraId="33D69614" w14:textId="77777777" w:rsidR="00475AAA" w:rsidRPr="00666B71" w:rsidRDefault="00475AAA" w:rsidP="00475AAA">
      <w:pPr>
        <w:bidi/>
        <w:ind w:left="360"/>
        <w:rPr>
          <w:rFonts w:asciiTheme="minorBidi" w:hAnsiTheme="minorBidi" w:cstheme="minorBidi"/>
        </w:rPr>
      </w:pPr>
      <w:r w:rsidRPr="00666B71">
        <w:rPr>
          <w:rFonts w:asciiTheme="minorBidi" w:hAnsiTheme="minorBidi" w:cstheme="minorBidi"/>
          <w:rtl/>
          <w:lang w:val="en-IL"/>
        </w:rPr>
        <w:t xml:space="preserve">נטרול רגשות לא תמיד אפשרי – רווחה ריגשית, </w:t>
      </w:r>
      <w:r w:rsidRPr="00666B71">
        <w:rPr>
          <w:rFonts w:asciiTheme="minorBidi" w:hAnsiTheme="minorBidi" w:cstheme="minorBidi"/>
        </w:rPr>
        <w:t>Well-being</w:t>
      </w:r>
    </w:p>
    <w:p w14:paraId="4A485D66" w14:textId="77777777" w:rsidR="00475AAA" w:rsidRPr="00666B71" w:rsidRDefault="00475AAA" w:rsidP="00475AAA">
      <w:pPr>
        <w:bidi/>
        <w:ind w:left="360"/>
        <w:rPr>
          <w:rFonts w:asciiTheme="minorBidi" w:hAnsiTheme="minorBidi" w:cstheme="minorBidi"/>
        </w:rPr>
      </w:pPr>
    </w:p>
    <w:p w14:paraId="5533ED9E" w14:textId="77777777" w:rsidR="00475AAA" w:rsidRPr="00666B71" w:rsidRDefault="00475AAA" w:rsidP="00475AAA">
      <w:pPr>
        <w:numPr>
          <w:ilvl w:val="0"/>
          <w:numId w:val="5"/>
        </w:numPr>
        <w:bidi/>
        <w:ind w:left="1080"/>
        <w:rPr>
          <w:rFonts w:asciiTheme="minorBidi" w:hAnsiTheme="minorBidi" w:cstheme="minorBidi"/>
          <w:lang w:val="en-IL"/>
        </w:rPr>
      </w:pPr>
      <w:r w:rsidRPr="00666B71">
        <w:rPr>
          <w:rFonts w:asciiTheme="minorBidi" w:hAnsiTheme="minorBidi" w:cstheme="minorBidi"/>
          <w:rtl/>
        </w:rPr>
        <w:t xml:space="preserve">חשיבה יצירתית ו"הגדלת העוגה" </w:t>
      </w:r>
    </w:p>
    <w:p w14:paraId="442F9EE4" w14:textId="77777777" w:rsidR="00475AAA" w:rsidRPr="00666B71" w:rsidRDefault="00475AAA" w:rsidP="00475AAA">
      <w:pPr>
        <w:numPr>
          <w:ilvl w:val="0"/>
          <w:numId w:val="5"/>
        </w:numPr>
        <w:bidi/>
        <w:ind w:left="1080"/>
        <w:rPr>
          <w:rFonts w:asciiTheme="minorBidi" w:hAnsiTheme="minorBidi" w:cstheme="minorBidi"/>
          <w:lang w:val="en-IL"/>
        </w:rPr>
      </w:pPr>
      <w:r w:rsidRPr="00666B71">
        <w:rPr>
          <w:rFonts w:asciiTheme="minorBidi" w:hAnsiTheme="minorBidi" w:cstheme="minorBidi"/>
          <w:rtl/>
        </w:rPr>
        <w:t xml:space="preserve">שיח של צרכים ואינטרסים </w:t>
      </w:r>
      <w:r w:rsidRPr="00666B71">
        <w:rPr>
          <w:rFonts w:asciiTheme="minorBidi" w:hAnsiTheme="minorBidi" w:cstheme="minorBidi"/>
          <w:rtl/>
          <w:lang w:val="en-IL"/>
        </w:rPr>
        <w:t>(מה חשוב לי, מה אני רוצה, מה הרגשתי...)</w:t>
      </w:r>
    </w:p>
    <w:p w14:paraId="71EF5828" w14:textId="77777777" w:rsidR="00475AAA" w:rsidRPr="00666B71" w:rsidRDefault="00475AAA" w:rsidP="00475AAA">
      <w:pPr>
        <w:numPr>
          <w:ilvl w:val="0"/>
          <w:numId w:val="5"/>
        </w:numPr>
        <w:bidi/>
        <w:ind w:left="1080"/>
        <w:rPr>
          <w:rFonts w:asciiTheme="minorBidi" w:hAnsiTheme="minorBidi" w:cstheme="minorBidi"/>
          <w:lang w:val="en-IL"/>
        </w:rPr>
      </w:pPr>
      <w:r w:rsidRPr="00666B71">
        <w:rPr>
          <w:rFonts w:asciiTheme="minorBidi" w:hAnsiTheme="minorBidi" w:cstheme="minorBidi"/>
          <w:rtl/>
        </w:rPr>
        <w:t>פתרון המותאם לצרכי הצדדים, מאפשר המשך שת"פ, יציב</w:t>
      </w:r>
    </w:p>
    <w:p w14:paraId="0615F3BE" w14:textId="77777777" w:rsidR="00475AAA" w:rsidRPr="00666B71" w:rsidRDefault="00475AAA" w:rsidP="00475AAA">
      <w:pPr>
        <w:bidi/>
        <w:ind w:left="1080"/>
        <w:rPr>
          <w:rFonts w:asciiTheme="minorBidi" w:hAnsiTheme="minorBidi" w:cstheme="minorBidi"/>
          <w:lang w:val="en-IL"/>
        </w:rPr>
      </w:pPr>
      <w:r w:rsidRPr="00666B71">
        <w:rPr>
          <w:rFonts w:asciiTheme="minorBidi" w:hAnsiTheme="minorBidi" w:cstheme="minorBidi"/>
          <w:rtl/>
          <w:lang w:val="en-IL"/>
        </w:rPr>
        <w:lastRenderedPageBreak/>
        <w:t xml:space="preserve">פתרון מוסכם יהיה יציב יותר </w:t>
      </w:r>
    </w:p>
    <w:p w14:paraId="13346138" w14:textId="77777777" w:rsidR="00475AAA" w:rsidRPr="00666B71" w:rsidRDefault="00475AAA" w:rsidP="00475AAA">
      <w:pPr>
        <w:numPr>
          <w:ilvl w:val="0"/>
          <w:numId w:val="5"/>
        </w:numPr>
        <w:bidi/>
        <w:ind w:left="1080"/>
        <w:rPr>
          <w:rFonts w:asciiTheme="minorBidi" w:hAnsiTheme="minorBidi" w:cstheme="minorBidi"/>
          <w:lang w:val="en-IL"/>
        </w:rPr>
      </w:pPr>
      <w:r w:rsidRPr="00666B71">
        <w:rPr>
          <w:rFonts w:asciiTheme="minorBidi" w:hAnsiTheme="minorBidi" w:cstheme="minorBidi"/>
          <w:rtl/>
        </w:rPr>
        <w:t xml:space="preserve">תרומה לרווחה הפסיכולוגית של הצדדים </w:t>
      </w:r>
    </w:p>
    <w:p w14:paraId="5B8266BA" w14:textId="77777777" w:rsidR="00475AAA" w:rsidRPr="00666B71" w:rsidRDefault="00475AAA" w:rsidP="00475AAA">
      <w:pPr>
        <w:numPr>
          <w:ilvl w:val="0"/>
          <w:numId w:val="5"/>
        </w:numPr>
        <w:bidi/>
        <w:ind w:left="1080"/>
        <w:rPr>
          <w:rFonts w:asciiTheme="minorBidi" w:hAnsiTheme="minorBidi" w:cstheme="minorBidi"/>
          <w:lang w:val="en-IL"/>
        </w:rPr>
      </w:pPr>
      <w:r w:rsidRPr="00666B71">
        <w:rPr>
          <w:rFonts w:asciiTheme="minorBidi" w:hAnsiTheme="minorBidi" w:cstheme="minorBidi"/>
          <w:rtl/>
        </w:rPr>
        <w:t>תרומה לקהילה ולחיזוק ערכי דמוקרטיה</w:t>
      </w:r>
    </w:p>
    <w:p w14:paraId="34ABCF0E" w14:textId="77777777" w:rsidR="00475AAA" w:rsidRPr="00666B71" w:rsidRDefault="00475AAA" w:rsidP="00475AAA">
      <w:pPr>
        <w:bidi/>
        <w:ind w:left="360"/>
        <w:rPr>
          <w:rFonts w:asciiTheme="minorBidi" w:hAnsiTheme="minorBidi" w:cstheme="minorBidi"/>
          <w:rtl/>
          <w:lang w:val="en-IL"/>
        </w:rPr>
      </w:pPr>
    </w:p>
    <w:p w14:paraId="3E330BA0" w14:textId="77777777" w:rsidR="00475AAA" w:rsidRPr="00666B71" w:rsidRDefault="00475AAA" w:rsidP="00475AAA">
      <w:pPr>
        <w:bidi/>
        <w:ind w:left="360"/>
        <w:rPr>
          <w:rFonts w:asciiTheme="minorBidi" w:hAnsiTheme="minorBidi" w:cstheme="minorBidi"/>
          <w:rtl/>
          <w:lang w:val="en-IL"/>
        </w:rPr>
      </w:pPr>
    </w:p>
    <w:p w14:paraId="4751D42A" w14:textId="77777777" w:rsidR="00475AAA" w:rsidRPr="00666B71" w:rsidRDefault="00475AAA" w:rsidP="00475AAA">
      <w:pPr>
        <w:bidi/>
        <w:ind w:left="360"/>
        <w:rPr>
          <w:rFonts w:asciiTheme="minorBidi" w:hAnsiTheme="minorBidi" w:cstheme="minorBidi"/>
          <w:b/>
          <w:bCs/>
          <w:u w:val="single"/>
          <w:rtl/>
          <w:lang w:val="en-IL"/>
        </w:rPr>
      </w:pPr>
      <w:r w:rsidRPr="00666B71">
        <w:rPr>
          <w:rFonts w:asciiTheme="minorBidi" w:hAnsiTheme="minorBidi" w:cstheme="minorBidi"/>
          <w:b/>
          <w:noProof/>
          <w:u w:val="single"/>
        </w:rPr>
        <w:drawing>
          <wp:inline distT="0" distB="0" distL="0" distR="0" wp14:anchorId="61771AC4" wp14:editId="314ABFE0">
            <wp:extent cx="2082800" cy="463550"/>
            <wp:effectExtent l="0" t="0" r="0" b="0"/>
            <wp:docPr id="567027405" name="Picture 3" descr="לוגויים פקולטות ובתי ספר | המשרד לעיצוב גרפי | אוניברסיטת ת&quot;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לוגויים פקולטות ובתי ספר | המשרד לעיצוב גרפי | אוניברסיטת ת&quot;א"/>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82800" cy="463550"/>
                    </a:xfrm>
                    <a:prstGeom prst="rect">
                      <a:avLst/>
                    </a:prstGeom>
                    <a:noFill/>
                    <a:ln>
                      <a:noFill/>
                    </a:ln>
                  </pic:spPr>
                </pic:pic>
              </a:graphicData>
            </a:graphic>
          </wp:inline>
        </w:drawing>
      </w:r>
    </w:p>
    <w:p w14:paraId="29451D56" w14:textId="77777777" w:rsidR="00475AAA" w:rsidRPr="00666B71" w:rsidRDefault="00475AAA" w:rsidP="00475AAA">
      <w:pPr>
        <w:bidi/>
        <w:ind w:left="360"/>
        <w:rPr>
          <w:rFonts w:asciiTheme="minorBidi" w:hAnsiTheme="minorBidi" w:cstheme="minorBidi"/>
          <w:b/>
          <w:bCs/>
          <w:u w:val="single"/>
          <w:rtl/>
          <w:lang w:val="en-IL"/>
        </w:rPr>
      </w:pPr>
      <w:r w:rsidRPr="00666B71">
        <w:rPr>
          <w:rFonts w:asciiTheme="minorBidi" w:hAnsiTheme="minorBidi" w:cstheme="minorBidi"/>
          <w:b/>
          <w:bCs/>
          <w:u w:val="single"/>
          <w:rtl/>
          <w:lang w:val="en-IL"/>
        </w:rPr>
        <w:t>"אדם בערבה" – ניתוח בראי עמדות ואינטרסים</w:t>
      </w:r>
    </w:p>
    <w:p w14:paraId="5B832A0F" w14:textId="77777777" w:rsidR="00475AAA" w:rsidRPr="00666B71" w:rsidRDefault="00475AAA" w:rsidP="00475AAA">
      <w:pPr>
        <w:bidi/>
        <w:ind w:left="360"/>
        <w:rPr>
          <w:rFonts w:asciiTheme="minorBidi" w:hAnsiTheme="minorBidi" w:cstheme="minorBidi"/>
          <w:b/>
          <w:bCs/>
          <w:u w:val="single"/>
          <w:rtl/>
          <w:lang w:val="en-IL"/>
        </w:rPr>
      </w:pPr>
      <w:r w:rsidRPr="00666B71">
        <w:rPr>
          <w:rFonts w:asciiTheme="minorBidi" w:hAnsiTheme="minorBidi" w:cstheme="minorBidi"/>
          <w:noProof/>
        </w:rPr>
        <w:drawing>
          <wp:anchor distT="0" distB="0" distL="114300" distR="114300" simplePos="0" relativeHeight="251659264" behindDoc="0" locked="0" layoutInCell="1" allowOverlap="1" wp14:anchorId="1BAFB2B8" wp14:editId="3E67F51E">
            <wp:simplePos x="0" y="0"/>
            <wp:positionH relativeFrom="margin">
              <wp:posOffset>4683760</wp:posOffset>
            </wp:positionH>
            <wp:positionV relativeFrom="paragraph">
              <wp:posOffset>14605</wp:posOffset>
            </wp:positionV>
            <wp:extent cx="838200" cy="1824355"/>
            <wp:effectExtent l="0" t="0" r="0" b="4445"/>
            <wp:wrapSquare wrapText="bothSides"/>
            <wp:docPr id="6447455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8200" cy="1824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66B71">
        <w:rPr>
          <w:rFonts w:asciiTheme="minorBidi" w:hAnsiTheme="minorBidi" w:cstheme="minorBidi"/>
          <w:b/>
          <w:bCs/>
          <w:u w:val="single"/>
          <w:rtl/>
          <w:lang w:val="en-IL"/>
        </w:rPr>
        <w:t>קורס: גישות משפטיות, ד"ר קרני פרלמן</w:t>
      </w:r>
    </w:p>
    <w:p w14:paraId="51F155AB" w14:textId="77777777" w:rsidR="00475AAA" w:rsidRPr="00666B71" w:rsidRDefault="00475AAA" w:rsidP="00475AAA">
      <w:pPr>
        <w:bidi/>
        <w:ind w:left="360"/>
        <w:rPr>
          <w:rFonts w:asciiTheme="minorBidi" w:hAnsiTheme="minorBidi" w:cstheme="minorBidi"/>
          <w:u w:val="single"/>
          <w:rtl/>
          <w:lang w:val="en-IL"/>
        </w:rPr>
      </w:pPr>
    </w:p>
    <w:p w14:paraId="32706141" w14:textId="77777777" w:rsidR="00475AAA" w:rsidRPr="00666B71" w:rsidRDefault="00475AAA" w:rsidP="00475AAA">
      <w:pPr>
        <w:bidi/>
        <w:ind w:left="360"/>
        <w:rPr>
          <w:rFonts w:asciiTheme="minorBidi" w:hAnsiTheme="minorBidi" w:cstheme="minorBidi"/>
          <w:u w:val="single"/>
          <w:rtl/>
          <w:lang w:val="en-IL"/>
        </w:rPr>
      </w:pPr>
    </w:p>
    <w:p w14:paraId="1C4FD62E" w14:textId="77777777" w:rsidR="00475AAA" w:rsidRPr="00666B71" w:rsidRDefault="00475AAA" w:rsidP="00475AAA">
      <w:pPr>
        <w:bidi/>
        <w:ind w:left="360"/>
        <w:rPr>
          <w:rFonts w:asciiTheme="minorBidi" w:hAnsiTheme="minorBidi" w:cstheme="minorBidi"/>
          <w:u w:val="single"/>
          <w:rtl/>
          <w:lang w:val="en-IL"/>
        </w:rPr>
      </w:pPr>
    </w:p>
    <w:p w14:paraId="3DD854D7"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u w:val="single"/>
          <w:rtl/>
          <w:lang w:val="en-IL"/>
        </w:rPr>
        <w:t>עובדות המקרה וטענות הצדדים</w:t>
      </w:r>
      <w:r w:rsidRPr="00666B71">
        <w:rPr>
          <w:rFonts w:asciiTheme="minorBidi" w:hAnsiTheme="minorBidi" w:cstheme="minorBidi"/>
          <w:rtl/>
          <w:lang w:val="en-IL"/>
        </w:rPr>
        <w:t>:</w:t>
      </w:r>
    </w:p>
    <w:p w14:paraId="2F3B8370"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rtl/>
          <w:lang w:val="en-IL"/>
        </w:rPr>
        <w:t xml:space="preserve">יחיאל שמי, פסל וצייר (ז"ל, זוכה פרס ישראל לפיסול 1986), יצר את הפסל "אדם בערבה" לזכר חבריו שנפלו במלחמת השחרור. בשנת 1953, הפסל שעשוי היה מאבן, הובא על ידו לתערוכה שהתקיימה בשדה פתוח בסוף קיבוץ נען. </w:t>
      </w:r>
    </w:p>
    <w:p w14:paraId="192E3688"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rtl/>
          <w:lang w:val="en-IL"/>
        </w:rPr>
        <w:t xml:space="preserve">כעבור כ-10 שנים, הפסל נמצא בחצרו של בן קיבוץ נען, ששמו: אילן אוקו. בשנת 1996 הוצג הפסל בתערוכה במוזיאון ישראל ובשנת 1997 במוזיאון תל-אביב, בשני המקרים הפסל הובא והוחזר לחזקתו של אוקו. </w:t>
      </w:r>
    </w:p>
    <w:p w14:paraId="1CEEC6E4"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rtl/>
          <w:lang w:val="en-IL"/>
        </w:rPr>
        <w:t>שמי דרש מהמוזיאון לקבל את הפסל בתום התערוכה. אולם המוזיאון סרב לבקשתו של שמי והחזיר את הפסל לחזקת אוקו. אז התברר כי אוקו מבקש למכור את הפסל דרך גלריה מסוימת בת"א בשווי שנאמד ב-40,000 דולר.</w:t>
      </w:r>
    </w:p>
    <w:p w14:paraId="0F50D73F"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rtl/>
          <w:lang w:val="en-IL"/>
        </w:rPr>
        <w:t xml:space="preserve">שמי וקיבוץ כברי בו התגורר הגישו תביעה כנגד אוקו וקיבוץ נען בדרישה לקבל את הפסל לחזקתם. </w:t>
      </w:r>
    </w:p>
    <w:p w14:paraId="2B5E4B21"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rtl/>
          <w:lang w:val="en-IL"/>
        </w:rPr>
        <w:t xml:space="preserve">לטענת שמי, הפסל ניתן בהשאלה ארוכת טווח לקיבוץ נען, שבתחומו התקיימה התערוכה. הוא הבהיר כי הבין שהמקום הכללי שבו הוצג הפסל בזמנו נהרס וכי היה מודע לכך שפסלו נמצא אצל אוקו. לטענתו הסיבה שלא פנה לאוקו בדרישה לקבלת הפסל לפני כן מקורה בכך שכאמן פנה לעשייה אמנותית בחומרים אחרים (בעיקר ברזל). לגישתו יש להשיב אליו את הפסל מכוח זכויות היוצרים ששייכות לו. </w:t>
      </w:r>
    </w:p>
    <w:p w14:paraId="5B74F027"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rtl/>
          <w:lang w:val="en-IL"/>
        </w:rPr>
        <w:t xml:space="preserve">לטענת אוקו הוא מצא את הפסל באקראי על הקרקע בשדה, כשטרקטור עבד במקום, כשהפסל מתפורר ומכוסה באדמה. משום שהפסל נמצא מפורק ומוזנח במקום נטוש, הוא לא חשב שעליו לבקש רשות מאדם כלשהו לקחת את חלקיו. הוא שיפץ אותו והשקיע בו משאבים והחזיק אותו בחצר ביתו באופן גלוי עשרות שנים. </w:t>
      </w:r>
    </w:p>
    <w:p w14:paraId="302DE6BB"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rtl/>
          <w:lang w:val="en-IL"/>
        </w:rPr>
        <w:t>בנוסף לכך, בפגישה אקראית שהיתה לו עם שמי, שנים אחרי שהציל את הפסל מאבדון, הוא אמר לשמי שיש לו פסל שלו ושמי לא התייחס לכך. כמו כן, אוקו טען כי שמי הפקיר את הפסל בכוונה משום שהביקורות עליו בזמנו לא היו טובות.</w:t>
      </w:r>
    </w:p>
    <w:p w14:paraId="6BF95040"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rtl/>
          <w:lang w:val="en-IL"/>
        </w:rPr>
        <w:t xml:space="preserve">המחלוקת הגיעה לדיון בהליך שפיטה. </w:t>
      </w:r>
    </w:p>
    <w:p w14:paraId="5688898E" w14:textId="77777777" w:rsidR="00475AAA" w:rsidRPr="00666B71" w:rsidRDefault="00475AAA" w:rsidP="00475AAA">
      <w:pPr>
        <w:bidi/>
        <w:ind w:left="360"/>
        <w:rPr>
          <w:rFonts w:asciiTheme="minorBidi" w:hAnsiTheme="minorBidi" w:cstheme="minorBidi"/>
        </w:rPr>
      </w:pPr>
      <w:r w:rsidRPr="00666B71">
        <w:rPr>
          <w:rFonts w:asciiTheme="minorBidi" w:hAnsiTheme="minorBidi" w:cstheme="minorBidi"/>
          <w:rtl/>
          <w:lang w:val="en-IL"/>
        </w:rPr>
        <w:t xml:space="preserve">תא (ת"א) 1957/99 </w:t>
      </w:r>
      <w:r w:rsidRPr="00666B71">
        <w:rPr>
          <w:rFonts w:asciiTheme="minorBidi" w:hAnsiTheme="minorBidi" w:cstheme="minorBidi"/>
          <w:b/>
          <w:bCs/>
          <w:rtl/>
          <w:lang w:val="en-IL"/>
        </w:rPr>
        <w:t>שמי וכברי נ' נען</w:t>
      </w:r>
      <w:r w:rsidRPr="00666B71">
        <w:rPr>
          <w:rFonts w:asciiTheme="minorBidi" w:hAnsiTheme="minorBidi" w:cstheme="minorBidi"/>
          <w:rtl/>
          <w:lang w:val="en-IL"/>
        </w:rPr>
        <w:t xml:space="preserve"> </w:t>
      </w:r>
      <w:r w:rsidRPr="00666B71">
        <w:rPr>
          <w:rFonts w:asciiTheme="minorBidi" w:hAnsiTheme="minorBidi" w:cstheme="minorBidi"/>
          <w:b/>
          <w:bCs/>
          <w:rtl/>
          <w:lang w:val="en-IL"/>
        </w:rPr>
        <w:t xml:space="preserve">ואוקו </w:t>
      </w:r>
      <w:r w:rsidRPr="00666B71">
        <w:rPr>
          <w:rFonts w:asciiTheme="minorBidi" w:hAnsiTheme="minorBidi" w:cstheme="minorBidi"/>
          <w:rtl/>
          <w:lang w:val="en-IL"/>
        </w:rPr>
        <w:t>(פורסם בנבו, 15.4.2002).</w:t>
      </w:r>
    </w:p>
    <w:p w14:paraId="4F11F26A" w14:textId="77777777" w:rsidR="00475AAA" w:rsidRPr="00666B71" w:rsidRDefault="00475AAA" w:rsidP="00475AAA">
      <w:pPr>
        <w:numPr>
          <w:ilvl w:val="0"/>
          <w:numId w:val="6"/>
        </w:numPr>
        <w:bidi/>
        <w:ind w:left="1080"/>
        <w:rPr>
          <w:rFonts w:asciiTheme="minorBidi" w:hAnsiTheme="minorBidi" w:cstheme="minorBidi"/>
        </w:rPr>
      </w:pPr>
      <w:r w:rsidRPr="00666B71">
        <w:rPr>
          <w:rFonts w:asciiTheme="minorBidi" w:hAnsiTheme="minorBidi" w:cstheme="minorBidi"/>
          <w:rtl/>
          <w:lang w:val="en-IL"/>
        </w:rPr>
        <w:t>מהן עמדות כל צד במחלוקת? (שמי – אוקו)</w:t>
      </w:r>
    </w:p>
    <w:p w14:paraId="7E8DA093" w14:textId="77777777" w:rsidR="00475AAA" w:rsidRPr="00666B71" w:rsidRDefault="00475AAA" w:rsidP="00475AAA">
      <w:pPr>
        <w:bidi/>
        <w:ind w:left="1080"/>
        <w:rPr>
          <w:rFonts w:asciiTheme="minorBidi" w:hAnsiTheme="minorBidi" w:cstheme="minorBidi"/>
          <w:rtl/>
        </w:rPr>
      </w:pPr>
      <w:r w:rsidRPr="00666B71">
        <w:rPr>
          <w:rFonts w:asciiTheme="minorBidi" w:hAnsiTheme="minorBidi" w:cstheme="minorBidi"/>
          <w:rtl/>
        </w:rPr>
        <w:t>שמי טוען שהוא יצר את הפסל, זכויות יוצרים</w:t>
      </w:r>
    </w:p>
    <w:p w14:paraId="1A561FF7" w14:textId="77777777" w:rsidR="00475AAA" w:rsidRPr="00666B71" w:rsidRDefault="00475AAA" w:rsidP="00475AAA">
      <w:pPr>
        <w:bidi/>
        <w:ind w:left="1080"/>
        <w:rPr>
          <w:rFonts w:asciiTheme="minorBidi" w:hAnsiTheme="minorBidi" w:cstheme="minorBidi"/>
        </w:rPr>
      </w:pPr>
      <w:r w:rsidRPr="00666B71">
        <w:rPr>
          <w:rFonts w:asciiTheme="minorBidi" w:hAnsiTheme="minorBidi" w:cstheme="minorBidi"/>
          <w:rtl/>
        </w:rPr>
        <w:t>אוקו ויתרת עליו</w:t>
      </w:r>
    </w:p>
    <w:p w14:paraId="7515043E" w14:textId="77777777" w:rsidR="00475AAA" w:rsidRPr="00666B71" w:rsidRDefault="00475AAA" w:rsidP="00475AAA">
      <w:pPr>
        <w:numPr>
          <w:ilvl w:val="0"/>
          <w:numId w:val="6"/>
        </w:numPr>
        <w:bidi/>
        <w:ind w:left="1080"/>
        <w:rPr>
          <w:rFonts w:asciiTheme="minorBidi" w:hAnsiTheme="minorBidi" w:cstheme="minorBidi"/>
        </w:rPr>
      </w:pPr>
      <w:r w:rsidRPr="00666B71">
        <w:rPr>
          <w:rFonts w:asciiTheme="minorBidi" w:hAnsiTheme="minorBidi" w:cstheme="minorBidi"/>
          <w:rtl/>
          <w:lang w:val="en-IL"/>
        </w:rPr>
        <w:t>מהם האינטרסים של כל צד?</w:t>
      </w:r>
    </w:p>
    <w:p w14:paraId="4250C399" w14:textId="77777777" w:rsidR="00475AAA" w:rsidRPr="00666B71" w:rsidRDefault="00475AAA" w:rsidP="00475AAA">
      <w:pPr>
        <w:bidi/>
        <w:ind w:left="1080"/>
        <w:rPr>
          <w:rFonts w:asciiTheme="minorBidi" w:hAnsiTheme="minorBidi" w:cstheme="minorBidi"/>
        </w:rPr>
      </w:pPr>
    </w:p>
    <w:p w14:paraId="2F6C8ED6" w14:textId="77777777" w:rsidR="00475AAA" w:rsidRPr="00666B71" w:rsidRDefault="00475AAA" w:rsidP="00475AAA">
      <w:pPr>
        <w:numPr>
          <w:ilvl w:val="0"/>
          <w:numId w:val="6"/>
        </w:numPr>
        <w:bidi/>
        <w:ind w:left="1080"/>
        <w:rPr>
          <w:rFonts w:asciiTheme="minorBidi" w:hAnsiTheme="minorBidi" w:cstheme="minorBidi"/>
        </w:rPr>
      </w:pPr>
      <w:r w:rsidRPr="00666B71">
        <w:rPr>
          <w:rFonts w:asciiTheme="minorBidi" w:hAnsiTheme="minorBidi" w:cstheme="minorBidi"/>
          <w:rtl/>
          <w:lang w:val="en-IL"/>
        </w:rPr>
        <w:t>האם ישנם אינטרסים משלימים או זהים?</w:t>
      </w:r>
    </w:p>
    <w:p w14:paraId="72B081CE" w14:textId="77777777" w:rsidR="00475AAA" w:rsidRPr="00666B71" w:rsidRDefault="00475AAA" w:rsidP="00475AAA">
      <w:pPr>
        <w:bidi/>
        <w:ind w:left="1080"/>
        <w:rPr>
          <w:rFonts w:asciiTheme="minorBidi" w:hAnsiTheme="minorBidi" w:cstheme="minorBidi"/>
          <w:rtl/>
        </w:rPr>
      </w:pPr>
      <w:r w:rsidRPr="00666B71">
        <w:rPr>
          <w:rFonts w:asciiTheme="minorBidi" w:hAnsiTheme="minorBidi" w:cstheme="minorBidi"/>
          <w:rtl/>
        </w:rPr>
        <w:t>שמי: הכרה בכך שיצר את הפסל, כסף, מוניטין בטיב האומנות, התייחסות לקיבוץ, ערך רגשי.</w:t>
      </w:r>
    </w:p>
    <w:p w14:paraId="7870A269" w14:textId="77777777" w:rsidR="00475AAA" w:rsidRPr="00666B71" w:rsidRDefault="00475AAA" w:rsidP="00475AAA">
      <w:pPr>
        <w:bidi/>
        <w:ind w:left="1080"/>
        <w:rPr>
          <w:rFonts w:asciiTheme="minorBidi" w:hAnsiTheme="minorBidi" w:cstheme="minorBidi"/>
        </w:rPr>
      </w:pPr>
      <w:r w:rsidRPr="00666B71">
        <w:rPr>
          <w:rFonts w:asciiTheme="minorBidi" w:hAnsiTheme="minorBidi" w:cstheme="minorBidi"/>
          <w:rtl/>
        </w:rPr>
        <w:t>אוקו: הכרה בשיפוץ, כסף, מוניטין שידע להעריך, אספן, התייחסות לקיבוץ, השקיע מאמץ, הערכה בכך שהוא לא שיקר והוא ישר, ערך רגשי</w:t>
      </w:r>
    </w:p>
    <w:p w14:paraId="1413899D" w14:textId="77777777" w:rsidR="00475AAA" w:rsidRPr="00666B71" w:rsidRDefault="00475AAA" w:rsidP="00475AAA">
      <w:pPr>
        <w:numPr>
          <w:ilvl w:val="0"/>
          <w:numId w:val="6"/>
        </w:numPr>
        <w:bidi/>
        <w:ind w:left="1080"/>
        <w:rPr>
          <w:rFonts w:asciiTheme="minorBidi" w:hAnsiTheme="minorBidi" w:cstheme="minorBidi"/>
          <w:lang w:val="en-IL"/>
        </w:rPr>
      </w:pPr>
      <w:r w:rsidRPr="00666B71">
        <w:rPr>
          <w:rFonts w:asciiTheme="minorBidi" w:hAnsiTheme="minorBidi" w:cstheme="minorBidi"/>
          <w:rtl/>
          <w:lang w:val="en-IL"/>
        </w:rPr>
        <w:lastRenderedPageBreak/>
        <w:t>מה עשוי להיות פתרון בהליך גישור?</w:t>
      </w:r>
    </w:p>
    <w:p w14:paraId="4C92FC10" w14:textId="77777777" w:rsidR="00475AAA" w:rsidRPr="00666B71" w:rsidRDefault="00475AAA" w:rsidP="00475AAA">
      <w:pPr>
        <w:bidi/>
        <w:ind w:left="1080"/>
        <w:rPr>
          <w:rFonts w:asciiTheme="minorBidi" w:hAnsiTheme="minorBidi" w:cstheme="minorBidi"/>
          <w:rtl/>
          <w:lang w:val="en-IL"/>
        </w:rPr>
      </w:pPr>
      <w:r w:rsidRPr="00666B71">
        <w:rPr>
          <w:rFonts w:asciiTheme="minorBidi" w:hAnsiTheme="minorBidi" w:cstheme="minorBidi"/>
          <w:rtl/>
          <w:lang w:val="en-IL"/>
        </w:rPr>
        <w:t>למי? בכמה? מה עם הכסף?</w:t>
      </w:r>
    </w:p>
    <w:p w14:paraId="3DDCDC36" w14:textId="77777777" w:rsidR="00475AAA" w:rsidRPr="00666B71" w:rsidRDefault="00475AAA" w:rsidP="00475AAA">
      <w:pPr>
        <w:bidi/>
        <w:ind w:left="1080"/>
        <w:rPr>
          <w:rFonts w:asciiTheme="minorBidi" w:hAnsiTheme="minorBidi" w:cstheme="minorBidi"/>
          <w:rtl/>
          <w:lang w:val="en-IL"/>
        </w:rPr>
      </w:pPr>
      <w:r w:rsidRPr="00666B71">
        <w:rPr>
          <w:rFonts w:asciiTheme="minorBidi" w:hAnsiTheme="minorBidi" w:cstheme="minorBidi"/>
          <w:rtl/>
          <w:lang w:val="en-IL"/>
        </w:rPr>
        <w:t>למכור את הפסל</w:t>
      </w:r>
    </w:p>
    <w:p w14:paraId="5CF8DAC2" w14:textId="77777777" w:rsidR="00475AAA" w:rsidRPr="00666B71" w:rsidRDefault="00475AAA" w:rsidP="00475AAA">
      <w:pPr>
        <w:bidi/>
        <w:ind w:left="1080"/>
        <w:rPr>
          <w:rFonts w:asciiTheme="minorBidi" w:hAnsiTheme="minorBidi" w:cstheme="minorBidi"/>
          <w:lang w:val="en-IL"/>
        </w:rPr>
      </w:pPr>
      <w:r w:rsidRPr="00666B71">
        <w:rPr>
          <w:rFonts w:asciiTheme="minorBidi" w:hAnsiTheme="minorBidi" w:cstheme="minorBidi"/>
          <w:rtl/>
          <w:lang w:val="en-IL"/>
        </w:rPr>
        <w:t>לשים שלט ששמי יצר ואוקו שיפץ</w:t>
      </w:r>
    </w:p>
    <w:p w14:paraId="51ED27D5" w14:textId="77777777" w:rsidR="00475AAA" w:rsidRPr="00666B71" w:rsidRDefault="00475AAA" w:rsidP="00475AAA">
      <w:pPr>
        <w:bidi/>
        <w:ind w:left="1080"/>
        <w:rPr>
          <w:rFonts w:asciiTheme="minorBidi" w:hAnsiTheme="minorBidi" w:cstheme="minorBidi"/>
          <w:rtl/>
          <w:lang w:val="en-IL"/>
        </w:rPr>
      </w:pPr>
      <w:r w:rsidRPr="00666B71">
        <w:rPr>
          <w:rFonts w:asciiTheme="minorBidi" w:hAnsiTheme="minorBidi" w:cstheme="minorBidi"/>
          <w:rtl/>
          <w:lang w:val="en-IL"/>
        </w:rPr>
        <w:t>השקעת הכסף במיזם משותף שקשור לקיבוץ</w:t>
      </w:r>
    </w:p>
    <w:p w14:paraId="121DEAAD" w14:textId="77777777" w:rsidR="00475AAA" w:rsidRPr="00666B71" w:rsidRDefault="00475AAA" w:rsidP="00475AAA">
      <w:pPr>
        <w:bidi/>
        <w:ind w:left="1080"/>
        <w:rPr>
          <w:rFonts w:asciiTheme="minorBidi" w:hAnsiTheme="minorBidi" w:cstheme="minorBidi"/>
          <w:rtl/>
          <w:lang w:val="en-IL"/>
        </w:rPr>
      </w:pPr>
    </w:p>
    <w:p w14:paraId="20C0AF97" w14:textId="77777777" w:rsidR="00475AAA" w:rsidRPr="00666B71" w:rsidRDefault="00475AAA" w:rsidP="00475AAA">
      <w:pPr>
        <w:bidi/>
        <w:ind w:left="1080"/>
        <w:rPr>
          <w:rFonts w:asciiTheme="minorBidi" w:hAnsiTheme="minorBidi" w:cstheme="minorBidi"/>
          <w:rtl/>
          <w:lang w:val="en-IL"/>
        </w:rPr>
      </w:pPr>
      <w:r w:rsidRPr="00666B71">
        <w:rPr>
          <w:rFonts w:asciiTheme="minorBidi" w:hAnsiTheme="minorBidi" w:cstheme="minorBidi"/>
          <w:rtl/>
          <w:lang w:val="en-IL"/>
        </w:rPr>
        <w:t>בית המשפט נאלץ להכריע שהפסל של שמי בשל זכויות קניין רוחני, כשהגיע לקחת אותו הפסל היה מפורק כמו שאוקו מצא אותו... אין מנצחים.</w:t>
      </w:r>
    </w:p>
    <w:p w14:paraId="1B1CE4F0" w14:textId="77777777" w:rsidR="00475AAA" w:rsidRPr="00666B71" w:rsidRDefault="00475AAA" w:rsidP="00475AAA">
      <w:pPr>
        <w:bidi/>
        <w:ind w:left="1080"/>
        <w:rPr>
          <w:rFonts w:asciiTheme="minorBidi" w:hAnsiTheme="minorBidi" w:cstheme="minorBidi"/>
          <w:rtl/>
          <w:lang w:val="en-IL"/>
        </w:rPr>
      </w:pPr>
    </w:p>
    <w:p w14:paraId="3E877DB1" w14:textId="77777777" w:rsidR="00475AAA" w:rsidRPr="00666B71" w:rsidRDefault="00475AAA" w:rsidP="00475AAA">
      <w:pPr>
        <w:pStyle w:val="Heading2"/>
        <w:bidi/>
        <w:spacing w:before="0" w:after="0"/>
        <w:rPr>
          <w:rFonts w:asciiTheme="minorBidi" w:hAnsiTheme="minorBidi" w:cstheme="minorBidi"/>
          <w:rtl/>
        </w:rPr>
      </w:pPr>
      <w:bookmarkStart w:id="2" w:name="_Toc186278713"/>
      <w:r w:rsidRPr="00666B71">
        <w:rPr>
          <w:rFonts w:asciiTheme="minorBidi" w:hAnsiTheme="minorBidi" w:cstheme="minorBidi"/>
          <w:rtl/>
        </w:rPr>
        <w:t xml:space="preserve">שיעור </w:t>
      </w:r>
      <w:r w:rsidRPr="00666B71">
        <w:rPr>
          <w:rFonts w:asciiTheme="minorBidi" w:hAnsiTheme="minorBidi" w:cstheme="minorBidi"/>
        </w:rPr>
        <w:t>2</w:t>
      </w:r>
      <w:r w:rsidRPr="00666B71">
        <w:rPr>
          <w:rFonts w:asciiTheme="minorBidi" w:hAnsiTheme="minorBidi" w:cstheme="minorBidi"/>
          <w:rtl/>
        </w:rPr>
        <w:t xml:space="preserve"> </w:t>
      </w:r>
      <w:r w:rsidRPr="00666B71">
        <w:rPr>
          <w:rFonts w:asciiTheme="minorBidi" w:hAnsiTheme="minorBidi" w:cstheme="minorBidi"/>
        </w:rPr>
        <w:t>14-Nov-24</w:t>
      </w:r>
      <w:bookmarkEnd w:id="2"/>
    </w:p>
    <w:p w14:paraId="6EEDB31C" w14:textId="77777777" w:rsidR="00475AAA" w:rsidRPr="00666B71" w:rsidRDefault="00475AAA" w:rsidP="00475AAA">
      <w:pPr>
        <w:bidi/>
        <w:ind w:left="360"/>
        <w:rPr>
          <w:rFonts w:asciiTheme="minorBidi" w:hAnsiTheme="minorBidi" w:cstheme="minorBidi"/>
          <w:b/>
          <w:bCs/>
          <w:rtl/>
        </w:rPr>
      </w:pPr>
      <w:r w:rsidRPr="00666B71">
        <w:rPr>
          <w:rFonts w:asciiTheme="minorBidi" w:hAnsiTheme="minorBidi" w:cstheme="minorBidi"/>
          <w:b/>
          <w:bCs/>
          <w:rtl/>
        </w:rPr>
        <w:t>הליך השפיטה המסורתי, כינון תנועת ה-</w:t>
      </w:r>
      <w:r w:rsidRPr="00666B71">
        <w:rPr>
          <w:rFonts w:asciiTheme="minorBidi" w:hAnsiTheme="minorBidi" w:cstheme="minorBidi"/>
          <w:b/>
          <w:bCs/>
        </w:rPr>
        <w:t>ADR</w:t>
      </w:r>
      <w:r w:rsidRPr="00666B71">
        <w:rPr>
          <w:rFonts w:asciiTheme="minorBidi" w:hAnsiTheme="minorBidi" w:cstheme="minorBidi"/>
          <w:b/>
          <w:bCs/>
          <w:rtl/>
        </w:rPr>
        <w:t>, הליך גישור חלק א'</w:t>
      </w:r>
    </w:p>
    <w:p w14:paraId="2FFD21C6" w14:textId="77777777" w:rsidR="00475AAA" w:rsidRPr="00666B71" w:rsidRDefault="00475AAA" w:rsidP="00475AAA">
      <w:pPr>
        <w:bidi/>
        <w:ind w:left="360"/>
        <w:rPr>
          <w:rFonts w:asciiTheme="minorBidi" w:hAnsiTheme="minorBidi" w:cstheme="minorBidi"/>
          <w:rtl/>
        </w:rPr>
      </w:pPr>
    </w:p>
    <w:p w14:paraId="1D057249" w14:textId="77777777" w:rsidR="00475AAA" w:rsidRPr="00666B71" w:rsidRDefault="00475AAA" w:rsidP="00475AAA">
      <w:pPr>
        <w:bidi/>
        <w:ind w:left="360"/>
        <w:rPr>
          <w:rFonts w:asciiTheme="minorBidi" w:hAnsiTheme="minorBidi" w:cstheme="minorBidi"/>
          <w:b/>
          <w:bCs/>
          <w:rtl/>
        </w:rPr>
      </w:pPr>
      <w:r w:rsidRPr="00666B71">
        <w:rPr>
          <w:rFonts w:asciiTheme="minorBidi" w:hAnsiTheme="minorBidi" w:cstheme="minorBidi"/>
          <w:b/>
          <w:bCs/>
          <w:rtl/>
        </w:rPr>
        <w:t>הליך השפיטה המסורתית</w:t>
      </w:r>
    </w:p>
    <w:p w14:paraId="74FE2DB0"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מנהל הסכסוך: צד שלישי, שופט/הרכב</w:t>
      </w:r>
    </w:p>
    <w:p w14:paraId="562BAA9A"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תפקידו: להכריע בסכסוך בין עמדות נוגדות</w:t>
      </w:r>
    </w:p>
    <w:p w14:paraId="643CC4EA"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הליך פרוצדורלי הקבוע בדין (סדרי דין, דיני ראיות)כל צד מביא את גרסתו בכתבי, טענות, טוען לזכויות וחובות, דורש סעדים ומביא עדויות</w:t>
      </w:r>
    </w:p>
    <w:p w14:paraId="0A5B1F3A"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הצד הטוען מוגבל לפטתרונות המוצעים בחוק (אי אפשר לדרוש התנצלות כי זה לא סעד שמוצע בחוק)</w:t>
      </w:r>
    </w:p>
    <w:p w14:paraId="64C99BDB"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באמצעותת בא כוח, השיח הוא בין עורכי הדין לא בין הצדדים</w:t>
      </w:r>
    </w:p>
    <w:p w14:paraId="256D0BB5"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הליך רב שלבי ומתמשך</w:t>
      </w:r>
    </w:p>
    <w:p w14:paraId="6366EEDA"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פורמלי (כללי התנהגות, לבוש...)</w:t>
      </w:r>
    </w:p>
    <w:p w14:paraId="7EE601B3"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גישה לעומתית לניהול ויישוב סכסוכים</w:t>
      </w:r>
    </w:p>
    <w:p w14:paraId="58DC2E6E"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פומבי (למעט חריגים)</w:t>
      </w:r>
    </w:p>
    <w:p w14:paraId="11EE1C4A" w14:textId="77777777" w:rsidR="00475AAA" w:rsidRPr="00666B71" w:rsidRDefault="00475AAA" w:rsidP="00475AAA">
      <w:pPr>
        <w:bidi/>
        <w:ind w:left="360"/>
        <w:rPr>
          <w:rFonts w:asciiTheme="minorBidi" w:hAnsiTheme="minorBidi" w:cstheme="minorBidi"/>
          <w:rtl/>
        </w:rPr>
      </w:pPr>
    </w:p>
    <w:p w14:paraId="76BFECB1"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לבוש בצורה רשמית (במשפט האנגלי עם פאה) כדי להראות שהוא רק שופרו של החוק, לטשטש את זהותו האישית, ריחוק, כבוד...</w:t>
      </w:r>
    </w:p>
    <w:p w14:paraId="3BE829C7"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 xml:space="preserve">רות בייגר גינסבורג סרט </w:t>
      </w:r>
      <w:r w:rsidRPr="00666B71">
        <w:rPr>
          <w:rFonts w:asciiTheme="minorBidi" w:hAnsiTheme="minorBidi" w:cstheme="minorBidi"/>
        </w:rPr>
        <w:t>RBG</w:t>
      </w:r>
      <w:r w:rsidRPr="00666B71">
        <w:rPr>
          <w:rFonts w:asciiTheme="minorBidi" w:hAnsiTheme="minorBidi" w:cstheme="minorBidi"/>
          <w:rtl/>
        </w:rPr>
        <w:t xml:space="preserve"> שופטת חלוצה</w:t>
      </w:r>
    </w:p>
    <w:p w14:paraId="54978B49" w14:textId="77777777" w:rsidR="00475AAA" w:rsidRPr="00666B71" w:rsidRDefault="00475AAA" w:rsidP="00475AAA">
      <w:pPr>
        <w:bidi/>
        <w:ind w:left="360"/>
        <w:rPr>
          <w:rFonts w:asciiTheme="minorBidi" w:hAnsiTheme="minorBidi" w:cstheme="minorBidi"/>
          <w:rtl/>
        </w:rPr>
      </w:pPr>
    </w:p>
    <w:p w14:paraId="54C7611C"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הפתרון בהליך השפיטה המסורתי</w:t>
      </w:r>
    </w:p>
    <w:p w14:paraId="7FE55718" w14:textId="77777777" w:rsidR="00475AAA" w:rsidRPr="00666B71" w:rsidRDefault="00475AAA" w:rsidP="00475AAA">
      <w:pPr>
        <w:pStyle w:val="ListParagraph"/>
        <w:numPr>
          <w:ilvl w:val="0"/>
          <w:numId w:val="60"/>
        </w:numPr>
        <w:bidi/>
        <w:ind w:left="1080"/>
        <w:rPr>
          <w:rFonts w:asciiTheme="minorBidi" w:hAnsiTheme="minorBidi"/>
        </w:rPr>
      </w:pPr>
      <w:r w:rsidRPr="00666B71">
        <w:rPr>
          <w:rFonts w:asciiTheme="minorBidi" w:hAnsiTheme="minorBidi"/>
          <w:rtl/>
        </w:rPr>
        <w:t>הכרעה מחייבת</w:t>
      </w:r>
    </w:p>
    <w:p w14:paraId="1C4B3173" w14:textId="77777777" w:rsidR="00475AAA" w:rsidRPr="00666B71" w:rsidRDefault="00475AAA" w:rsidP="00475AAA">
      <w:pPr>
        <w:pStyle w:val="ListParagraph"/>
        <w:numPr>
          <w:ilvl w:val="0"/>
          <w:numId w:val="60"/>
        </w:numPr>
        <w:bidi/>
        <w:ind w:left="1080"/>
        <w:rPr>
          <w:rFonts w:asciiTheme="minorBidi" w:hAnsiTheme="minorBidi"/>
        </w:rPr>
      </w:pPr>
      <w:r w:rsidRPr="00666B71">
        <w:rPr>
          <w:rFonts w:asciiTheme="minorBidi" w:hAnsiTheme="minorBidi"/>
          <w:rtl/>
        </w:rPr>
        <w:t>מנומקת, בכתב</w:t>
      </w:r>
    </w:p>
    <w:p w14:paraId="0BB4DAD4" w14:textId="77777777" w:rsidR="00475AAA" w:rsidRPr="00666B71" w:rsidRDefault="00475AAA" w:rsidP="00475AAA">
      <w:pPr>
        <w:pStyle w:val="ListParagraph"/>
        <w:numPr>
          <w:ilvl w:val="0"/>
          <w:numId w:val="60"/>
        </w:numPr>
        <w:bidi/>
        <w:ind w:left="1080"/>
        <w:rPr>
          <w:rFonts w:asciiTheme="minorBidi" w:hAnsiTheme="minorBidi"/>
        </w:rPr>
      </w:pPr>
      <w:r w:rsidRPr="00666B71">
        <w:rPr>
          <w:rFonts w:asciiTheme="minorBidi" w:hAnsiTheme="minorBidi"/>
          <w:rtl/>
        </w:rPr>
        <w:t>מוגבל לסעדים הקבועים בדין</w:t>
      </w:r>
    </w:p>
    <w:p w14:paraId="343BA685" w14:textId="77777777" w:rsidR="00475AAA" w:rsidRPr="00666B71" w:rsidRDefault="00475AAA" w:rsidP="00475AAA">
      <w:pPr>
        <w:pStyle w:val="ListParagraph"/>
        <w:numPr>
          <w:ilvl w:val="0"/>
          <w:numId w:val="60"/>
        </w:numPr>
        <w:bidi/>
        <w:ind w:left="1080"/>
        <w:rPr>
          <w:rFonts w:asciiTheme="minorBidi" w:hAnsiTheme="minorBidi"/>
        </w:rPr>
      </w:pPr>
      <w:r w:rsidRPr="00666B71">
        <w:rPr>
          <w:rFonts w:asciiTheme="minorBidi" w:hAnsiTheme="minorBidi"/>
          <w:rtl/>
        </w:rPr>
        <w:t>עשוי להיות ערך תקדימי</w:t>
      </w:r>
    </w:p>
    <w:p w14:paraId="6F701C4C" w14:textId="77777777" w:rsidR="00475AAA" w:rsidRPr="00666B71" w:rsidRDefault="00475AAA" w:rsidP="00475AAA">
      <w:pPr>
        <w:pStyle w:val="ListParagraph"/>
        <w:numPr>
          <w:ilvl w:val="0"/>
          <w:numId w:val="60"/>
        </w:numPr>
        <w:bidi/>
        <w:ind w:left="1080"/>
        <w:rPr>
          <w:rFonts w:asciiTheme="minorBidi" w:hAnsiTheme="minorBidi"/>
        </w:rPr>
      </w:pPr>
      <w:r w:rsidRPr="00666B71">
        <w:rPr>
          <w:rFonts w:asciiTheme="minorBidi" w:hAnsiTheme="minorBidi"/>
          <w:rtl/>
        </w:rPr>
        <w:t>עשוי להתפרסם ברשומות</w:t>
      </w:r>
    </w:p>
    <w:p w14:paraId="3AFA8399" w14:textId="77777777" w:rsidR="00475AAA" w:rsidRPr="00666B71" w:rsidRDefault="00475AAA" w:rsidP="00475AAA">
      <w:pPr>
        <w:pStyle w:val="ListParagraph"/>
        <w:numPr>
          <w:ilvl w:val="0"/>
          <w:numId w:val="60"/>
        </w:numPr>
        <w:bidi/>
        <w:ind w:left="1080"/>
        <w:rPr>
          <w:rFonts w:asciiTheme="minorBidi" w:hAnsiTheme="minorBidi"/>
        </w:rPr>
      </w:pPr>
      <w:r w:rsidRPr="00666B71">
        <w:rPr>
          <w:rFonts w:asciiTheme="minorBidi" w:hAnsiTheme="minorBidi"/>
          <w:rtl/>
        </w:rPr>
        <w:t>צד 'מנצח' וצד 'מפסיד'</w:t>
      </w:r>
    </w:p>
    <w:p w14:paraId="37976551"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תכליות השפיטה</w:t>
      </w:r>
    </w:p>
    <w:p w14:paraId="46169B02" w14:textId="77777777" w:rsidR="00475AAA" w:rsidRPr="00666B71" w:rsidRDefault="00475AAA" w:rsidP="00475AAA">
      <w:pPr>
        <w:pStyle w:val="ListParagraph"/>
        <w:numPr>
          <w:ilvl w:val="0"/>
          <w:numId w:val="61"/>
        </w:numPr>
        <w:bidi/>
        <w:ind w:left="1080"/>
        <w:rPr>
          <w:rFonts w:asciiTheme="minorBidi" w:hAnsiTheme="minorBidi"/>
          <w:rtl/>
        </w:rPr>
      </w:pPr>
      <w:r w:rsidRPr="00666B71">
        <w:rPr>
          <w:rFonts w:asciiTheme="minorBidi" w:hAnsiTheme="minorBidi"/>
          <w:rtl/>
        </w:rPr>
        <w:t>יישוב סכסוך</w:t>
      </w:r>
    </w:p>
    <w:p w14:paraId="6C45799C" w14:textId="77777777" w:rsidR="00475AAA" w:rsidRPr="00666B71" w:rsidRDefault="00475AAA" w:rsidP="00475AAA">
      <w:pPr>
        <w:pStyle w:val="ListParagraph"/>
        <w:numPr>
          <w:ilvl w:val="0"/>
          <w:numId w:val="61"/>
        </w:numPr>
        <w:bidi/>
        <w:ind w:left="1080"/>
        <w:rPr>
          <w:rFonts w:asciiTheme="minorBidi" w:hAnsiTheme="minorBidi"/>
          <w:rtl/>
        </w:rPr>
      </w:pPr>
      <w:r w:rsidRPr="00666B71">
        <w:rPr>
          <w:rFonts w:asciiTheme="minorBidi" w:hAnsiTheme="minorBidi"/>
          <w:rtl/>
        </w:rPr>
        <w:t>חינוך ועיצוב החברה, שומר על זכויות האדם</w:t>
      </w:r>
    </w:p>
    <w:p w14:paraId="4057465D" w14:textId="77777777" w:rsidR="00475AAA" w:rsidRPr="00666B71" w:rsidRDefault="00475AAA" w:rsidP="00475AAA">
      <w:pPr>
        <w:pStyle w:val="ListParagraph"/>
        <w:numPr>
          <w:ilvl w:val="0"/>
          <w:numId w:val="61"/>
        </w:numPr>
        <w:bidi/>
        <w:ind w:left="1080"/>
        <w:rPr>
          <w:rFonts w:asciiTheme="minorBidi" w:hAnsiTheme="minorBidi"/>
        </w:rPr>
      </w:pPr>
      <w:r w:rsidRPr="00666B71">
        <w:rPr>
          <w:rFonts w:asciiTheme="minorBidi" w:hAnsiTheme="minorBidi"/>
          <w:rtl/>
        </w:rPr>
        <w:t>תיאום והכוונה</w:t>
      </w:r>
    </w:p>
    <w:p w14:paraId="6F333ED1" w14:textId="77777777" w:rsidR="00475AAA" w:rsidRPr="00666B71" w:rsidRDefault="00475AAA" w:rsidP="00475AAA">
      <w:pPr>
        <w:bidi/>
        <w:ind w:left="360"/>
        <w:rPr>
          <w:rFonts w:asciiTheme="minorBidi" w:hAnsiTheme="minorBidi" w:cstheme="minorBidi"/>
          <w:rtl/>
        </w:rPr>
      </w:pPr>
    </w:p>
    <w:p w14:paraId="1BFDBA62"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בעיות מערכת בתי המשפט</w:t>
      </w:r>
    </w:p>
    <w:p w14:paraId="6FE40F26" w14:textId="77777777" w:rsidR="00475AAA" w:rsidRPr="00666B71" w:rsidRDefault="00475AAA" w:rsidP="00475AAA">
      <w:pPr>
        <w:pStyle w:val="ListParagraph"/>
        <w:bidi/>
        <w:ind w:left="1080"/>
        <w:rPr>
          <w:rFonts w:asciiTheme="minorBidi" w:hAnsiTheme="minorBidi"/>
          <w:rtl/>
        </w:rPr>
      </w:pPr>
      <w:r w:rsidRPr="00666B71">
        <w:rPr>
          <w:rFonts w:asciiTheme="minorBidi" w:hAnsiTheme="minorBidi"/>
          <w:rtl/>
        </w:rPr>
        <w:t>1976 ארהב ועידת פאונד, עוסקת ב"גורמים לחוסר שביעות רצון מהאדמיניסטרציה של הצדק"</w:t>
      </w:r>
    </w:p>
    <w:p w14:paraId="1B2624EF" w14:textId="77777777" w:rsidR="00475AAA" w:rsidRPr="00666B71" w:rsidRDefault="00475AAA" w:rsidP="00475AAA">
      <w:pPr>
        <w:pStyle w:val="ListParagraph"/>
        <w:numPr>
          <w:ilvl w:val="0"/>
          <w:numId w:val="62"/>
        </w:numPr>
        <w:bidi/>
        <w:ind w:left="1080"/>
        <w:rPr>
          <w:rFonts w:asciiTheme="minorBidi" w:hAnsiTheme="minorBidi"/>
        </w:rPr>
      </w:pPr>
      <w:r w:rsidRPr="00666B71">
        <w:rPr>
          <w:rFonts w:asciiTheme="minorBidi" w:hAnsiTheme="minorBidi"/>
          <w:rtl/>
        </w:rPr>
        <w:t xml:space="preserve">בעיית העומס </w:t>
      </w:r>
      <w:r w:rsidRPr="00666B71">
        <w:rPr>
          <w:rFonts w:asciiTheme="minorBidi" w:hAnsiTheme="minorBidi"/>
        </w:rPr>
        <w:t>litigation explosion</w:t>
      </w:r>
    </w:p>
    <w:p w14:paraId="2163AFAE" w14:textId="77777777" w:rsidR="00475AAA" w:rsidRPr="00666B71" w:rsidRDefault="00475AAA" w:rsidP="00475AAA">
      <w:pPr>
        <w:pStyle w:val="ListParagraph"/>
        <w:numPr>
          <w:ilvl w:val="0"/>
          <w:numId w:val="62"/>
        </w:numPr>
        <w:bidi/>
        <w:ind w:left="1080"/>
        <w:rPr>
          <w:rFonts w:asciiTheme="minorBidi" w:hAnsiTheme="minorBidi"/>
          <w:rtl/>
        </w:rPr>
      </w:pPr>
      <w:r w:rsidRPr="00666B71">
        <w:rPr>
          <w:rFonts w:asciiTheme="minorBidi" w:hAnsiTheme="minorBidi"/>
          <w:rtl/>
        </w:rPr>
        <w:t>בעיית הזמן</w:t>
      </w:r>
    </w:p>
    <w:p w14:paraId="08576B4C" w14:textId="77777777" w:rsidR="00475AAA" w:rsidRPr="00666B71" w:rsidRDefault="00475AAA" w:rsidP="00475AAA">
      <w:pPr>
        <w:pStyle w:val="ListParagraph"/>
        <w:numPr>
          <w:ilvl w:val="0"/>
          <w:numId w:val="62"/>
        </w:numPr>
        <w:bidi/>
        <w:ind w:left="1080"/>
        <w:rPr>
          <w:rFonts w:asciiTheme="minorBidi" w:hAnsiTheme="minorBidi"/>
          <w:rtl/>
        </w:rPr>
      </w:pPr>
      <w:r w:rsidRPr="00666B71">
        <w:rPr>
          <w:rFonts w:asciiTheme="minorBidi" w:hAnsiTheme="minorBidi"/>
          <w:rtl/>
        </w:rPr>
        <w:t>בעיית נטל ההוצאות</w:t>
      </w:r>
    </w:p>
    <w:p w14:paraId="1CBC0838" w14:textId="77777777" w:rsidR="00475AAA" w:rsidRPr="00666B71" w:rsidRDefault="00475AAA" w:rsidP="00475AAA">
      <w:pPr>
        <w:pStyle w:val="ListParagraph"/>
        <w:numPr>
          <w:ilvl w:val="0"/>
          <w:numId w:val="62"/>
        </w:numPr>
        <w:bidi/>
        <w:ind w:left="1080"/>
        <w:rPr>
          <w:rFonts w:asciiTheme="minorBidi" w:hAnsiTheme="minorBidi"/>
          <w:rtl/>
        </w:rPr>
      </w:pPr>
      <w:r w:rsidRPr="00666B71">
        <w:rPr>
          <w:rFonts w:asciiTheme="minorBidi" w:hAnsiTheme="minorBidi"/>
          <w:rtl/>
        </w:rPr>
        <w:t>בעיית העדר נגישות</w:t>
      </w:r>
    </w:p>
    <w:p w14:paraId="74941C5D" w14:textId="77777777" w:rsidR="00475AAA" w:rsidRPr="00666B71" w:rsidRDefault="00475AAA" w:rsidP="00475AAA">
      <w:pPr>
        <w:pStyle w:val="ListParagraph"/>
        <w:numPr>
          <w:ilvl w:val="0"/>
          <w:numId w:val="62"/>
        </w:numPr>
        <w:bidi/>
        <w:ind w:left="1080"/>
        <w:rPr>
          <w:rFonts w:asciiTheme="minorBidi" w:hAnsiTheme="minorBidi"/>
          <w:rtl/>
        </w:rPr>
      </w:pPr>
      <w:r w:rsidRPr="00666B71">
        <w:rPr>
          <w:rFonts w:asciiTheme="minorBidi" w:hAnsiTheme="minorBidi"/>
          <w:rtl/>
        </w:rPr>
        <w:t>בעיית האיכות</w:t>
      </w:r>
    </w:p>
    <w:p w14:paraId="71111BAF" w14:textId="77777777" w:rsidR="00475AAA" w:rsidRPr="00666B71" w:rsidRDefault="00475AAA" w:rsidP="00475AAA">
      <w:pPr>
        <w:pStyle w:val="ListParagraph"/>
        <w:numPr>
          <w:ilvl w:val="0"/>
          <w:numId w:val="62"/>
        </w:numPr>
        <w:bidi/>
        <w:ind w:left="1080"/>
        <w:rPr>
          <w:rFonts w:asciiTheme="minorBidi" w:hAnsiTheme="minorBidi"/>
        </w:rPr>
      </w:pPr>
      <w:r w:rsidRPr="00666B71">
        <w:rPr>
          <w:rFonts w:asciiTheme="minorBidi" w:hAnsiTheme="minorBidi"/>
          <w:rtl/>
        </w:rPr>
        <w:t>בעיית הירידה באמון הציבור</w:t>
      </w:r>
    </w:p>
    <w:p w14:paraId="38600B2D"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פתרונות אפשריים והצעה לשינוי מעשי</w:t>
      </w:r>
    </w:p>
    <w:p w14:paraId="579987E6"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lastRenderedPageBreak/>
        <w:tab/>
        <w:t>פרופ סנדר, הצעה בוועידת פאונד: "בית המשפט מרובה הדלתות,</w:t>
      </w:r>
    </w:p>
    <w:p w14:paraId="37FF787E" w14:textId="77777777" w:rsidR="00475AAA" w:rsidRPr="00666B71" w:rsidRDefault="00475AAA" w:rsidP="00475AAA">
      <w:pPr>
        <w:pStyle w:val="ListParagraph"/>
        <w:numPr>
          <w:ilvl w:val="0"/>
          <w:numId w:val="63"/>
        </w:numPr>
        <w:bidi/>
        <w:ind w:left="1080"/>
        <w:rPr>
          <w:rFonts w:asciiTheme="minorBidi" w:hAnsiTheme="minorBidi"/>
          <w:rtl/>
        </w:rPr>
      </w:pPr>
      <w:r w:rsidRPr="00666B71">
        <w:rPr>
          <w:rFonts w:asciiTheme="minorBidi" w:hAnsiTheme="minorBidi"/>
          <w:rtl/>
        </w:rPr>
        <w:t>מגוון של הליכים לניהול ויישוב סכסוכים המשולבים במערכת בית המשפט</w:t>
      </w:r>
    </w:p>
    <w:p w14:paraId="5EBE4FDD" w14:textId="77777777" w:rsidR="00475AAA" w:rsidRPr="00666B71" w:rsidRDefault="00475AAA" w:rsidP="00475AAA">
      <w:pPr>
        <w:pStyle w:val="ListParagraph"/>
        <w:numPr>
          <w:ilvl w:val="0"/>
          <w:numId w:val="63"/>
        </w:numPr>
        <w:bidi/>
        <w:ind w:left="1080"/>
        <w:rPr>
          <w:rFonts w:asciiTheme="minorBidi" w:hAnsiTheme="minorBidi"/>
          <w:rtl/>
        </w:rPr>
      </w:pPr>
      <w:r w:rsidRPr="00666B71">
        <w:rPr>
          <w:rFonts w:asciiTheme="minorBidi" w:hAnsiTheme="minorBidi"/>
          <w:rtl/>
        </w:rPr>
        <w:t>'פקיד חכם' הממיין את הסכסוכים ומנתב להליך הולם</w:t>
      </w:r>
    </w:p>
    <w:p w14:paraId="460AC62C" w14:textId="77777777" w:rsidR="00475AAA" w:rsidRPr="00666B71" w:rsidRDefault="00475AAA" w:rsidP="00475AAA">
      <w:pPr>
        <w:pStyle w:val="ListParagraph"/>
        <w:numPr>
          <w:ilvl w:val="0"/>
          <w:numId w:val="63"/>
        </w:numPr>
        <w:bidi/>
        <w:ind w:left="1080"/>
        <w:rPr>
          <w:rFonts w:asciiTheme="minorBidi" w:hAnsiTheme="minorBidi"/>
        </w:rPr>
      </w:pPr>
      <w:r w:rsidRPr="00666B71">
        <w:rPr>
          <w:rFonts w:asciiTheme="minorBidi" w:hAnsiTheme="minorBidi"/>
        </w:rPr>
        <w:t>Fitting the forum to the fuss</w:t>
      </w:r>
    </w:p>
    <w:p w14:paraId="26616D9D" w14:textId="77777777" w:rsidR="00475AAA" w:rsidRPr="00666B71" w:rsidRDefault="00475AAA" w:rsidP="00475AAA">
      <w:pPr>
        <w:pStyle w:val="ListParagraph"/>
        <w:numPr>
          <w:ilvl w:val="0"/>
          <w:numId w:val="63"/>
        </w:numPr>
        <w:bidi/>
        <w:ind w:left="1080"/>
        <w:rPr>
          <w:rFonts w:asciiTheme="minorBidi" w:hAnsiTheme="minorBidi"/>
        </w:rPr>
      </w:pPr>
      <w:r w:rsidRPr="00666B71">
        <w:rPr>
          <w:rFonts w:asciiTheme="minorBidi" w:hAnsiTheme="minorBidi"/>
          <w:rtl/>
        </w:rPr>
        <w:t>הפקיד החכם:</w:t>
      </w:r>
    </w:p>
    <w:p w14:paraId="02B6DB88" w14:textId="77777777" w:rsidR="00475AAA" w:rsidRPr="00666B71" w:rsidRDefault="00475AAA" w:rsidP="00475AAA">
      <w:pPr>
        <w:pStyle w:val="ListParagraph"/>
        <w:numPr>
          <w:ilvl w:val="1"/>
          <w:numId w:val="63"/>
        </w:numPr>
        <w:bidi/>
        <w:ind w:left="1800"/>
        <w:rPr>
          <w:rFonts w:asciiTheme="minorBidi" w:hAnsiTheme="minorBidi"/>
        </w:rPr>
      </w:pPr>
      <w:r w:rsidRPr="00666B71">
        <w:rPr>
          <w:rFonts w:asciiTheme="minorBidi" w:hAnsiTheme="minorBidi"/>
          <w:rtl/>
        </w:rPr>
        <w:t>שפיטה</w:t>
      </w:r>
    </w:p>
    <w:p w14:paraId="3C10AC6D" w14:textId="77777777" w:rsidR="00475AAA" w:rsidRPr="00666B71" w:rsidRDefault="00475AAA" w:rsidP="00475AAA">
      <w:pPr>
        <w:pStyle w:val="ListParagraph"/>
        <w:numPr>
          <w:ilvl w:val="1"/>
          <w:numId w:val="63"/>
        </w:numPr>
        <w:bidi/>
        <w:ind w:left="1800"/>
        <w:rPr>
          <w:rFonts w:asciiTheme="minorBidi" w:hAnsiTheme="minorBidi"/>
        </w:rPr>
      </w:pPr>
      <w:r w:rsidRPr="00666B71">
        <w:rPr>
          <w:rFonts w:asciiTheme="minorBidi" w:hAnsiTheme="minorBidi"/>
          <w:rtl/>
        </w:rPr>
        <w:t>בניית הסכמות</w:t>
      </w:r>
    </w:p>
    <w:p w14:paraId="66B39808" w14:textId="77777777" w:rsidR="00475AAA" w:rsidRPr="00666B71" w:rsidRDefault="00475AAA" w:rsidP="00475AAA">
      <w:pPr>
        <w:pStyle w:val="ListParagraph"/>
        <w:numPr>
          <w:ilvl w:val="1"/>
          <w:numId w:val="63"/>
        </w:numPr>
        <w:bidi/>
        <w:ind w:left="1800"/>
        <w:rPr>
          <w:rFonts w:asciiTheme="minorBidi" w:hAnsiTheme="minorBidi"/>
        </w:rPr>
      </w:pPr>
      <w:r w:rsidRPr="00666B71">
        <w:rPr>
          <w:rFonts w:asciiTheme="minorBidi" w:hAnsiTheme="minorBidi"/>
          <w:rtl/>
        </w:rPr>
        <w:t>גירושין בשיתוף פעולה</w:t>
      </w:r>
    </w:p>
    <w:p w14:paraId="12DC51DC" w14:textId="77777777" w:rsidR="00475AAA" w:rsidRPr="00666B71" w:rsidRDefault="00475AAA" w:rsidP="00475AAA">
      <w:pPr>
        <w:pStyle w:val="ListParagraph"/>
        <w:numPr>
          <w:ilvl w:val="1"/>
          <w:numId w:val="63"/>
        </w:numPr>
        <w:bidi/>
        <w:ind w:left="1800"/>
        <w:rPr>
          <w:rFonts w:asciiTheme="minorBidi" w:hAnsiTheme="minorBidi"/>
        </w:rPr>
      </w:pPr>
      <w:r w:rsidRPr="00666B71">
        <w:rPr>
          <w:rFonts w:asciiTheme="minorBidi" w:hAnsiTheme="minorBidi"/>
        </w:rPr>
        <w:t>ENE</w:t>
      </w:r>
      <w:r w:rsidRPr="00666B71">
        <w:rPr>
          <w:rFonts w:asciiTheme="minorBidi" w:hAnsiTheme="minorBidi"/>
          <w:rtl/>
        </w:rPr>
        <w:t xml:space="preserve"> הערכה מקדמית נייטרלית</w:t>
      </w:r>
    </w:p>
    <w:p w14:paraId="293D2E6E" w14:textId="77777777" w:rsidR="00475AAA" w:rsidRPr="00666B71" w:rsidRDefault="00475AAA" w:rsidP="00475AAA">
      <w:pPr>
        <w:pStyle w:val="ListParagraph"/>
        <w:numPr>
          <w:ilvl w:val="1"/>
          <w:numId w:val="63"/>
        </w:numPr>
        <w:bidi/>
        <w:ind w:left="1800"/>
        <w:rPr>
          <w:rFonts w:asciiTheme="minorBidi" w:hAnsiTheme="minorBidi"/>
        </w:rPr>
      </w:pPr>
      <w:r w:rsidRPr="00666B71">
        <w:rPr>
          <w:rFonts w:asciiTheme="minorBidi" w:hAnsiTheme="minorBidi"/>
          <w:rtl/>
        </w:rPr>
        <w:t>בוררות</w:t>
      </w:r>
    </w:p>
    <w:p w14:paraId="2B2AECB5" w14:textId="77777777" w:rsidR="00475AAA" w:rsidRPr="00666B71" w:rsidRDefault="00475AAA" w:rsidP="00475AAA">
      <w:pPr>
        <w:pStyle w:val="ListParagraph"/>
        <w:numPr>
          <w:ilvl w:val="1"/>
          <w:numId w:val="63"/>
        </w:numPr>
        <w:bidi/>
        <w:ind w:left="1800"/>
        <w:rPr>
          <w:rFonts w:asciiTheme="minorBidi" w:hAnsiTheme="minorBidi"/>
        </w:rPr>
      </w:pPr>
      <w:r w:rsidRPr="00666B71">
        <w:rPr>
          <w:rFonts w:asciiTheme="minorBidi" w:hAnsiTheme="minorBidi"/>
          <w:rtl/>
        </w:rPr>
        <w:t>גישור</w:t>
      </w:r>
    </w:p>
    <w:p w14:paraId="28C79ED1" w14:textId="77777777" w:rsidR="00475AAA" w:rsidRPr="00666B71" w:rsidRDefault="00475AAA" w:rsidP="00475AAA">
      <w:pPr>
        <w:bidi/>
        <w:ind w:left="1440"/>
        <w:rPr>
          <w:rFonts w:asciiTheme="minorBidi" w:hAnsiTheme="minorBidi" w:cstheme="minorBidi"/>
        </w:rPr>
      </w:pPr>
      <w:r w:rsidRPr="00666B71">
        <w:rPr>
          <w:rFonts w:asciiTheme="minorBidi" w:hAnsiTheme="minorBidi" w:cstheme="minorBidi"/>
          <w:rtl/>
        </w:rPr>
        <w:t>מנגנון הניתוב לדלת הרלוונטית נקבעה בכל מדינה אחרת</w:t>
      </w:r>
    </w:p>
    <w:p w14:paraId="0D248136"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מועד כינונה של תנועת ה</w:t>
      </w:r>
      <w:r w:rsidRPr="00666B71">
        <w:rPr>
          <w:rFonts w:asciiTheme="minorBidi" w:hAnsiTheme="minorBidi" w:cstheme="minorBidi"/>
        </w:rPr>
        <w:t>ADR</w:t>
      </w:r>
      <w:r w:rsidRPr="00666B71">
        <w:rPr>
          <w:rFonts w:asciiTheme="minorBidi" w:hAnsiTheme="minorBidi" w:cstheme="minorBidi"/>
          <w:rtl/>
        </w:rPr>
        <w:t>, יישוב סכסוכים חלופי/הולם.</w:t>
      </w:r>
    </w:p>
    <w:p w14:paraId="4C7D9A75"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ab/>
        <w:t>מעמד השפיטה?</w:t>
      </w:r>
    </w:p>
    <w:p w14:paraId="099B49EE"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ab/>
        <w:t>שינויים נדרשים?</w:t>
      </w:r>
    </w:p>
    <w:p w14:paraId="256FF79E"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 xml:space="preserve">רעיונותיה המרכזיים של תנועת "יישוב סכסוכים הולם" </w:t>
      </w:r>
      <w:r w:rsidRPr="00666B71">
        <w:rPr>
          <w:rFonts w:asciiTheme="minorBidi" w:hAnsiTheme="minorBidi" w:cstheme="minorBidi"/>
        </w:rPr>
        <w:t>ADR</w:t>
      </w:r>
    </w:p>
    <w:p w14:paraId="537B3F2A" w14:textId="77777777" w:rsidR="00475AAA" w:rsidRPr="00666B71" w:rsidRDefault="00475AAA" w:rsidP="00475AAA">
      <w:pPr>
        <w:pStyle w:val="ListParagraph"/>
        <w:numPr>
          <w:ilvl w:val="0"/>
          <w:numId w:val="64"/>
        </w:numPr>
        <w:bidi/>
        <w:ind w:left="1080"/>
        <w:rPr>
          <w:rFonts w:asciiTheme="minorBidi" w:hAnsiTheme="minorBidi"/>
          <w:rtl/>
        </w:rPr>
      </w:pPr>
      <w:r w:rsidRPr="00666B71">
        <w:rPr>
          <w:rFonts w:asciiTheme="minorBidi" w:hAnsiTheme="minorBidi"/>
          <w:rtl/>
        </w:rPr>
        <w:t>קידום גישה שיתופית</w:t>
      </w:r>
    </w:p>
    <w:p w14:paraId="3A331523" w14:textId="77777777" w:rsidR="00475AAA" w:rsidRPr="00666B71" w:rsidRDefault="00475AAA" w:rsidP="00475AAA">
      <w:pPr>
        <w:pStyle w:val="ListParagraph"/>
        <w:numPr>
          <w:ilvl w:val="0"/>
          <w:numId w:val="64"/>
        </w:numPr>
        <w:bidi/>
        <w:ind w:left="1080"/>
        <w:rPr>
          <w:rFonts w:asciiTheme="minorBidi" w:hAnsiTheme="minorBidi"/>
          <w:rtl/>
        </w:rPr>
      </w:pPr>
      <w:r w:rsidRPr="00666B71">
        <w:rPr>
          <w:rFonts w:asciiTheme="minorBidi" w:hAnsiTheme="minorBidi"/>
          <w:rtl/>
        </w:rPr>
        <w:t>העדפת גישה פרגמטית</w:t>
      </w:r>
    </w:p>
    <w:p w14:paraId="54BEA240" w14:textId="77777777" w:rsidR="00475AAA" w:rsidRPr="00666B71" w:rsidRDefault="00475AAA" w:rsidP="00475AAA">
      <w:pPr>
        <w:pStyle w:val="ListParagraph"/>
        <w:numPr>
          <w:ilvl w:val="0"/>
          <w:numId w:val="64"/>
        </w:numPr>
        <w:bidi/>
        <w:ind w:left="1080"/>
        <w:rPr>
          <w:rFonts w:asciiTheme="minorBidi" w:hAnsiTheme="minorBidi"/>
          <w:rtl/>
        </w:rPr>
      </w:pPr>
      <w:r w:rsidRPr="00666B71">
        <w:rPr>
          <w:rFonts w:asciiTheme="minorBidi" w:hAnsiTheme="minorBidi"/>
          <w:rtl/>
        </w:rPr>
        <w:t>חשיבות הדרך ולא רק התוצאה</w:t>
      </w:r>
    </w:p>
    <w:p w14:paraId="3063567B" w14:textId="77777777" w:rsidR="00475AAA" w:rsidRPr="00666B71" w:rsidRDefault="00475AAA" w:rsidP="00475AAA">
      <w:pPr>
        <w:pStyle w:val="ListParagraph"/>
        <w:numPr>
          <w:ilvl w:val="0"/>
          <w:numId w:val="64"/>
        </w:numPr>
        <w:bidi/>
        <w:ind w:left="1080"/>
        <w:rPr>
          <w:rFonts w:asciiTheme="minorBidi" w:hAnsiTheme="minorBidi"/>
          <w:rtl/>
        </w:rPr>
      </w:pPr>
      <w:r w:rsidRPr="00666B71">
        <w:rPr>
          <w:rFonts w:asciiTheme="minorBidi" w:hAnsiTheme="minorBidi"/>
          <w:rtl/>
        </w:rPr>
        <w:t>פיתוח מגוון תהליכים</w:t>
      </w:r>
    </w:p>
    <w:p w14:paraId="6DF96F5E" w14:textId="77777777" w:rsidR="00475AAA" w:rsidRPr="00666B71" w:rsidRDefault="00475AAA" w:rsidP="00475AAA">
      <w:pPr>
        <w:pStyle w:val="ListParagraph"/>
        <w:numPr>
          <w:ilvl w:val="0"/>
          <w:numId w:val="64"/>
        </w:numPr>
        <w:bidi/>
        <w:ind w:left="1080"/>
        <w:rPr>
          <w:rFonts w:asciiTheme="minorBidi" w:hAnsiTheme="minorBidi"/>
          <w:rtl/>
        </w:rPr>
      </w:pPr>
      <w:r w:rsidRPr="00666B71">
        <w:rPr>
          <w:rFonts w:asciiTheme="minorBidi" w:hAnsiTheme="minorBidi"/>
          <w:rtl/>
        </w:rPr>
        <w:t>התאמת טיב הסכסוך לסוג ההליך</w:t>
      </w:r>
    </w:p>
    <w:p w14:paraId="15325C51" w14:textId="77777777" w:rsidR="00475AAA" w:rsidRPr="00666B71" w:rsidRDefault="00475AAA" w:rsidP="00475AAA">
      <w:pPr>
        <w:pStyle w:val="ListParagraph"/>
        <w:numPr>
          <w:ilvl w:val="0"/>
          <w:numId w:val="64"/>
        </w:numPr>
        <w:bidi/>
        <w:ind w:left="1080"/>
        <w:rPr>
          <w:rFonts w:asciiTheme="minorBidi" w:hAnsiTheme="minorBidi"/>
          <w:rtl/>
        </w:rPr>
      </w:pPr>
      <w:r w:rsidRPr="00666B71">
        <w:rPr>
          <w:rFonts w:asciiTheme="minorBidi" w:hAnsiTheme="minorBidi"/>
          <w:rtl/>
        </w:rPr>
        <w:t>שילוב ההליכים במערכת</w:t>
      </w:r>
    </w:p>
    <w:p w14:paraId="480C49F2" w14:textId="77777777" w:rsidR="00475AAA" w:rsidRPr="00666B71" w:rsidRDefault="00475AAA" w:rsidP="00475AAA">
      <w:pPr>
        <w:pStyle w:val="ListParagraph"/>
        <w:numPr>
          <w:ilvl w:val="0"/>
          <w:numId w:val="64"/>
        </w:numPr>
        <w:bidi/>
        <w:ind w:left="1080"/>
        <w:rPr>
          <w:rFonts w:asciiTheme="minorBidi" w:hAnsiTheme="minorBidi"/>
        </w:rPr>
      </w:pPr>
      <w:r w:rsidRPr="00666B71">
        <w:rPr>
          <w:rFonts w:asciiTheme="minorBidi" w:hAnsiTheme="minorBidi"/>
          <w:rtl/>
        </w:rPr>
        <w:t>יעילות ואיכות</w:t>
      </w:r>
    </w:p>
    <w:p w14:paraId="1A7D9D70" w14:textId="77777777" w:rsidR="00475AAA" w:rsidRPr="00666B71" w:rsidRDefault="00475AAA" w:rsidP="00475AAA">
      <w:pPr>
        <w:pStyle w:val="ListParagraph"/>
        <w:numPr>
          <w:ilvl w:val="0"/>
          <w:numId w:val="64"/>
        </w:numPr>
        <w:bidi/>
        <w:ind w:left="1080"/>
        <w:rPr>
          <w:rFonts w:asciiTheme="minorBidi" w:hAnsiTheme="minorBidi"/>
        </w:rPr>
      </w:pPr>
      <w:r w:rsidRPr="00666B71">
        <w:rPr>
          <w:rFonts w:asciiTheme="minorBidi" w:hAnsiTheme="minorBidi"/>
          <w:rtl/>
        </w:rPr>
        <w:t>עריכת דין במודל ייצוג של פתרון בעיות</w:t>
      </w:r>
    </w:p>
    <w:p w14:paraId="600D80F7" w14:textId="77777777" w:rsidR="00475AAA" w:rsidRPr="00666B71" w:rsidRDefault="00475AAA" w:rsidP="00475AAA">
      <w:pPr>
        <w:bidi/>
        <w:ind w:left="360"/>
        <w:rPr>
          <w:rFonts w:asciiTheme="minorBidi" w:hAnsiTheme="minorBidi" w:cstheme="minorBidi"/>
          <w:rtl/>
        </w:rPr>
      </w:pPr>
    </w:p>
    <w:p w14:paraId="0119752D" w14:textId="77777777" w:rsidR="00475AAA" w:rsidRPr="00666B71" w:rsidRDefault="00475AAA" w:rsidP="00475AAA">
      <w:pPr>
        <w:bidi/>
        <w:ind w:left="360"/>
        <w:rPr>
          <w:rFonts w:asciiTheme="minorBidi" w:hAnsiTheme="minorBidi" w:cstheme="minorBidi"/>
          <w:b/>
          <w:bCs/>
          <w:rtl/>
        </w:rPr>
      </w:pPr>
      <w:r w:rsidRPr="00666B71">
        <w:rPr>
          <w:rFonts w:asciiTheme="minorBidi" w:hAnsiTheme="minorBidi" w:cstheme="minorBidi"/>
          <w:b/>
          <w:bCs/>
          <w:rtl/>
        </w:rPr>
        <w:t>הליך הגישור, המודל הפרגמטי, פישר ויורי, 1981</w:t>
      </w:r>
    </w:p>
    <w:p w14:paraId="48B0F2F9"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 xml:space="preserve">ספרם </w:t>
      </w:r>
      <w:r w:rsidRPr="00666B71">
        <w:rPr>
          <w:rFonts w:asciiTheme="minorBidi" w:hAnsiTheme="minorBidi" w:cstheme="minorBidi"/>
        </w:rPr>
        <w:t>GETTING TO YES</w:t>
      </w:r>
      <w:r w:rsidRPr="00666B71">
        <w:rPr>
          <w:rFonts w:asciiTheme="minorBidi" w:hAnsiTheme="minorBidi" w:cstheme="minorBidi"/>
          <w:rtl/>
        </w:rPr>
        <w:t>, בעברית "כן", "סיכום חיובי, לשאת ולתת בלי לוותר</w:t>
      </w:r>
    </w:p>
    <w:p w14:paraId="47661A11" w14:textId="77777777" w:rsidR="00475AAA" w:rsidRPr="00666B71" w:rsidRDefault="00475AAA" w:rsidP="00475AAA">
      <w:pPr>
        <w:pStyle w:val="ListParagraph"/>
        <w:numPr>
          <w:ilvl w:val="0"/>
          <w:numId w:val="65"/>
        </w:numPr>
        <w:bidi/>
        <w:ind w:left="1080"/>
        <w:rPr>
          <w:rFonts w:asciiTheme="minorBidi" w:hAnsiTheme="minorBidi"/>
          <w:rtl/>
        </w:rPr>
      </w:pPr>
      <w:r w:rsidRPr="00666B71">
        <w:rPr>
          <w:rFonts w:asciiTheme="minorBidi" w:hAnsiTheme="minorBidi"/>
          <w:rtl/>
        </w:rPr>
        <w:t>קבע קריטריונים אובייקטיביים</w:t>
      </w:r>
    </w:p>
    <w:p w14:paraId="3302DACA" w14:textId="77777777" w:rsidR="00475AAA" w:rsidRPr="00666B71" w:rsidRDefault="00475AAA" w:rsidP="00475AAA">
      <w:pPr>
        <w:pStyle w:val="ListParagraph"/>
        <w:numPr>
          <w:ilvl w:val="0"/>
          <w:numId w:val="65"/>
        </w:numPr>
        <w:bidi/>
        <w:ind w:left="1080"/>
        <w:rPr>
          <w:rFonts w:asciiTheme="minorBidi" w:hAnsiTheme="minorBidi"/>
          <w:rtl/>
        </w:rPr>
      </w:pPr>
      <w:r w:rsidRPr="00666B71">
        <w:rPr>
          <w:rFonts w:asciiTheme="minorBidi" w:hAnsiTheme="minorBidi"/>
          <w:rtl/>
        </w:rPr>
        <w:t>המצא אופציות לרווח הדדי (הגדלת העוגה)</w:t>
      </w:r>
    </w:p>
    <w:p w14:paraId="0F903E58" w14:textId="77777777" w:rsidR="00475AAA" w:rsidRPr="00666B71" w:rsidRDefault="00475AAA" w:rsidP="00475AAA">
      <w:pPr>
        <w:pStyle w:val="ListParagraph"/>
        <w:numPr>
          <w:ilvl w:val="0"/>
          <w:numId w:val="65"/>
        </w:numPr>
        <w:bidi/>
        <w:ind w:left="1080"/>
        <w:rPr>
          <w:rFonts w:asciiTheme="minorBidi" w:hAnsiTheme="minorBidi"/>
          <w:rtl/>
        </w:rPr>
      </w:pPr>
      <w:r w:rsidRPr="00666B71">
        <w:rPr>
          <w:rFonts w:asciiTheme="minorBidi" w:hAnsiTheme="minorBidi"/>
          <w:rtl/>
        </w:rPr>
        <w:t>התמקד באינטרסים ולא בעמדות</w:t>
      </w:r>
    </w:p>
    <w:p w14:paraId="2BB469F8" w14:textId="77777777" w:rsidR="00475AAA" w:rsidRPr="00666B71" w:rsidRDefault="00475AAA" w:rsidP="00475AAA">
      <w:pPr>
        <w:pStyle w:val="ListParagraph"/>
        <w:numPr>
          <w:ilvl w:val="0"/>
          <w:numId w:val="65"/>
        </w:numPr>
        <w:bidi/>
        <w:ind w:left="1080"/>
        <w:rPr>
          <w:rFonts w:asciiTheme="minorBidi" w:hAnsiTheme="minorBidi"/>
          <w:rtl/>
        </w:rPr>
      </w:pPr>
      <w:r w:rsidRPr="00666B71">
        <w:rPr>
          <w:rFonts w:asciiTheme="minorBidi" w:hAnsiTheme="minorBidi"/>
          <w:rtl/>
        </w:rPr>
        <w:t>הפרד אנשים מן הבעיה</w:t>
      </w:r>
    </w:p>
    <w:p w14:paraId="43522B2E" w14:textId="77777777" w:rsidR="00475AAA" w:rsidRPr="00666B71" w:rsidRDefault="00475AAA" w:rsidP="00475AAA">
      <w:pPr>
        <w:bidi/>
        <w:ind w:left="360"/>
        <w:rPr>
          <w:rFonts w:asciiTheme="minorBidi" w:hAnsiTheme="minorBidi" w:cstheme="minorBidi"/>
          <w:rtl/>
        </w:rPr>
      </w:pPr>
    </w:p>
    <w:p w14:paraId="424F669E"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הגדרת הליך הגישור עפי דר פרלמן</w:t>
      </w:r>
    </w:p>
    <w:p w14:paraId="7B208C3E" w14:textId="77777777" w:rsidR="00475AAA" w:rsidRPr="00666B71" w:rsidRDefault="00475AAA" w:rsidP="00475AAA">
      <w:pPr>
        <w:bidi/>
        <w:ind w:left="360"/>
        <w:rPr>
          <w:rFonts w:asciiTheme="minorBidi" w:hAnsiTheme="minorBidi" w:cstheme="minorBidi"/>
        </w:rPr>
      </w:pPr>
      <w:r w:rsidRPr="00666B71">
        <w:rPr>
          <w:rFonts w:asciiTheme="minorBidi" w:hAnsiTheme="minorBidi" w:cstheme="minorBidi"/>
          <w:rtl/>
        </w:rPr>
        <w:t xml:space="preserve">הליך במשפט </w:t>
      </w:r>
      <w:r w:rsidRPr="00666B71">
        <w:rPr>
          <w:rFonts w:asciiTheme="minorBidi" w:hAnsiTheme="minorBidi" w:cstheme="minorBidi"/>
          <w:u w:val="single"/>
          <w:rtl/>
        </w:rPr>
        <w:t>המודרני</w:t>
      </w:r>
      <w:r w:rsidRPr="00666B71">
        <w:rPr>
          <w:rFonts w:asciiTheme="minorBidi" w:hAnsiTheme="minorBidi" w:cstheme="minorBidi"/>
          <w:rtl/>
        </w:rPr>
        <w:t xml:space="preserve"> העשוי להתבצע </w:t>
      </w:r>
      <w:r w:rsidRPr="00666B71">
        <w:rPr>
          <w:rFonts w:asciiTheme="minorBidi" w:hAnsiTheme="minorBidi" w:cstheme="minorBidi"/>
          <w:u w:val="single"/>
          <w:rtl/>
        </w:rPr>
        <w:t>במספר מודלים</w:t>
      </w:r>
      <w:r w:rsidRPr="00666B71">
        <w:rPr>
          <w:rFonts w:asciiTheme="minorBidi" w:hAnsiTheme="minorBidi" w:cstheme="minorBidi"/>
          <w:rtl/>
        </w:rPr>
        <w:t xml:space="preserve">, שהעקרון המשותף להם הינו, כי </w:t>
      </w:r>
      <w:r w:rsidRPr="00666B71">
        <w:rPr>
          <w:rFonts w:asciiTheme="minorBidi" w:hAnsiTheme="minorBidi" w:cstheme="minorBidi"/>
          <w:u w:val="single"/>
          <w:rtl/>
        </w:rPr>
        <w:t>צד שלישי</w:t>
      </w:r>
      <w:r w:rsidRPr="00666B71">
        <w:rPr>
          <w:rFonts w:asciiTheme="minorBidi" w:hAnsiTheme="minorBidi" w:cstheme="minorBidi"/>
          <w:rtl/>
        </w:rPr>
        <w:t xml:space="preserve">, </w:t>
      </w:r>
      <w:r w:rsidRPr="00666B71">
        <w:rPr>
          <w:rFonts w:asciiTheme="minorBidi" w:hAnsiTheme="minorBidi" w:cstheme="minorBidi"/>
          <w:u w:val="single"/>
          <w:rtl/>
        </w:rPr>
        <w:t>שאינו בעל סמכות הכרעה</w:t>
      </w:r>
      <w:r w:rsidRPr="00666B71">
        <w:rPr>
          <w:rFonts w:asciiTheme="minorBidi" w:hAnsiTheme="minorBidi" w:cstheme="minorBidi"/>
          <w:rtl/>
        </w:rPr>
        <w:t xml:space="preserve">, מקבל מצדדים לסכסוך הסכמה לניהול הליך של בירור הסכסוך ביניהם </w:t>
      </w:r>
      <w:r w:rsidRPr="00666B71">
        <w:rPr>
          <w:rFonts w:asciiTheme="minorBidi" w:hAnsiTheme="minorBidi" w:cstheme="minorBidi"/>
          <w:u w:val="single"/>
          <w:rtl/>
        </w:rPr>
        <w:t>בגישה שיתופית.</w:t>
      </w:r>
    </w:p>
    <w:p w14:paraId="2AB1265A" w14:textId="77777777" w:rsidR="00475AAA" w:rsidRPr="00666B71" w:rsidRDefault="00475AAA" w:rsidP="00475AAA">
      <w:pPr>
        <w:bidi/>
        <w:ind w:left="360"/>
        <w:rPr>
          <w:rFonts w:asciiTheme="minorBidi" w:hAnsiTheme="minorBidi" w:cstheme="minorBidi"/>
          <w:rtl/>
        </w:rPr>
      </w:pPr>
    </w:p>
    <w:p w14:paraId="69192009"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למגשר אין סמכות הכרעה.</w:t>
      </w:r>
    </w:p>
    <w:p w14:paraId="03EEF534"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הליך וולונטרי</w:t>
      </w:r>
    </w:p>
    <w:p w14:paraId="01419001"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תפקידו לנהל הליך של ניהול המחלוקת בגישה שיתופית</w:t>
      </w:r>
    </w:p>
    <w:p w14:paraId="4B3E2E1C"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בישראל אין גישור חובה.</w:t>
      </w:r>
    </w:p>
    <w:p w14:paraId="2B7BC769"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 xml:space="preserve">במקומות אחרים בעולם יש חיוב לגישור, למשל במשמורת ילדים, </w:t>
      </w:r>
    </w:p>
    <w:p w14:paraId="469DC0EA" w14:textId="77777777" w:rsidR="00475AAA" w:rsidRPr="00666B71" w:rsidRDefault="00475AAA" w:rsidP="00475AAA">
      <w:pPr>
        <w:bidi/>
        <w:ind w:left="360"/>
        <w:rPr>
          <w:rFonts w:asciiTheme="minorBidi" w:hAnsiTheme="minorBidi" w:cstheme="minorBidi"/>
          <w:rtl/>
        </w:rPr>
      </w:pPr>
    </w:p>
    <w:p w14:paraId="2CFEAC92" w14:textId="77777777" w:rsidR="00475AAA" w:rsidRPr="00666B71" w:rsidRDefault="00475AAA" w:rsidP="00475AAA">
      <w:pPr>
        <w:bidi/>
        <w:ind w:left="360"/>
        <w:rPr>
          <w:rFonts w:asciiTheme="minorBidi" w:hAnsiTheme="minorBidi" w:cstheme="minorBidi"/>
          <w:b/>
          <w:bCs/>
          <w:rtl/>
        </w:rPr>
      </w:pPr>
      <w:r w:rsidRPr="00666B71">
        <w:rPr>
          <w:rFonts w:asciiTheme="minorBidi" w:hAnsiTheme="minorBidi" w:cstheme="minorBidi"/>
          <w:b/>
          <w:bCs/>
          <w:rtl/>
        </w:rPr>
        <w:t>הליך הגישור במשפט הישראלי, חקיקה</w:t>
      </w:r>
    </w:p>
    <w:p w14:paraId="412F3588" w14:textId="77777777" w:rsidR="00475AAA" w:rsidRPr="00666B71" w:rsidRDefault="00475AAA" w:rsidP="00475AAA">
      <w:pPr>
        <w:pStyle w:val="ListParagraph"/>
        <w:numPr>
          <w:ilvl w:val="2"/>
          <w:numId w:val="11"/>
        </w:numPr>
        <w:bidi/>
        <w:ind w:left="2520"/>
        <w:rPr>
          <w:rFonts w:asciiTheme="minorBidi" w:hAnsiTheme="minorBidi"/>
          <w:rtl/>
        </w:rPr>
      </w:pPr>
      <w:r w:rsidRPr="00666B71">
        <w:rPr>
          <w:rFonts w:asciiTheme="minorBidi" w:hAnsiTheme="minorBidi"/>
          <w:rtl/>
        </w:rPr>
        <w:t>הליך הגישור נכנס לתוקף ב1992. תיקון לחוק בתי המשפט (נוסח משולב), התשמ"ד 1984</w:t>
      </w:r>
    </w:p>
    <w:p w14:paraId="4B2569BD" w14:textId="77777777" w:rsidR="00475AAA" w:rsidRPr="00666B71" w:rsidRDefault="00475AAA" w:rsidP="00475AAA">
      <w:pPr>
        <w:pStyle w:val="ListParagraph"/>
        <w:numPr>
          <w:ilvl w:val="2"/>
          <w:numId w:val="11"/>
        </w:numPr>
        <w:bidi/>
        <w:ind w:left="2520"/>
        <w:rPr>
          <w:rFonts w:asciiTheme="minorBidi" w:hAnsiTheme="minorBidi"/>
          <w:rtl/>
        </w:rPr>
      </w:pPr>
      <w:r w:rsidRPr="00666B71">
        <w:rPr>
          <w:rFonts w:asciiTheme="minorBidi" w:hAnsiTheme="minorBidi"/>
          <w:rtl/>
        </w:rPr>
        <w:t>סעיף 79ג "גישור" – הליך שבו נועד מגשר עם בעלי הדין, כדי להביאם לידי הסכמה ליישוב הסכסוך, מבלי שיש בידו סמכות להכריע בו.</w:t>
      </w:r>
    </w:p>
    <w:p w14:paraId="75564E80" w14:textId="77777777" w:rsidR="00475AAA" w:rsidRPr="00666B71" w:rsidRDefault="00475AAA" w:rsidP="00475AAA">
      <w:pPr>
        <w:pStyle w:val="ListParagraph"/>
        <w:numPr>
          <w:ilvl w:val="2"/>
          <w:numId w:val="11"/>
        </w:numPr>
        <w:bidi/>
        <w:ind w:left="2520"/>
        <w:rPr>
          <w:rFonts w:asciiTheme="minorBidi" w:hAnsiTheme="minorBidi"/>
          <w:rtl/>
        </w:rPr>
      </w:pPr>
      <w:r w:rsidRPr="00666B71">
        <w:rPr>
          <w:rFonts w:asciiTheme="minorBidi" w:hAnsiTheme="minorBidi"/>
          <w:rtl/>
        </w:rPr>
        <w:t>1993 תקנות בתי משפט (גישור)</w:t>
      </w:r>
    </w:p>
    <w:p w14:paraId="0B0E7259" w14:textId="77777777" w:rsidR="00475AAA" w:rsidRPr="00666B71" w:rsidRDefault="00475AAA" w:rsidP="00475AAA">
      <w:pPr>
        <w:bidi/>
        <w:ind w:left="1800" w:firstLine="720"/>
        <w:rPr>
          <w:rFonts w:asciiTheme="minorBidi" w:hAnsiTheme="minorBidi" w:cstheme="minorBidi"/>
          <w:rtl/>
        </w:rPr>
      </w:pPr>
      <w:r w:rsidRPr="00666B71">
        <w:rPr>
          <w:rFonts w:asciiTheme="minorBidi" w:hAnsiTheme="minorBidi" w:cstheme="minorBidi"/>
          <w:rtl/>
        </w:rPr>
        <w:lastRenderedPageBreak/>
        <w:t>סעיף 2 " גישור הוא הליך שבו נועד מגשר עם בעלי הדין, כדי להביאם לידי הסכמה</w:t>
      </w:r>
    </w:p>
    <w:p w14:paraId="44457EE6" w14:textId="77777777" w:rsidR="00475AAA" w:rsidRPr="00666B71" w:rsidRDefault="00475AAA" w:rsidP="00475AAA">
      <w:pPr>
        <w:bidi/>
        <w:ind w:left="1800" w:firstLine="720"/>
        <w:rPr>
          <w:rFonts w:asciiTheme="minorBidi" w:hAnsiTheme="minorBidi" w:cstheme="minorBidi"/>
          <w:rtl/>
        </w:rPr>
      </w:pPr>
      <w:r w:rsidRPr="00666B71">
        <w:rPr>
          <w:rFonts w:asciiTheme="minorBidi" w:hAnsiTheme="minorBidi" w:cstheme="minorBidi"/>
          <w:rtl/>
        </w:rPr>
        <w:t>על יישוב הסכסוך, בין היתר על ידי בירור המנושאים שבמחלוקת, גילןי מידע הדרוש</w:t>
      </w:r>
    </w:p>
    <w:p w14:paraId="39220ABB" w14:textId="77777777" w:rsidR="00475AAA" w:rsidRPr="00666B71" w:rsidRDefault="00475AAA" w:rsidP="00475AAA">
      <w:pPr>
        <w:bidi/>
        <w:ind w:left="1800" w:firstLine="720"/>
        <w:rPr>
          <w:rFonts w:asciiTheme="minorBidi" w:hAnsiTheme="minorBidi" w:cstheme="minorBidi"/>
          <w:rtl/>
        </w:rPr>
      </w:pPr>
      <w:r w:rsidRPr="00666B71">
        <w:rPr>
          <w:rFonts w:asciiTheme="minorBidi" w:hAnsiTheme="minorBidi" w:cstheme="minorBidi"/>
          <w:rtl/>
        </w:rPr>
        <w:t>בקשר לסכסוך והצעת אפשרויות לפתרונו</w:t>
      </w:r>
    </w:p>
    <w:p w14:paraId="6A028538" w14:textId="77777777" w:rsidR="00475AAA" w:rsidRPr="00666B71" w:rsidRDefault="00475AAA" w:rsidP="00475AAA">
      <w:pPr>
        <w:pStyle w:val="ListParagraph"/>
        <w:numPr>
          <w:ilvl w:val="2"/>
          <w:numId w:val="11"/>
        </w:numPr>
        <w:bidi/>
        <w:ind w:left="2520"/>
        <w:rPr>
          <w:rFonts w:asciiTheme="minorBidi" w:hAnsiTheme="minorBidi"/>
        </w:rPr>
      </w:pPr>
      <w:r w:rsidRPr="00666B71">
        <w:rPr>
          <w:rFonts w:asciiTheme="minorBidi" w:hAnsiTheme="minorBidi"/>
          <w:rtl/>
        </w:rPr>
        <w:t>2027 – תקנות בתי המשפט (רשימת מגשרים) התשע"ח-2017</w:t>
      </w:r>
    </w:p>
    <w:p w14:paraId="7DBD94A6" w14:textId="77777777" w:rsidR="00475AAA" w:rsidRPr="00666B71" w:rsidRDefault="00475AAA" w:rsidP="00475AAA">
      <w:pPr>
        <w:bidi/>
        <w:ind w:left="360"/>
        <w:rPr>
          <w:rFonts w:asciiTheme="minorBidi" w:hAnsiTheme="minorBidi" w:cstheme="minorBidi"/>
          <w:rtl/>
        </w:rPr>
      </w:pPr>
    </w:p>
    <w:p w14:paraId="6CFCA64E"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מאפייני הליך הגישור הפרגמטי</w:t>
      </w:r>
    </w:p>
    <w:p w14:paraId="3384DDDF" w14:textId="77777777" w:rsidR="00475AAA" w:rsidRPr="00666B71" w:rsidRDefault="00475AAA" w:rsidP="00475AAA">
      <w:pPr>
        <w:pStyle w:val="ListParagraph"/>
        <w:numPr>
          <w:ilvl w:val="2"/>
          <w:numId w:val="11"/>
        </w:numPr>
        <w:bidi/>
        <w:ind w:left="2520"/>
        <w:rPr>
          <w:rFonts w:asciiTheme="minorBidi" w:hAnsiTheme="minorBidi"/>
        </w:rPr>
      </w:pPr>
      <w:r w:rsidRPr="00666B71">
        <w:rPr>
          <w:rFonts w:asciiTheme="minorBidi" w:hAnsiTheme="minorBidi"/>
          <w:rtl/>
        </w:rPr>
        <w:t>חסוי</w:t>
      </w:r>
    </w:p>
    <w:p w14:paraId="0B407E45" w14:textId="77777777" w:rsidR="00475AAA" w:rsidRPr="00666B71" w:rsidRDefault="00475AAA" w:rsidP="00475AAA">
      <w:pPr>
        <w:pStyle w:val="ListParagraph"/>
        <w:numPr>
          <w:ilvl w:val="2"/>
          <w:numId w:val="11"/>
        </w:numPr>
        <w:bidi/>
        <w:ind w:left="2520"/>
        <w:rPr>
          <w:rFonts w:asciiTheme="minorBidi" w:hAnsiTheme="minorBidi"/>
        </w:rPr>
      </w:pPr>
      <w:r w:rsidRPr="00666B71">
        <w:rPr>
          <w:rFonts w:asciiTheme="minorBidi" w:hAnsiTheme="minorBidi"/>
          <w:rtl/>
        </w:rPr>
        <w:t>שיח של צרכים ואינטרסים</w:t>
      </w:r>
    </w:p>
    <w:p w14:paraId="4438D0C4" w14:textId="77777777" w:rsidR="00475AAA" w:rsidRPr="00666B71" w:rsidRDefault="00475AAA" w:rsidP="00475AAA">
      <w:pPr>
        <w:pStyle w:val="ListParagraph"/>
        <w:numPr>
          <w:ilvl w:val="2"/>
          <w:numId w:val="11"/>
        </w:numPr>
        <w:bidi/>
        <w:ind w:left="2520"/>
        <w:rPr>
          <w:rFonts w:asciiTheme="minorBidi" w:hAnsiTheme="minorBidi"/>
        </w:rPr>
      </w:pPr>
      <w:r w:rsidRPr="00666B71">
        <w:rPr>
          <w:rFonts w:asciiTheme="minorBidi" w:hAnsiTheme="minorBidi"/>
          <w:rtl/>
        </w:rPr>
        <w:t>שיח משתף והקשבה פעילה</w:t>
      </w:r>
    </w:p>
    <w:p w14:paraId="52ADD5C7" w14:textId="77777777" w:rsidR="00475AAA" w:rsidRPr="00666B71" w:rsidRDefault="00475AAA" w:rsidP="00475AAA">
      <w:pPr>
        <w:pStyle w:val="ListParagraph"/>
        <w:numPr>
          <w:ilvl w:val="2"/>
          <w:numId w:val="11"/>
        </w:numPr>
        <w:bidi/>
        <w:ind w:left="2520"/>
        <w:rPr>
          <w:rFonts w:asciiTheme="minorBidi" w:hAnsiTheme="minorBidi"/>
        </w:rPr>
      </w:pPr>
      <w:r w:rsidRPr="00666B71">
        <w:rPr>
          <w:rFonts w:asciiTheme="minorBidi" w:hAnsiTheme="minorBidi"/>
          <w:rtl/>
        </w:rPr>
        <w:t>ביטוי אישי "מתן קול". לאפשר לבעלי הדין להישמע ישירות מפיהם ולא באמצעות צד שלישי.</w:t>
      </w:r>
    </w:p>
    <w:p w14:paraId="71EF26AE" w14:textId="77777777" w:rsidR="00475AAA" w:rsidRPr="00666B71" w:rsidRDefault="00475AAA" w:rsidP="00475AAA">
      <w:pPr>
        <w:pStyle w:val="ListParagraph"/>
        <w:numPr>
          <w:ilvl w:val="2"/>
          <w:numId w:val="11"/>
        </w:numPr>
        <w:bidi/>
        <w:ind w:left="2520"/>
        <w:rPr>
          <w:rFonts w:asciiTheme="minorBidi" w:hAnsiTheme="minorBidi"/>
          <w:rtl/>
        </w:rPr>
      </w:pPr>
      <w:r w:rsidRPr="00666B71">
        <w:rPr>
          <w:rFonts w:asciiTheme="minorBidi" w:hAnsiTheme="minorBidi"/>
          <w:rtl/>
        </w:rPr>
        <w:t xml:space="preserve">בירור מקיף – האנשים, התחושות, הנושאים. </w:t>
      </w:r>
    </w:p>
    <w:p w14:paraId="7EABD6EB" w14:textId="77777777" w:rsidR="00475AAA" w:rsidRPr="00666B71" w:rsidRDefault="00475AAA" w:rsidP="00475AAA">
      <w:pPr>
        <w:bidi/>
        <w:ind w:left="360"/>
        <w:rPr>
          <w:rFonts w:asciiTheme="minorBidi" w:hAnsiTheme="minorBidi" w:cstheme="minorBidi"/>
          <w:rtl/>
        </w:rPr>
      </w:pPr>
    </w:p>
    <w:p w14:paraId="2161035D" w14:textId="77777777" w:rsidR="00475AAA" w:rsidRPr="00666B71" w:rsidRDefault="00475AAA" w:rsidP="00475AAA">
      <w:pPr>
        <w:pStyle w:val="Heading3"/>
        <w:bidi/>
        <w:spacing w:before="0" w:after="0"/>
        <w:ind w:left="360"/>
        <w:rPr>
          <w:rFonts w:asciiTheme="minorBidi" w:hAnsiTheme="minorBidi" w:cstheme="minorBidi"/>
          <w:rtl/>
        </w:rPr>
      </w:pPr>
      <w:bookmarkStart w:id="3" w:name="_Toc186278714"/>
      <w:r w:rsidRPr="00666B71">
        <w:rPr>
          <w:rFonts w:asciiTheme="minorBidi" w:hAnsiTheme="minorBidi" w:cstheme="minorBidi"/>
          <w:rtl/>
        </w:rPr>
        <w:t>עבודת בית</w:t>
      </w:r>
      <w:bookmarkEnd w:id="3"/>
    </w:p>
    <w:p w14:paraId="21CAC25B" w14:textId="77777777" w:rsidR="00475AAA" w:rsidRPr="00666B71" w:rsidRDefault="00475AAA" w:rsidP="00475AAA">
      <w:pPr>
        <w:pStyle w:val="ListParagraph"/>
        <w:numPr>
          <w:ilvl w:val="3"/>
          <w:numId w:val="55"/>
        </w:numPr>
        <w:bidi/>
        <w:ind w:left="3240"/>
        <w:rPr>
          <w:rFonts w:asciiTheme="minorBidi" w:hAnsiTheme="minorBidi"/>
          <w:rtl/>
        </w:rPr>
      </w:pPr>
      <w:r w:rsidRPr="00666B71">
        <w:rPr>
          <w:rFonts w:asciiTheme="minorBidi" w:hAnsiTheme="minorBidi"/>
          <w:rtl/>
        </w:rPr>
        <w:t>לקרוא סיפור מקרה לפני השיעור הבא</w:t>
      </w:r>
    </w:p>
    <w:p w14:paraId="7A8EE00B" w14:textId="77777777" w:rsidR="00475AAA" w:rsidRPr="00666B71" w:rsidRDefault="00475AAA" w:rsidP="00475AAA">
      <w:pPr>
        <w:bidi/>
        <w:ind w:left="360"/>
        <w:rPr>
          <w:rFonts w:asciiTheme="minorBidi" w:hAnsiTheme="minorBidi" w:cstheme="minorBidi"/>
          <w:rtl/>
        </w:rPr>
      </w:pPr>
    </w:p>
    <w:p w14:paraId="5635EEAB" w14:textId="77777777" w:rsidR="00475AAA" w:rsidRPr="00666B71" w:rsidRDefault="00475AAA" w:rsidP="00475AAA">
      <w:pPr>
        <w:pStyle w:val="ListParagraph"/>
        <w:numPr>
          <w:ilvl w:val="3"/>
          <w:numId w:val="55"/>
        </w:numPr>
        <w:bidi/>
        <w:ind w:left="3240"/>
        <w:rPr>
          <w:rFonts w:asciiTheme="minorBidi" w:hAnsiTheme="minorBidi"/>
          <w:rtl/>
        </w:rPr>
      </w:pPr>
      <w:r w:rsidRPr="00666B71">
        <w:rPr>
          <w:rFonts w:asciiTheme="minorBidi" w:hAnsiTheme="minorBidi"/>
          <w:rtl/>
        </w:rPr>
        <w:t>לקרוא:</w:t>
      </w:r>
    </w:p>
    <w:p w14:paraId="6E120CE1" w14:textId="77777777" w:rsidR="00475AAA" w:rsidRPr="00666B71" w:rsidRDefault="00475AAA" w:rsidP="00475AAA">
      <w:pPr>
        <w:bidi/>
        <w:ind w:left="3240"/>
        <w:rPr>
          <w:rFonts w:asciiTheme="minorBidi" w:hAnsiTheme="minorBidi" w:cstheme="minorBidi"/>
          <w:rtl/>
        </w:rPr>
      </w:pPr>
      <w:r w:rsidRPr="00666B71">
        <w:rPr>
          <w:rFonts w:asciiTheme="minorBidi" w:hAnsiTheme="minorBidi" w:cstheme="minorBidi"/>
          <w:rtl/>
        </w:rPr>
        <w:t>פרלמן שופט מגשר?</w:t>
      </w:r>
    </w:p>
    <w:p w14:paraId="4585101F" w14:textId="77777777" w:rsidR="00475AAA" w:rsidRPr="00666B71" w:rsidRDefault="00475AAA" w:rsidP="00475AAA">
      <w:pPr>
        <w:bidi/>
        <w:ind w:left="3240"/>
        <w:rPr>
          <w:rFonts w:asciiTheme="minorBidi" w:hAnsiTheme="minorBidi" w:cstheme="minorBidi"/>
          <w:rtl/>
        </w:rPr>
      </w:pPr>
      <w:r w:rsidRPr="00666B71">
        <w:rPr>
          <w:rFonts w:asciiTheme="minorBidi" w:hAnsiTheme="minorBidi" w:cstheme="minorBidi"/>
          <w:rtl/>
        </w:rPr>
        <w:t>לקרוא כעת</w:t>
      </w:r>
      <w:r w:rsidRPr="00666B71">
        <w:rPr>
          <w:rFonts w:asciiTheme="minorBidi" w:hAnsiTheme="minorBidi" w:cstheme="minorBidi"/>
        </w:rPr>
        <w:t> </w:t>
      </w:r>
      <w:r w:rsidRPr="00666B71">
        <w:rPr>
          <w:rFonts w:asciiTheme="minorBidi" w:hAnsiTheme="minorBidi" w:cstheme="minorBidi"/>
          <w:rtl/>
        </w:rPr>
        <w:t>רק פרק א, עמודים 369 – 375</w:t>
      </w:r>
    </w:p>
    <w:p w14:paraId="1CC83CD2" w14:textId="77777777" w:rsidR="00475AAA" w:rsidRPr="00666B71" w:rsidRDefault="00475AAA" w:rsidP="00475AAA">
      <w:pPr>
        <w:bidi/>
        <w:ind w:left="360"/>
        <w:rPr>
          <w:rFonts w:asciiTheme="minorBidi" w:hAnsiTheme="minorBidi" w:cstheme="minorBidi"/>
          <w:rtl/>
        </w:rPr>
      </w:pPr>
    </w:p>
    <w:p w14:paraId="48D209AC"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noProof/>
          <w:rtl/>
        </w:rPr>
        <w:drawing>
          <wp:inline distT="0" distB="0" distL="0" distR="0" wp14:anchorId="3533432F" wp14:editId="0AA54043">
            <wp:extent cx="3859530" cy="1433413"/>
            <wp:effectExtent l="0" t="0" r="7620" b="0"/>
            <wp:docPr id="157077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73735" name=""/>
                    <pic:cNvPicPr/>
                  </pic:nvPicPr>
                  <pic:blipFill>
                    <a:blip r:embed="rId8"/>
                    <a:stretch>
                      <a:fillRect/>
                    </a:stretch>
                  </pic:blipFill>
                  <pic:spPr>
                    <a:xfrm>
                      <a:off x="0" y="0"/>
                      <a:ext cx="3870684" cy="1437556"/>
                    </a:xfrm>
                    <a:prstGeom prst="rect">
                      <a:avLst/>
                    </a:prstGeom>
                  </pic:spPr>
                </pic:pic>
              </a:graphicData>
            </a:graphic>
          </wp:inline>
        </w:drawing>
      </w:r>
    </w:p>
    <w:p w14:paraId="3CC9ECF7"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noProof/>
          <w:rtl/>
        </w:rPr>
        <w:lastRenderedPageBreak/>
        <w:drawing>
          <wp:inline distT="0" distB="0" distL="0" distR="0" wp14:anchorId="009F0A2F" wp14:editId="70565742">
            <wp:extent cx="3853125" cy="3835430"/>
            <wp:effectExtent l="0" t="0" r="0" b="0"/>
            <wp:docPr id="1559198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98079" name=""/>
                    <pic:cNvPicPr/>
                  </pic:nvPicPr>
                  <pic:blipFill>
                    <a:blip r:embed="rId9"/>
                    <a:stretch>
                      <a:fillRect/>
                    </a:stretch>
                  </pic:blipFill>
                  <pic:spPr>
                    <a:xfrm>
                      <a:off x="0" y="0"/>
                      <a:ext cx="3863676" cy="3845932"/>
                    </a:xfrm>
                    <a:prstGeom prst="rect">
                      <a:avLst/>
                    </a:prstGeom>
                  </pic:spPr>
                </pic:pic>
              </a:graphicData>
            </a:graphic>
          </wp:inline>
        </w:drawing>
      </w:r>
    </w:p>
    <w:p w14:paraId="2994A5A2"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noProof/>
          <w:rtl/>
        </w:rPr>
        <w:drawing>
          <wp:inline distT="0" distB="0" distL="0" distR="0" wp14:anchorId="3B5E62EF" wp14:editId="2F0635AE">
            <wp:extent cx="3784313" cy="1852737"/>
            <wp:effectExtent l="0" t="0" r="6985" b="0"/>
            <wp:docPr id="1046265986"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65986" name="Picture 1" descr="A close up of a text&#10;&#10;Description automatically generated"/>
                    <pic:cNvPicPr/>
                  </pic:nvPicPr>
                  <pic:blipFill>
                    <a:blip r:embed="rId10"/>
                    <a:stretch>
                      <a:fillRect/>
                    </a:stretch>
                  </pic:blipFill>
                  <pic:spPr>
                    <a:xfrm>
                      <a:off x="0" y="0"/>
                      <a:ext cx="3799207" cy="1860029"/>
                    </a:xfrm>
                    <a:prstGeom prst="rect">
                      <a:avLst/>
                    </a:prstGeom>
                  </pic:spPr>
                </pic:pic>
              </a:graphicData>
            </a:graphic>
          </wp:inline>
        </w:drawing>
      </w:r>
    </w:p>
    <w:p w14:paraId="46A312E4"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noProof/>
          <w:rtl/>
        </w:rPr>
        <w:drawing>
          <wp:inline distT="0" distB="0" distL="0" distR="0" wp14:anchorId="1C46194C" wp14:editId="48453E38">
            <wp:extent cx="3708456" cy="1988964"/>
            <wp:effectExtent l="0" t="0" r="6350" b="0"/>
            <wp:docPr id="566396123"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96123" name="Picture 1" descr="A close up of a text&#10;&#10;Description automatically generated"/>
                    <pic:cNvPicPr/>
                  </pic:nvPicPr>
                  <pic:blipFill>
                    <a:blip r:embed="rId11"/>
                    <a:stretch>
                      <a:fillRect/>
                    </a:stretch>
                  </pic:blipFill>
                  <pic:spPr>
                    <a:xfrm>
                      <a:off x="0" y="0"/>
                      <a:ext cx="3721479" cy="1995949"/>
                    </a:xfrm>
                    <a:prstGeom prst="rect">
                      <a:avLst/>
                    </a:prstGeom>
                  </pic:spPr>
                </pic:pic>
              </a:graphicData>
            </a:graphic>
          </wp:inline>
        </w:drawing>
      </w:r>
    </w:p>
    <w:p w14:paraId="791882E6"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noProof/>
          <w:rtl/>
        </w:rPr>
        <w:lastRenderedPageBreak/>
        <w:drawing>
          <wp:inline distT="0" distB="0" distL="0" distR="0" wp14:anchorId="2370BA5F" wp14:editId="36AA81B0">
            <wp:extent cx="3705307" cy="3718173"/>
            <wp:effectExtent l="0" t="0" r="0" b="0"/>
            <wp:docPr id="57423449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34495" name="Picture 1" descr="A close up of a text&#10;&#10;Description automatically generated"/>
                    <pic:cNvPicPr/>
                  </pic:nvPicPr>
                  <pic:blipFill>
                    <a:blip r:embed="rId12"/>
                    <a:stretch>
                      <a:fillRect/>
                    </a:stretch>
                  </pic:blipFill>
                  <pic:spPr>
                    <a:xfrm>
                      <a:off x="0" y="0"/>
                      <a:ext cx="3717766" cy="3730675"/>
                    </a:xfrm>
                    <a:prstGeom prst="rect">
                      <a:avLst/>
                    </a:prstGeom>
                  </pic:spPr>
                </pic:pic>
              </a:graphicData>
            </a:graphic>
          </wp:inline>
        </w:drawing>
      </w:r>
    </w:p>
    <w:p w14:paraId="3C62BC19"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noProof/>
          <w:rtl/>
        </w:rPr>
        <w:drawing>
          <wp:inline distT="0" distB="0" distL="0" distR="0" wp14:anchorId="463E1919" wp14:editId="5755BDF4">
            <wp:extent cx="3696473" cy="3440071"/>
            <wp:effectExtent l="0" t="0" r="0" b="8255"/>
            <wp:docPr id="142587236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72365" name="Picture 1" descr="A close up of a text&#10;&#10;Description automatically generated"/>
                    <pic:cNvPicPr/>
                  </pic:nvPicPr>
                  <pic:blipFill>
                    <a:blip r:embed="rId13"/>
                    <a:stretch>
                      <a:fillRect/>
                    </a:stretch>
                  </pic:blipFill>
                  <pic:spPr>
                    <a:xfrm>
                      <a:off x="0" y="0"/>
                      <a:ext cx="3735377" cy="3476277"/>
                    </a:xfrm>
                    <a:prstGeom prst="rect">
                      <a:avLst/>
                    </a:prstGeom>
                  </pic:spPr>
                </pic:pic>
              </a:graphicData>
            </a:graphic>
          </wp:inline>
        </w:drawing>
      </w:r>
    </w:p>
    <w:p w14:paraId="32D6DF61"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noProof/>
          <w:rtl/>
        </w:rPr>
        <w:lastRenderedPageBreak/>
        <w:drawing>
          <wp:inline distT="0" distB="0" distL="0" distR="0" wp14:anchorId="0F652CBC" wp14:editId="3771DBC6">
            <wp:extent cx="3691780" cy="4186672"/>
            <wp:effectExtent l="0" t="0" r="4445" b="4445"/>
            <wp:docPr id="705825340"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340" name="Picture 1" descr="A text on a white background&#10;&#10;Description automatically generated"/>
                    <pic:cNvPicPr/>
                  </pic:nvPicPr>
                  <pic:blipFill>
                    <a:blip r:embed="rId14"/>
                    <a:stretch>
                      <a:fillRect/>
                    </a:stretch>
                  </pic:blipFill>
                  <pic:spPr>
                    <a:xfrm>
                      <a:off x="0" y="0"/>
                      <a:ext cx="3698603" cy="4194410"/>
                    </a:xfrm>
                    <a:prstGeom prst="rect">
                      <a:avLst/>
                    </a:prstGeom>
                  </pic:spPr>
                </pic:pic>
              </a:graphicData>
            </a:graphic>
          </wp:inline>
        </w:drawing>
      </w:r>
    </w:p>
    <w:p w14:paraId="78444CF9"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noProof/>
          <w:rtl/>
        </w:rPr>
        <w:drawing>
          <wp:inline distT="0" distB="0" distL="0" distR="0" wp14:anchorId="26090C9A" wp14:editId="44354956">
            <wp:extent cx="3469143" cy="2923916"/>
            <wp:effectExtent l="0" t="0" r="0" b="0"/>
            <wp:docPr id="1405532031"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32031" name="Picture 1" descr="A text on a white background&#10;&#10;Description automatically generated"/>
                    <pic:cNvPicPr/>
                  </pic:nvPicPr>
                  <pic:blipFill>
                    <a:blip r:embed="rId15"/>
                    <a:stretch>
                      <a:fillRect/>
                    </a:stretch>
                  </pic:blipFill>
                  <pic:spPr>
                    <a:xfrm>
                      <a:off x="0" y="0"/>
                      <a:ext cx="3478125" cy="2931486"/>
                    </a:xfrm>
                    <a:prstGeom prst="rect">
                      <a:avLst/>
                    </a:prstGeom>
                  </pic:spPr>
                </pic:pic>
              </a:graphicData>
            </a:graphic>
          </wp:inline>
        </w:drawing>
      </w:r>
    </w:p>
    <w:p w14:paraId="6F49EA42" w14:textId="77777777" w:rsidR="00475AAA" w:rsidRPr="00666B71" w:rsidRDefault="00475AAA" w:rsidP="00475AAA">
      <w:pPr>
        <w:pStyle w:val="Heading2"/>
        <w:bidi/>
        <w:spacing w:before="0" w:after="0"/>
        <w:rPr>
          <w:rFonts w:asciiTheme="minorBidi" w:hAnsiTheme="minorBidi" w:cstheme="minorBidi"/>
          <w:rtl/>
          <w:lang w:val="en-IL"/>
        </w:rPr>
      </w:pPr>
      <w:bookmarkStart w:id="4" w:name="_Toc186278715"/>
      <w:r w:rsidRPr="00666B71">
        <w:rPr>
          <w:rFonts w:asciiTheme="minorBidi" w:hAnsiTheme="minorBidi" w:cstheme="minorBidi"/>
          <w:rtl/>
          <w:lang w:val="en-IL"/>
        </w:rPr>
        <w:t>שיעור 3 24-נוב-19</w:t>
      </w:r>
      <w:bookmarkEnd w:id="4"/>
    </w:p>
    <w:p w14:paraId="01ACE549" w14:textId="77777777" w:rsidR="00475AAA" w:rsidRPr="00666B71" w:rsidRDefault="00475AAA" w:rsidP="00475AAA">
      <w:pPr>
        <w:bidi/>
        <w:ind w:left="360"/>
        <w:rPr>
          <w:rFonts w:asciiTheme="minorBidi" w:hAnsiTheme="minorBidi" w:cstheme="minorBidi"/>
          <w:b/>
          <w:bCs/>
          <w:rtl/>
          <w:lang w:val="en-IL"/>
        </w:rPr>
      </w:pPr>
      <w:r w:rsidRPr="00666B71">
        <w:rPr>
          <w:rFonts w:asciiTheme="minorBidi" w:hAnsiTheme="minorBidi" w:cstheme="minorBidi"/>
          <w:b/>
          <w:bCs/>
          <w:rtl/>
          <w:lang w:val="en-IL"/>
        </w:rPr>
        <w:t>סוגי אינטרסים:</w:t>
      </w:r>
    </w:p>
    <w:p w14:paraId="60E4C602" w14:textId="77777777" w:rsidR="00475AAA" w:rsidRPr="00666B71" w:rsidRDefault="00475AAA" w:rsidP="00475AAA">
      <w:pPr>
        <w:numPr>
          <w:ilvl w:val="0"/>
          <w:numId w:val="74"/>
        </w:numPr>
        <w:bidi/>
        <w:ind w:left="1080"/>
        <w:rPr>
          <w:rFonts w:asciiTheme="minorBidi" w:hAnsiTheme="minorBidi" w:cstheme="minorBidi"/>
          <w:lang w:val="en-IL"/>
        </w:rPr>
      </w:pPr>
      <w:r w:rsidRPr="00666B71">
        <w:rPr>
          <w:rFonts w:asciiTheme="minorBidi" w:hAnsiTheme="minorBidi" w:cstheme="minorBidi"/>
          <w:rtl/>
          <w:lang w:val="en-IL"/>
        </w:rPr>
        <w:t>מוחשיים ובלתי מוחשיים</w:t>
      </w:r>
    </w:p>
    <w:p w14:paraId="438D262D" w14:textId="77777777" w:rsidR="00475AAA" w:rsidRPr="00666B71" w:rsidRDefault="00475AAA" w:rsidP="00475AAA">
      <w:pPr>
        <w:pStyle w:val="ListParagraph"/>
        <w:numPr>
          <w:ilvl w:val="1"/>
          <w:numId w:val="76"/>
        </w:numPr>
        <w:bidi/>
        <w:ind w:left="1800"/>
        <w:rPr>
          <w:rFonts w:asciiTheme="minorBidi" w:hAnsiTheme="minorBidi"/>
          <w:rtl/>
          <w:lang w:val="en-IL"/>
        </w:rPr>
      </w:pPr>
      <w:r w:rsidRPr="00666B71">
        <w:rPr>
          <w:rFonts w:asciiTheme="minorBidi" w:hAnsiTheme="minorBidi"/>
          <w:rtl/>
          <w:lang w:val="en-IL"/>
        </w:rPr>
        <w:t>מוחשי – כסף, רכוש</w:t>
      </w:r>
    </w:p>
    <w:p w14:paraId="18FE68F6" w14:textId="77777777" w:rsidR="00475AAA" w:rsidRPr="00666B71" w:rsidRDefault="00475AAA" w:rsidP="00475AAA">
      <w:pPr>
        <w:pStyle w:val="ListParagraph"/>
        <w:numPr>
          <w:ilvl w:val="1"/>
          <w:numId w:val="76"/>
        </w:numPr>
        <w:bidi/>
        <w:ind w:left="1800"/>
        <w:rPr>
          <w:rFonts w:asciiTheme="minorBidi" w:hAnsiTheme="minorBidi"/>
          <w:lang w:val="en-IL"/>
        </w:rPr>
      </w:pPr>
      <w:r w:rsidRPr="00666B71">
        <w:rPr>
          <w:rFonts w:asciiTheme="minorBidi" w:hAnsiTheme="minorBidi"/>
          <w:rtl/>
          <w:lang w:val="en-IL"/>
        </w:rPr>
        <w:t>בלתי מוחשי – כבוד, הכרה, התנצלות</w:t>
      </w:r>
    </w:p>
    <w:p w14:paraId="730D6C52" w14:textId="77777777" w:rsidR="00475AAA" w:rsidRPr="00666B71" w:rsidRDefault="00475AAA" w:rsidP="00475AAA">
      <w:pPr>
        <w:numPr>
          <w:ilvl w:val="0"/>
          <w:numId w:val="74"/>
        </w:numPr>
        <w:bidi/>
        <w:ind w:left="1080"/>
        <w:rPr>
          <w:rFonts w:asciiTheme="minorBidi" w:hAnsiTheme="minorBidi" w:cstheme="minorBidi"/>
          <w:lang w:val="en-IL"/>
        </w:rPr>
      </w:pPr>
      <w:r w:rsidRPr="00666B71">
        <w:rPr>
          <w:rFonts w:asciiTheme="minorBidi" w:hAnsiTheme="minorBidi" w:cstheme="minorBidi"/>
          <w:rtl/>
          <w:lang w:val="en-IL"/>
        </w:rPr>
        <w:t>אינטרסים הקשורים בתהליך ואינטרסים הקשורים בתוצאה</w:t>
      </w:r>
    </w:p>
    <w:p w14:paraId="65018684" w14:textId="77777777" w:rsidR="00475AAA" w:rsidRPr="00666B71" w:rsidRDefault="00475AAA" w:rsidP="00475AAA">
      <w:pPr>
        <w:pStyle w:val="ListParagraph"/>
        <w:numPr>
          <w:ilvl w:val="0"/>
          <w:numId w:val="74"/>
        </w:numPr>
        <w:bidi/>
        <w:ind w:left="1080"/>
        <w:rPr>
          <w:rFonts w:asciiTheme="minorBidi" w:hAnsiTheme="minorBidi"/>
          <w:lang w:val="en-IL"/>
        </w:rPr>
      </w:pPr>
      <w:r w:rsidRPr="00666B71">
        <w:rPr>
          <w:rFonts w:asciiTheme="minorBidi" w:hAnsiTheme="minorBidi"/>
          <w:rtl/>
          <w:lang w:val="en-IL"/>
        </w:rPr>
        <w:t>אינטרסים יכולים להיות משלימים ו/או משותפים – אינם בהכרח מנוגדים</w:t>
      </w:r>
    </w:p>
    <w:p w14:paraId="06925232" w14:textId="77777777" w:rsidR="00475AAA" w:rsidRPr="00666B71" w:rsidRDefault="00475AAA" w:rsidP="00475AAA">
      <w:pPr>
        <w:bidi/>
        <w:ind w:left="720"/>
        <w:rPr>
          <w:rFonts w:asciiTheme="minorBidi" w:hAnsiTheme="minorBidi" w:cstheme="minorBidi"/>
          <w:lang w:val="en-IL"/>
        </w:rPr>
      </w:pPr>
    </w:p>
    <w:p w14:paraId="3667EC48" w14:textId="77777777" w:rsidR="00475AAA" w:rsidRPr="00666B71" w:rsidRDefault="00475AAA" w:rsidP="00475AAA">
      <w:pPr>
        <w:bidi/>
        <w:ind w:left="360"/>
        <w:rPr>
          <w:rFonts w:asciiTheme="minorBidi" w:hAnsiTheme="minorBidi" w:cstheme="minorBidi"/>
          <w:b/>
          <w:bCs/>
          <w:rtl/>
          <w:lang w:val="en-IL"/>
        </w:rPr>
      </w:pPr>
      <w:r w:rsidRPr="00666B71">
        <w:rPr>
          <w:rFonts w:asciiTheme="minorBidi" w:hAnsiTheme="minorBidi" w:cstheme="minorBidi"/>
          <w:b/>
          <w:bCs/>
          <w:rtl/>
          <w:lang w:val="en-IL"/>
        </w:rPr>
        <w:t>אינטרסים שכיחים:</w:t>
      </w:r>
    </w:p>
    <w:p w14:paraId="4BE04EC3" w14:textId="77777777" w:rsidR="00475AAA" w:rsidRPr="00666B71" w:rsidRDefault="00475AAA" w:rsidP="00475AAA">
      <w:pPr>
        <w:numPr>
          <w:ilvl w:val="0"/>
          <w:numId w:val="75"/>
        </w:numPr>
        <w:bidi/>
        <w:ind w:left="1080"/>
        <w:rPr>
          <w:rFonts w:asciiTheme="minorBidi" w:hAnsiTheme="minorBidi" w:cstheme="minorBidi"/>
          <w:lang w:val="en-IL"/>
        </w:rPr>
      </w:pPr>
      <w:r w:rsidRPr="00666B71">
        <w:rPr>
          <w:rFonts w:asciiTheme="minorBidi" w:hAnsiTheme="minorBidi" w:cstheme="minorBidi"/>
          <w:rtl/>
          <w:lang w:val="en-IL"/>
        </w:rPr>
        <w:lastRenderedPageBreak/>
        <w:t>שמירה על מערכת יחסים טובה עתידית (לרבות שמירת לקוח, המשך שיתוף פעולה, התייחסות לילד משותף, לעסק משותף)</w:t>
      </w:r>
    </w:p>
    <w:p w14:paraId="773A690D" w14:textId="77777777" w:rsidR="00475AAA" w:rsidRPr="00666B71" w:rsidRDefault="00475AAA" w:rsidP="00475AAA">
      <w:pPr>
        <w:numPr>
          <w:ilvl w:val="0"/>
          <w:numId w:val="75"/>
        </w:numPr>
        <w:bidi/>
        <w:ind w:left="1080"/>
        <w:rPr>
          <w:rFonts w:asciiTheme="minorBidi" w:hAnsiTheme="minorBidi" w:cstheme="minorBidi"/>
          <w:lang w:val="en-IL"/>
        </w:rPr>
      </w:pPr>
      <w:r w:rsidRPr="00666B71">
        <w:rPr>
          <w:rFonts w:asciiTheme="minorBidi" w:hAnsiTheme="minorBidi" w:cstheme="minorBidi"/>
          <w:rtl/>
          <w:lang w:val="en-IL"/>
        </w:rPr>
        <w:t>הוקרה, הערכה</w:t>
      </w:r>
    </w:p>
    <w:p w14:paraId="16DD0C3D" w14:textId="77777777" w:rsidR="00475AAA" w:rsidRPr="00666B71" w:rsidRDefault="00475AAA" w:rsidP="00475AAA">
      <w:pPr>
        <w:numPr>
          <w:ilvl w:val="0"/>
          <w:numId w:val="75"/>
        </w:numPr>
        <w:bidi/>
        <w:ind w:left="1080"/>
        <w:rPr>
          <w:rFonts w:asciiTheme="minorBidi" w:hAnsiTheme="minorBidi" w:cstheme="minorBidi"/>
          <w:lang w:val="en-IL"/>
        </w:rPr>
      </w:pPr>
      <w:r w:rsidRPr="00666B71">
        <w:rPr>
          <w:rFonts w:asciiTheme="minorBidi" w:hAnsiTheme="minorBidi" w:cstheme="minorBidi"/>
          <w:rtl/>
          <w:lang w:val="en-IL"/>
        </w:rPr>
        <w:t>התנצלות</w:t>
      </w:r>
    </w:p>
    <w:p w14:paraId="392B4505" w14:textId="77777777" w:rsidR="00475AAA" w:rsidRPr="00666B71" w:rsidRDefault="00475AAA" w:rsidP="00475AAA">
      <w:pPr>
        <w:numPr>
          <w:ilvl w:val="0"/>
          <w:numId w:val="75"/>
        </w:numPr>
        <w:bidi/>
        <w:ind w:left="1080"/>
        <w:rPr>
          <w:rFonts w:asciiTheme="minorBidi" w:hAnsiTheme="minorBidi" w:cstheme="minorBidi"/>
          <w:lang w:val="en-IL"/>
        </w:rPr>
      </w:pPr>
      <w:r w:rsidRPr="00666B71">
        <w:rPr>
          <w:rFonts w:asciiTheme="minorBidi" w:hAnsiTheme="minorBidi" w:cstheme="minorBidi"/>
          <w:rtl/>
          <w:lang w:val="en-IL"/>
        </w:rPr>
        <w:t>כסף – תשלום המגיע בגין התחייבות, או פיצוי על נזק שנגרם, הפסד וכו'</w:t>
      </w:r>
    </w:p>
    <w:p w14:paraId="4C03A7E2" w14:textId="77777777" w:rsidR="00475AAA" w:rsidRPr="00666B71" w:rsidRDefault="00475AAA" w:rsidP="00475AAA">
      <w:pPr>
        <w:numPr>
          <w:ilvl w:val="0"/>
          <w:numId w:val="75"/>
        </w:numPr>
        <w:bidi/>
        <w:ind w:left="1080"/>
        <w:rPr>
          <w:rFonts w:asciiTheme="minorBidi" w:hAnsiTheme="minorBidi" w:cstheme="minorBidi"/>
          <w:lang w:val="en-IL"/>
        </w:rPr>
      </w:pPr>
      <w:r w:rsidRPr="00666B71">
        <w:rPr>
          <w:rFonts w:asciiTheme="minorBidi" w:hAnsiTheme="minorBidi" w:cstheme="minorBidi"/>
          <w:rtl/>
          <w:lang w:val="en-IL"/>
        </w:rPr>
        <w:t>מוניטין</w:t>
      </w:r>
    </w:p>
    <w:p w14:paraId="434C657D" w14:textId="77777777" w:rsidR="00475AAA" w:rsidRPr="00666B71" w:rsidRDefault="00475AAA" w:rsidP="00475AAA">
      <w:pPr>
        <w:pStyle w:val="ListParagraph"/>
        <w:numPr>
          <w:ilvl w:val="0"/>
          <w:numId w:val="75"/>
        </w:numPr>
        <w:bidi/>
        <w:ind w:left="1080"/>
        <w:rPr>
          <w:rFonts w:asciiTheme="minorBidi" w:hAnsiTheme="minorBidi"/>
          <w:lang w:val="en-IL"/>
        </w:rPr>
      </w:pPr>
      <w:r w:rsidRPr="00666B71">
        <w:rPr>
          <w:rFonts w:asciiTheme="minorBidi" w:hAnsiTheme="minorBidi"/>
          <w:rtl/>
          <w:lang w:val="en-IL"/>
        </w:rPr>
        <w:t>יציבות</w:t>
      </w:r>
    </w:p>
    <w:p w14:paraId="64DE44D3" w14:textId="77777777" w:rsidR="00475AAA" w:rsidRPr="00666B71" w:rsidRDefault="00475AAA" w:rsidP="00475AAA">
      <w:pPr>
        <w:bidi/>
        <w:ind w:left="360"/>
        <w:rPr>
          <w:rFonts w:asciiTheme="minorBidi" w:hAnsiTheme="minorBidi" w:cstheme="minorBidi"/>
          <w:b/>
          <w:bCs/>
          <w:rtl/>
          <w:lang w:val="en-IL"/>
        </w:rPr>
      </w:pPr>
      <w:r w:rsidRPr="00666B71">
        <w:rPr>
          <w:rFonts w:asciiTheme="minorBidi" w:hAnsiTheme="minorBidi" w:cstheme="minorBidi"/>
          <w:b/>
          <w:bCs/>
          <w:rtl/>
          <w:lang w:val="en-IL"/>
        </w:rPr>
        <w:t>מאפייני הליך הגישור הפרגמטי</w:t>
      </w:r>
    </w:p>
    <w:p w14:paraId="3E033961" w14:textId="77777777" w:rsidR="00475AAA" w:rsidRPr="00666B71" w:rsidRDefault="00475AAA" w:rsidP="00475AAA">
      <w:pPr>
        <w:numPr>
          <w:ilvl w:val="0"/>
          <w:numId w:val="77"/>
        </w:numPr>
        <w:bidi/>
        <w:ind w:left="1080"/>
        <w:rPr>
          <w:rFonts w:asciiTheme="minorBidi" w:hAnsiTheme="minorBidi" w:cstheme="minorBidi"/>
          <w:lang w:val="en-IL"/>
        </w:rPr>
      </w:pPr>
      <w:r w:rsidRPr="00666B71">
        <w:rPr>
          <w:rFonts w:asciiTheme="minorBidi" w:hAnsiTheme="minorBidi" w:cstheme="minorBidi"/>
          <w:rtl/>
          <w:lang w:val="en-IL"/>
        </w:rPr>
        <w:t>חסוי</w:t>
      </w:r>
    </w:p>
    <w:p w14:paraId="1CBD1934" w14:textId="77777777" w:rsidR="00475AAA" w:rsidRPr="00666B71" w:rsidRDefault="00475AAA" w:rsidP="00475AAA">
      <w:pPr>
        <w:numPr>
          <w:ilvl w:val="0"/>
          <w:numId w:val="77"/>
        </w:numPr>
        <w:bidi/>
        <w:ind w:left="1080"/>
        <w:rPr>
          <w:rFonts w:asciiTheme="minorBidi" w:hAnsiTheme="minorBidi" w:cstheme="minorBidi"/>
          <w:lang w:val="en-IL"/>
        </w:rPr>
      </w:pPr>
      <w:r w:rsidRPr="00666B71">
        <w:rPr>
          <w:rFonts w:asciiTheme="minorBidi" w:hAnsiTheme="minorBidi" w:cstheme="minorBidi"/>
          <w:rtl/>
          <w:lang w:val="en-IL"/>
        </w:rPr>
        <w:t>שיח של צרכים ואינטרסים</w:t>
      </w:r>
    </w:p>
    <w:p w14:paraId="1D7CA700" w14:textId="77777777" w:rsidR="00475AAA" w:rsidRPr="00666B71" w:rsidRDefault="00475AAA" w:rsidP="00475AAA">
      <w:pPr>
        <w:numPr>
          <w:ilvl w:val="0"/>
          <w:numId w:val="77"/>
        </w:numPr>
        <w:bidi/>
        <w:ind w:left="1080"/>
        <w:rPr>
          <w:rFonts w:asciiTheme="minorBidi" w:hAnsiTheme="minorBidi" w:cstheme="minorBidi"/>
          <w:lang w:val="en-IL"/>
        </w:rPr>
      </w:pPr>
      <w:r w:rsidRPr="00666B71">
        <w:rPr>
          <w:rFonts w:asciiTheme="minorBidi" w:hAnsiTheme="minorBidi" w:cstheme="minorBidi"/>
          <w:rtl/>
          <w:lang w:val="en-IL"/>
        </w:rPr>
        <w:t xml:space="preserve">שיח משתף והקשבה פעילה </w:t>
      </w:r>
    </w:p>
    <w:p w14:paraId="521F6CF0" w14:textId="77777777" w:rsidR="00475AAA" w:rsidRPr="00666B71" w:rsidRDefault="00475AAA" w:rsidP="00475AAA">
      <w:pPr>
        <w:numPr>
          <w:ilvl w:val="0"/>
          <w:numId w:val="77"/>
        </w:numPr>
        <w:bidi/>
        <w:ind w:left="1080"/>
        <w:rPr>
          <w:rFonts w:asciiTheme="minorBidi" w:hAnsiTheme="minorBidi" w:cstheme="minorBidi"/>
          <w:lang w:val="en-IL"/>
        </w:rPr>
      </w:pPr>
      <w:r w:rsidRPr="00666B71">
        <w:rPr>
          <w:rFonts w:asciiTheme="minorBidi" w:hAnsiTheme="minorBidi" w:cstheme="minorBidi"/>
          <w:rtl/>
          <w:lang w:val="en-IL"/>
        </w:rPr>
        <w:t>ביטוי אישי ("מתן קול")</w:t>
      </w:r>
    </w:p>
    <w:p w14:paraId="1AA30709" w14:textId="77777777" w:rsidR="00475AAA" w:rsidRPr="00666B71" w:rsidRDefault="00475AAA" w:rsidP="00475AAA">
      <w:pPr>
        <w:numPr>
          <w:ilvl w:val="0"/>
          <w:numId w:val="77"/>
        </w:numPr>
        <w:bidi/>
        <w:ind w:left="1080"/>
        <w:rPr>
          <w:rFonts w:asciiTheme="minorBidi" w:hAnsiTheme="minorBidi" w:cstheme="minorBidi"/>
          <w:lang w:val="en-IL"/>
        </w:rPr>
      </w:pPr>
      <w:r w:rsidRPr="00666B71">
        <w:rPr>
          <w:rFonts w:asciiTheme="minorBidi" w:hAnsiTheme="minorBidi" w:cstheme="minorBidi"/>
          <w:rtl/>
          <w:lang w:val="en-IL"/>
        </w:rPr>
        <w:t xml:space="preserve">ברור מקיף (האנשים, התחושות, הנושאים) </w:t>
      </w:r>
    </w:p>
    <w:p w14:paraId="7B51A18F"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u w:val="single"/>
          <w:rtl/>
          <w:lang w:val="en-IL"/>
        </w:rPr>
        <w:t>מאפייני הליך הגישור הפרגמטי-</w:t>
      </w:r>
      <w:r w:rsidRPr="00666B71">
        <w:rPr>
          <w:rFonts w:asciiTheme="minorBidi" w:hAnsiTheme="minorBidi" w:cstheme="minorBidi"/>
          <w:rtl/>
          <w:lang w:val="en-IL"/>
        </w:rPr>
        <w:t xml:space="preserve"> </w:t>
      </w:r>
      <w:r w:rsidRPr="00666B71">
        <w:rPr>
          <w:rFonts w:asciiTheme="minorBidi" w:hAnsiTheme="minorBidi" w:cstheme="minorBidi"/>
          <w:b/>
          <w:bCs/>
          <w:rtl/>
          <w:lang w:val="en-IL"/>
        </w:rPr>
        <w:t>הפתרון</w:t>
      </w:r>
    </w:p>
    <w:p w14:paraId="05AFDB1F" w14:textId="77777777" w:rsidR="00475AAA" w:rsidRPr="00666B71" w:rsidRDefault="00475AAA" w:rsidP="00475AAA">
      <w:pPr>
        <w:bidi/>
        <w:ind w:left="1080"/>
        <w:rPr>
          <w:rFonts w:asciiTheme="minorBidi" w:hAnsiTheme="minorBidi" w:cstheme="minorBidi"/>
          <w:lang w:val="en-IL"/>
        </w:rPr>
      </w:pPr>
      <w:r w:rsidRPr="00666B71">
        <w:rPr>
          <w:rFonts w:asciiTheme="minorBidi" w:hAnsiTheme="minorBidi" w:cstheme="minorBidi"/>
          <w:rtl/>
          <w:lang w:val="en-IL"/>
        </w:rPr>
        <w:t>6.</w:t>
      </w:r>
      <w:r w:rsidRPr="00666B71">
        <w:rPr>
          <w:rFonts w:asciiTheme="minorBidi" w:hAnsiTheme="minorBidi" w:cstheme="minorBidi"/>
          <w:rtl/>
          <w:lang w:val="en-IL"/>
        </w:rPr>
        <w:tab/>
        <w:t>שליטה על התוצאה ואוטונומיית הצד לסכסוך</w:t>
      </w:r>
    </w:p>
    <w:p w14:paraId="4675E497" w14:textId="77777777" w:rsidR="00475AAA" w:rsidRPr="00666B71" w:rsidRDefault="00475AAA" w:rsidP="00475AAA">
      <w:pPr>
        <w:bidi/>
        <w:ind w:left="1080"/>
        <w:rPr>
          <w:rFonts w:asciiTheme="minorBidi" w:hAnsiTheme="minorBidi" w:cstheme="minorBidi"/>
          <w:lang w:val="en-IL"/>
        </w:rPr>
      </w:pPr>
      <w:r w:rsidRPr="00666B71">
        <w:rPr>
          <w:rFonts w:asciiTheme="minorBidi" w:hAnsiTheme="minorBidi" w:cstheme="minorBidi"/>
          <w:rtl/>
          <w:lang w:val="en-IL"/>
        </w:rPr>
        <w:t>7.</w:t>
      </w:r>
      <w:r w:rsidRPr="00666B71">
        <w:rPr>
          <w:rFonts w:asciiTheme="minorBidi" w:hAnsiTheme="minorBidi" w:cstheme="minorBidi"/>
          <w:rtl/>
          <w:lang w:val="en-IL"/>
        </w:rPr>
        <w:tab/>
        <w:t>עשוי להיות יצירתי ומגוון</w:t>
      </w:r>
    </w:p>
    <w:p w14:paraId="33CF54C4" w14:textId="77777777" w:rsidR="00475AAA" w:rsidRPr="00666B71" w:rsidRDefault="00475AAA" w:rsidP="00475AAA">
      <w:pPr>
        <w:bidi/>
        <w:ind w:left="1080"/>
        <w:rPr>
          <w:rFonts w:asciiTheme="minorBidi" w:hAnsiTheme="minorBidi" w:cstheme="minorBidi"/>
          <w:lang w:val="en-IL"/>
        </w:rPr>
      </w:pPr>
      <w:r w:rsidRPr="00666B71">
        <w:rPr>
          <w:rFonts w:asciiTheme="minorBidi" w:hAnsiTheme="minorBidi" w:cstheme="minorBidi"/>
          <w:rtl/>
          <w:lang w:val="en-IL"/>
        </w:rPr>
        <w:t>8.</w:t>
      </w:r>
      <w:r w:rsidRPr="00666B71">
        <w:rPr>
          <w:rFonts w:asciiTheme="minorBidi" w:hAnsiTheme="minorBidi" w:cstheme="minorBidi"/>
          <w:rtl/>
          <w:lang w:val="en-IL"/>
        </w:rPr>
        <w:tab/>
        <w:t>מותאם לצרכי הצדדים הפרטניים</w:t>
      </w:r>
    </w:p>
    <w:p w14:paraId="33F3A9DD" w14:textId="77777777" w:rsidR="00475AAA" w:rsidRPr="00666B71" w:rsidRDefault="00475AAA" w:rsidP="00475AAA">
      <w:pPr>
        <w:bidi/>
        <w:ind w:left="1080"/>
        <w:rPr>
          <w:rFonts w:asciiTheme="minorBidi" w:hAnsiTheme="minorBidi" w:cstheme="minorBidi"/>
          <w:lang w:val="en-IL"/>
        </w:rPr>
      </w:pPr>
      <w:r w:rsidRPr="00666B71">
        <w:rPr>
          <w:rFonts w:asciiTheme="minorBidi" w:hAnsiTheme="minorBidi" w:cstheme="minorBidi"/>
          <w:rtl/>
          <w:lang w:val="en-IL"/>
        </w:rPr>
        <w:t>9.</w:t>
      </w:r>
      <w:r w:rsidRPr="00666B71">
        <w:rPr>
          <w:rFonts w:asciiTheme="minorBidi" w:hAnsiTheme="minorBidi" w:cstheme="minorBidi"/>
          <w:rtl/>
          <w:lang w:val="en-IL"/>
        </w:rPr>
        <w:tab/>
        <w:t>צופה פני עתיד (מאפשר המשך שיתוף פעולה, קשר)</w:t>
      </w:r>
    </w:p>
    <w:p w14:paraId="25C841C7" w14:textId="77777777" w:rsidR="00475AAA" w:rsidRPr="00666B71" w:rsidRDefault="00475AAA" w:rsidP="00475AAA">
      <w:pPr>
        <w:bidi/>
        <w:ind w:left="1080"/>
        <w:rPr>
          <w:rFonts w:asciiTheme="minorBidi" w:hAnsiTheme="minorBidi" w:cstheme="minorBidi"/>
          <w:lang w:val="en-IL"/>
        </w:rPr>
      </w:pPr>
      <w:r w:rsidRPr="00666B71">
        <w:rPr>
          <w:rFonts w:asciiTheme="minorBidi" w:hAnsiTheme="minorBidi" w:cstheme="minorBidi"/>
          <w:rtl/>
          <w:lang w:val="en-IL"/>
        </w:rPr>
        <w:t>10.</w:t>
      </w:r>
      <w:r w:rsidRPr="00666B71">
        <w:rPr>
          <w:rFonts w:asciiTheme="minorBidi" w:hAnsiTheme="minorBidi" w:cstheme="minorBidi"/>
          <w:rtl/>
          <w:lang w:val="en-IL"/>
        </w:rPr>
        <w:tab/>
        <w:t>משיא רווח הדדי</w:t>
      </w:r>
    </w:p>
    <w:p w14:paraId="0E903581" w14:textId="77777777" w:rsidR="00475AAA" w:rsidRPr="00666B71" w:rsidRDefault="00475AAA" w:rsidP="00475AAA">
      <w:pPr>
        <w:bidi/>
        <w:ind w:left="360"/>
        <w:rPr>
          <w:rFonts w:asciiTheme="minorBidi" w:hAnsiTheme="minorBidi" w:cstheme="minorBidi"/>
          <w:rtl/>
          <w:lang w:val="en-IL"/>
        </w:rPr>
      </w:pPr>
    </w:p>
    <w:p w14:paraId="4D6150E8"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b/>
          <w:bCs/>
          <w:rtl/>
        </w:rPr>
        <w:t>השוואה בין הליך השפיטה המסורתי להליך הגישור הפרגמטי</w:t>
      </w:r>
    </w:p>
    <w:tbl>
      <w:tblPr>
        <w:bidiVisual/>
        <w:tblW w:w="8400" w:type="dxa"/>
        <w:tblInd w:w="602" w:type="dxa"/>
        <w:tblLook w:val="04A0" w:firstRow="1" w:lastRow="0" w:firstColumn="1" w:lastColumn="0" w:noHBand="0" w:noVBand="1"/>
      </w:tblPr>
      <w:tblGrid>
        <w:gridCol w:w="2800"/>
        <w:gridCol w:w="2800"/>
        <w:gridCol w:w="2800"/>
      </w:tblGrid>
      <w:tr w:rsidR="00475AAA" w:rsidRPr="00666B71" w14:paraId="0D1827FF" w14:textId="77777777" w:rsidTr="00854906">
        <w:trPr>
          <w:trHeight w:val="290"/>
        </w:trPr>
        <w:tc>
          <w:tcPr>
            <w:tcW w:w="2800" w:type="dxa"/>
            <w:tcBorders>
              <w:top w:val="single" w:sz="8" w:space="0" w:color="FFFFFF"/>
              <w:left w:val="single" w:sz="8" w:space="0" w:color="FFFFFF"/>
              <w:bottom w:val="single" w:sz="12" w:space="0" w:color="FFFFFF"/>
              <w:right w:val="single" w:sz="8" w:space="0" w:color="FFFFFF"/>
            </w:tcBorders>
            <w:shd w:val="clear" w:color="000000" w:fill="4F81BD"/>
            <w:vAlign w:val="center"/>
            <w:hideMark/>
          </w:tcPr>
          <w:p w14:paraId="2969B338" w14:textId="77777777" w:rsidR="00475AAA" w:rsidRPr="00666B71" w:rsidRDefault="00475AAA" w:rsidP="00475AAA">
            <w:pPr>
              <w:bidi/>
              <w:ind w:left="360"/>
              <w:rPr>
                <w:rFonts w:asciiTheme="minorBidi" w:hAnsiTheme="minorBidi" w:cstheme="minorBidi"/>
                <w:color w:val="000000"/>
              </w:rPr>
            </w:pPr>
            <w:r w:rsidRPr="00666B71">
              <w:rPr>
                <w:rFonts w:asciiTheme="minorBidi" w:hAnsiTheme="minorBidi" w:cstheme="minorBidi"/>
                <w:color w:val="000000"/>
                <w:rtl/>
              </w:rPr>
              <w:t> </w:t>
            </w:r>
          </w:p>
        </w:tc>
        <w:tc>
          <w:tcPr>
            <w:tcW w:w="2800" w:type="dxa"/>
            <w:tcBorders>
              <w:top w:val="single" w:sz="8" w:space="0" w:color="FFFFFF"/>
              <w:left w:val="single" w:sz="8" w:space="0" w:color="FFFFFF"/>
              <w:bottom w:val="single" w:sz="12" w:space="0" w:color="FFFFFF"/>
              <w:right w:val="nil"/>
            </w:tcBorders>
            <w:shd w:val="clear" w:color="000000" w:fill="4F81BD"/>
            <w:vAlign w:val="center"/>
            <w:hideMark/>
          </w:tcPr>
          <w:p w14:paraId="570D2423" w14:textId="77777777" w:rsidR="00475AAA" w:rsidRPr="00666B71" w:rsidRDefault="00475AAA" w:rsidP="00475AAA">
            <w:pPr>
              <w:bidi/>
              <w:ind w:left="360"/>
              <w:rPr>
                <w:rFonts w:asciiTheme="minorBidi" w:hAnsiTheme="minorBidi" w:cstheme="minorBidi"/>
                <w:b/>
                <w:bCs/>
                <w:color w:val="000000"/>
                <w:rtl/>
              </w:rPr>
            </w:pPr>
            <w:r w:rsidRPr="00666B71">
              <w:rPr>
                <w:rFonts w:asciiTheme="minorBidi" w:hAnsiTheme="minorBidi" w:cstheme="minorBidi"/>
                <w:b/>
                <w:bCs/>
                <w:color w:val="000000"/>
                <w:rtl/>
              </w:rPr>
              <w:t>שפיטה</w:t>
            </w:r>
          </w:p>
        </w:tc>
        <w:tc>
          <w:tcPr>
            <w:tcW w:w="2800" w:type="dxa"/>
            <w:tcBorders>
              <w:top w:val="single" w:sz="8" w:space="0" w:color="FFFFFF"/>
              <w:left w:val="single" w:sz="8" w:space="0" w:color="FFFFFF"/>
              <w:bottom w:val="single" w:sz="12" w:space="0" w:color="FFFFFF"/>
              <w:right w:val="nil"/>
            </w:tcBorders>
            <w:shd w:val="clear" w:color="000000" w:fill="4F81BD"/>
            <w:vAlign w:val="center"/>
            <w:hideMark/>
          </w:tcPr>
          <w:p w14:paraId="2E3046C8" w14:textId="77777777" w:rsidR="00475AAA" w:rsidRPr="00666B71" w:rsidRDefault="00475AAA" w:rsidP="00475AAA">
            <w:pPr>
              <w:bidi/>
              <w:ind w:left="360"/>
              <w:rPr>
                <w:rFonts w:asciiTheme="minorBidi" w:hAnsiTheme="minorBidi" w:cstheme="minorBidi"/>
                <w:b/>
                <w:bCs/>
                <w:color w:val="000000"/>
                <w:rtl/>
              </w:rPr>
            </w:pPr>
            <w:r w:rsidRPr="00666B71">
              <w:rPr>
                <w:rFonts w:asciiTheme="minorBidi" w:hAnsiTheme="minorBidi" w:cstheme="minorBidi"/>
                <w:b/>
                <w:bCs/>
                <w:color w:val="000000"/>
                <w:rtl/>
              </w:rPr>
              <w:t>גישור</w:t>
            </w:r>
          </w:p>
        </w:tc>
      </w:tr>
      <w:tr w:rsidR="00475AAA" w:rsidRPr="00666B71" w14:paraId="5306B576" w14:textId="77777777" w:rsidTr="00854906">
        <w:trPr>
          <w:trHeight w:val="310"/>
        </w:trPr>
        <w:tc>
          <w:tcPr>
            <w:tcW w:w="2800" w:type="dxa"/>
            <w:tcBorders>
              <w:top w:val="nil"/>
              <w:left w:val="single" w:sz="8" w:space="0" w:color="FFFFFF"/>
              <w:bottom w:val="single" w:sz="8" w:space="0" w:color="FFFFFF"/>
              <w:right w:val="single" w:sz="8" w:space="0" w:color="FFFFFF"/>
            </w:tcBorders>
            <w:shd w:val="clear" w:color="000000" w:fill="D0D8E8"/>
            <w:vAlign w:val="center"/>
            <w:hideMark/>
          </w:tcPr>
          <w:p w14:paraId="72C32418" w14:textId="77777777" w:rsidR="00475AAA" w:rsidRPr="00666B71" w:rsidRDefault="00475AAA" w:rsidP="00475AAA">
            <w:pPr>
              <w:bidi/>
              <w:ind w:left="360"/>
              <w:rPr>
                <w:rFonts w:asciiTheme="minorBidi" w:hAnsiTheme="minorBidi" w:cstheme="minorBidi"/>
                <w:color w:val="000000"/>
                <w:rtl/>
              </w:rPr>
            </w:pPr>
            <w:r w:rsidRPr="00666B71">
              <w:rPr>
                <w:rFonts w:asciiTheme="minorBidi" w:hAnsiTheme="minorBidi" w:cstheme="minorBidi"/>
                <w:color w:val="000000"/>
                <w:rtl/>
              </w:rPr>
              <w:t>זמן (תחילת הדיון, משך וסיום)</w:t>
            </w:r>
          </w:p>
        </w:tc>
        <w:tc>
          <w:tcPr>
            <w:tcW w:w="2800" w:type="dxa"/>
            <w:tcBorders>
              <w:top w:val="nil"/>
              <w:left w:val="single" w:sz="8" w:space="0" w:color="FFFFFF"/>
              <w:bottom w:val="single" w:sz="8" w:space="0" w:color="FFFFFF"/>
              <w:right w:val="nil"/>
            </w:tcBorders>
            <w:shd w:val="clear" w:color="000000" w:fill="D0D8E8"/>
            <w:hideMark/>
          </w:tcPr>
          <w:p w14:paraId="434CB158" w14:textId="77777777" w:rsidR="00475AAA" w:rsidRPr="00666B71" w:rsidRDefault="00475AAA" w:rsidP="00475AAA">
            <w:pPr>
              <w:bidi/>
              <w:ind w:left="360"/>
              <w:rPr>
                <w:rFonts w:asciiTheme="minorBidi" w:hAnsiTheme="minorBidi" w:cstheme="minorBidi"/>
                <w:color w:val="000000"/>
              </w:rPr>
            </w:pPr>
            <w:r w:rsidRPr="00666B71">
              <w:rPr>
                <w:rFonts w:asciiTheme="minorBidi" w:hAnsiTheme="minorBidi" w:cstheme="minorBidi"/>
                <w:color w:val="000000"/>
              </w:rPr>
              <w:t> </w:t>
            </w:r>
            <w:r w:rsidRPr="00666B71">
              <w:rPr>
                <w:rFonts w:asciiTheme="minorBidi" w:hAnsiTheme="minorBidi" w:cstheme="minorBidi"/>
                <w:color w:val="000000"/>
                <w:rtl/>
              </w:rPr>
              <w:t>ארוכה</w:t>
            </w:r>
          </w:p>
        </w:tc>
        <w:tc>
          <w:tcPr>
            <w:tcW w:w="2800" w:type="dxa"/>
            <w:tcBorders>
              <w:top w:val="nil"/>
              <w:left w:val="single" w:sz="8" w:space="0" w:color="FFFFFF"/>
              <w:bottom w:val="single" w:sz="8" w:space="0" w:color="FFFFFF"/>
              <w:right w:val="nil"/>
            </w:tcBorders>
            <w:shd w:val="clear" w:color="000000" w:fill="D0D8E8"/>
            <w:hideMark/>
          </w:tcPr>
          <w:p w14:paraId="703C43EC" w14:textId="77777777" w:rsidR="00475AAA" w:rsidRPr="00666B71" w:rsidRDefault="00475AAA" w:rsidP="00475AAA">
            <w:pPr>
              <w:bidi/>
              <w:ind w:left="360"/>
              <w:rPr>
                <w:rFonts w:asciiTheme="minorBidi" w:hAnsiTheme="minorBidi" w:cstheme="minorBidi"/>
                <w:color w:val="000000"/>
              </w:rPr>
            </w:pPr>
            <w:r w:rsidRPr="00666B71">
              <w:rPr>
                <w:rFonts w:asciiTheme="minorBidi" w:hAnsiTheme="minorBidi" w:cstheme="minorBidi"/>
                <w:color w:val="000000"/>
                <w:rtl/>
              </w:rPr>
              <w:t>קצרה יתר</w:t>
            </w:r>
            <w:r w:rsidRPr="00666B71">
              <w:rPr>
                <w:rFonts w:asciiTheme="minorBidi" w:hAnsiTheme="minorBidi" w:cstheme="minorBidi"/>
                <w:color w:val="000000"/>
              </w:rPr>
              <w:t> </w:t>
            </w:r>
          </w:p>
        </w:tc>
      </w:tr>
      <w:tr w:rsidR="00475AAA" w:rsidRPr="00666B71" w14:paraId="66991A9F" w14:textId="77777777" w:rsidTr="00854906">
        <w:trPr>
          <w:trHeight w:val="300"/>
        </w:trPr>
        <w:tc>
          <w:tcPr>
            <w:tcW w:w="2800" w:type="dxa"/>
            <w:tcBorders>
              <w:top w:val="nil"/>
              <w:left w:val="single" w:sz="8" w:space="0" w:color="FFFFFF"/>
              <w:bottom w:val="single" w:sz="8" w:space="0" w:color="FFFFFF"/>
              <w:right w:val="single" w:sz="8" w:space="0" w:color="FFFFFF"/>
            </w:tcBorders>
            <w:shd w:val="clear" w:color="000000" w:fill="E9EDF4"/>
            <w:vAlign w:val="center"/>
            <w:hideMark/>
          </w:tcPr>
          <w:p w14:paraId="436C4C1B" w14:textId="77777777" w:rsidR="00475AAA" w:rsidRPr="00666B71" w:rsidRDefault="00475AAA" w:rsidP="00475AAA">
            <w:pPr>
              <w:bidi/>
              <w:ind w:left="360"/>
              <w:rPr>
                <w:rFonts w:asciiTheme="minorBidi" w:hAnsiTheme="minorBidi" w:cstheme="minorBidi"/>
                <w:color w:val="000000"/>
              </w:rPr>
            </w:pPr>
            <w:r w:rsidRPr="00666B71">
              <w:rPr>
                <w:rFonts w:asciiTheme="minorBidi" w:hAnsiTheme="minorBidi" w:cstheme="minorBidi"/>
                <w:color w:val="000000"/>
                <w:rtl/>
              </w:rPr>
              <w:t>צד ג' (סמכות, מומחיות)</w:t>
            </w:r>
          </w:p>
        </w:tc>
        <w:tc>
          <w:tcPr>
            <w:tcW w:w="2800" w:type="dxa"/>
            <w:tcBorders>
              <w:top w:val="nil"/>
              <w:left w:val="single" w:sz="8" w:space="0" w:color="FFFFFF"/>
              <w:bottom w:val="single" w:sz="8" w:space="0" w:color="FFFFFF"/>
              <w:right w:val="nil"/>
            </w:tcBorders>
            <w:shd w:val="clear" w:color="000000" w:fill="E9EDF4"/>
            <w:hideMark/>
          </w:tcPr>
          <w:p w14:paraId="2CB0724A" w14:textId="77777777" w:rsidR="00475AAA" w:rsidRPr="00666B71" w:rsidRDefault="00475AAA" w:rsidP="00475AAA">
            <w:pPr>
              <w:bidi/>
              <w:ind w:left="360"/>
              <w:rPr>
                <w:rFonts w:asciiTheme="minorBidi" w:hAnsiTheme="minorBidi" w:cstheme="minorBidi"/>
                <w:color w:val="000000"/>
                <w:rtl/>
              </w:rPr>
            </w:pPr>
            <w:r w:rsidRPr="00666B71">
              <w:rPr>
                <w:rFonts w:asciiTheme="minorBidi" w:hAnsiTheme="minorBidi" w:cstheme="minorBidi"/>
                <w:color w:val="000000"/>
              </w:rPr>
              <w:t> </w:t>
            </w:r>
            <w:r w:rsidRPr="00666B71">
              <w:rPr>
                <w:rFonts w:asciiTheme="minorBidi" w:hAnsiTheme="minorBidi" w:cstheme="minorBidi"/>
                <w:color w:val="000000"/>
                <w:rtl/>
              </w:rPr>
              <w:t>אי אפשר לבחור שופט</w:t>
            </w:r>
          </w:p>
        </w:tc>
        <w:tc>
          <w:tcPr>
            <w:tcW w:w="2800" w:type="dxa"/>
            <w:tcBorders>
              <w:top w:val="nil"/>
              <w:left w:val="single" w:sz="8" w:space="0" w:color="FFFFFF"/>
              <w:bottom w:val="single" w:sz="8" w:space="0" w:color="FFFFFF"/>
              <w:right w:val="nil"/>
            </w:tcBorders>
            <w:shd w:val="clear" w:color="000000" w:fill="E9EDF4"/>
            <w:hideMark/>
          </w:tcPr>
          <w:p w14:paraId="081D497E" w14:textId="77777777" w:rsidR="00475AAA" w:rsidRPr="00666B71" w:rsidRDefault="00475AAA" w:rsidP="00475AAA">
            <w:pPr>
              <w:bidi/>
              <w:ind w:left="360"/>
              <w:rPr>
                <w:rFonts w:asciiTheme="minorBidi" w:hAnsiTheme="minorBidi" w:cstheme="minorBidi"/>
                <w:color w:val="000000"/>
                <w:rtl/>
              </w:rPr>
            </w:pPr>
            <w:r w:rsidRPr="00666B71">
              <w:rPr>
                <w:rFonts w:asciiTheme="minorBidi" w:hAnsiTheme="minorBidi" w:cstheme="minorBidi"/>
                <w:color w:val="000000"/>
              </w:rPr>
              <w:t> </w:t>
            </w:r>
            <w:r w:rsidRPr="00666B71">
              <w:rPr>
                <w:rFonts w:asciiTheme="minorBidi" w:hAnsiTheme="minorBidi" w:cstheme="minorBidi"/>
                <w:color w:val="000000"/>
                <w:rtl/>
              </w:rPr>
              <w:t>ניתן לבחור את המגשר ולהסכים עלי</w:t>
            </w:r>
          </w:p>
        </w:tc>
      </w:tr>
      <w:tr w:rsidR="00475AAA" w:rsidRPr="00666B71" w14:paraId="0606B1CC" w14:textId="77777777" w:rsidTr="00854906">
        <w:trPr>
          <w:trHeight w:val="300"/>
        </w:trPr>
        <w:tc>
          <w:tcPr>
            <w:tcW w:w="2800" w:type="dxa"/>
            <w:tcBorders>
              <w:top w:val="nil"/>
              <w:left w:val="single" w:sz="8" w:space="0" w:color="FFFFFF"/>
              <w:bottom w:val="single" w:sz="8" w:space="0" w:color="FFFFFF"/>
              <w:right w:val="single" w:sz="8" w:space="0" w:color="FFFFFF"/>
            </w:tcBorders>
            <w:shd w:val="clear" w:color="000000" w:fill="D0D8E8"/>
            <w:vAlign w:val="center"/>
            <w:hideMark/>
          </w:tcPr>
          <w:p w14:paraId="1A9F3A47" w14:textId="77777777" w:rsidR="00475AAA" w:rsidRPr="00666B71" w:rsidRDefault="00475AAA" w:rsidP="00475AAA">
            <w:pPr>
              <w:bidi/>
              <w:ind w:left="360"/>
              <w:rPr>
                <w:rFonts w:asciiTheme="minorBidi" w:hAnsiTheme="minorBidi" w:cstheme="minorBidi"/>
                <w:color w:val="000000"/>
              </w:rPr>
            </w:pPr>
            <w:r w:rsidRPr="00666B71">
              <w:rPr>
                <w:rFonts w:asciiTheme="minorBidi" w:hAnsiTheme="minorBidi" w:cstheme="minorBidi"/>
                <w:color w:val="000000"/>
                <w:rtl/>
              </w:rPr>
              <w:t>סעד (פתרון)</w:t>
            </w:r>
          </w:p>
        </w:tc>
        <w:tc>
          <w:tcPr>
            <w:tcW w:w="2800" w:type="dxa"/>
            <w:tcBorders>
              <w:top w:val="nil"/>
              <w:left w:val="single" w:sz="8" w:space="0" w:color="FFFFFF"/>
              <w:bottom w:val="single" w:sz="8" w:space="0" w:color="FFFFFF"/>
              <w:right w:val="nil"/>
            </w:tcBorders>
            <w:shd w:val="clear" w:color="000000" w:fill="D0D8E8"/>
            <w:hideMark/>
          </w:tcPr>
          <w:p w14:paraId="698B7A93" w14:textId="77777777" w:rsidR="00475AAA" w:rsidRPr="00666B71" w:rsidRDefault="00475AAA" w:rsidP="00475AAA">
            <w:pPr>
              <w:bidi/>
              <w:ind w:left="360"/>
              <w:rPr>
                <w:rFonts w:asciiTheme="minorBidi" w:hAnsiTheme="minorBidi" w:cstheme="minorBidi"/>
                <w:color w:val="000000"/>
                <w:rtl/>
              </w:rPr>
            </w:pPr>
            <w:r w:rsidRPr="00666B71">
              <w:rPr>
                <w:rFonts w:asciiTheme="minorBidi" w:hAnsiTheme="minorBidi" w:cstheme="minorBidi"/>
                <w:color w:val="000000"/>
              </w:rPr>
              <w:t> </w:t>
            </w:r>
            <w:r w:rsidRPr="00666B71">
              <w:rPr>
                <w:rFonts w:asciiTheme="minorBidi" w:hAnsiTheme="minorBidi" w:cstheme="minorBidi"/>
                <w:color w:val="000000"/>
                <w:rtl/>
              </w:rPr>
              <w:t>מוגבל לחוק</w:t>
            </w:r>
          </w:p>
        </w:tc>
        <w:tc>
          <w:tcPr>
            <w:tcW w:w="2800" w:type="dxa"/>
            <w:tcBorders>
              <w:top w:val="nil"/>
              <w:left w:val="single" w:sz="8" w:space="0" w:color="FFFFFF"/>
              <w:bottom w:val="single" w:sz="8" w:space="0" w:color="FFFFFF"/>
              <w:right w:val="nil"/>
            </w:tcBorders>
            <w:shd w:val="clear" w:color="000000" w:fill="D0D8E8"/>
            <w:hideMark/>
          </w:tcPr>
          <w:p w14:paraId="26EA4FDE" w14:textId="77777777" w:rsidR="00475AAA" w:rsidRPr="00666B71" w:rsidRDefault="00475AAA" w:rsidP="00475AAA">
            <w:pPr>
              <w:bidi/>
              <w:ind w:left="360"/>
              <w:rPr>
                <w:rFonts w:asciiTheme="minorBidi" w:hAnsiTheme="minorBidi" w:cstheme="minorBidi"/>
                <w:color w:val="000000"/>
              </w:rPr>
            </w:pPr>
            <w:r w:rsidRPr="00666B71">
              <w:rPr>
                <w:rFonts w:asciiTheme="minorBidi" w:hAnsiTheme="minorBidi" w:cstheme="minorBidi"/>
                <w:color w:val="000000"/>
              </w:rPr>
              <w:t> </w:t>
            </w:r>
            <w:r w:rsidRPr="00666B71">
              <w:rPr>
                <w:rFonts w:asciiTheme="minorBidi" w:hAnsiTheme="minorBidi" w:cstheme="minorBidi"/>
                <w:color w:val="000000"/>
                <w:rtl/>
              </w:rPr>
              <w:t xml:space="preserve">יצירתי, </w:t>
            </w:r>
          </w:p>
        </w:tc>
      </w:tr>
      <w:tr w:rsidR="00475AAA" w:rsidRPr="00666B71" w14:paraId="7C8AC3A9" w14:textId="77777777" w:rsidTr="00854906">
        <w:trPr>
          <w:trHeight w:val="300"/>
        </w:trPr>
        <w:tc>
          <w:tcPr>
            <w:tcW w:w="2800" w:type="dxa"/>
            <w:tcBorders>
              <w:top w:val="nil"/>
              <w:left w:val="single" w:sz="8" w:space="0" w:color="FFFFFF"/>
              <w:bottom w:val="single" w:sz="8" w:space="0" w:color="FFFFFF"/>
              <w:right w:val="single" w:sz="8" w:space="0" w:color="FFFFFF"/>
            </w:tcBorders>
            <w:shd w:val="clear" w:color="000000" w:fill="E9EDF4"/>
            <w:vAlign w:val="center"/>
            <w:hideMark/>
          </w:tcPr>
          <w:p w14:paraId="49DF90C9" w14:textId="77777777" w:rsidR="00475AAA" w:rsidRPr="00666B71" w:rsidRDefault="00475AAA" w:rsidP="00475AAA">
            <w:pPr>
              <w:bidi/>
              <w:ind w:left="360"/>
              <w:rPr>
                <w:rFonts w:asciiTheme="minorBidi" w:hAnsiTheme="minorBidi" w:cstheme="minorBidi"/>
                <w:color w:val="000000"/>
              </w:rPr>
            </w:pPr>
            <w:r w:rsidRPr="00666B71">
              <w:rPr>
                <w:rFonts w:asciiTheme="minorBidi" w:hAnsiTheme="minorBidi" w:cstheme="minorBidi"/>
                <w:color w:val="000000"/>
                <w:rtl/>
              </w:rPr>
              <w:t>עיסוק ב:</w:t>
            </w:r>
          </w:p>
        </w:tc>
        <w:tc>
          <w:tcPr>
            <w:tcW w:w="2800" w:type="dxa"/>
            <w:tcBorders>
              <w:top w:val="nil"/>
              <w:left w:val="single" w:sz="8" w:space="0" w:color="FFFFFF"/>
              <w:bottom w:val="single" w:sz="8" w:space="0" w:color="FFFFFF"/>
              <w:right w:val="nil"/>
            </w:tcBorders>
            <w:shd w:val="clear" w:color="000000" w:fill="E9EDF4"/>
            <w:hideMark/>
          </w:tcPr>
          <w:p w14:paraId="20C25945" w14:textId="77777777" w:rsidR="00475AAA" w:rsidRPr="00666B71" w:rsidRDefault="00475AAA" w:rsidP="00475AAA">
            <w:pPr>
              <w:bidi/>
              <w:ind w:left="360"/>
              <w:rPr>
                <w:rFonts w:asciiTheme="minorBidi" w:hAnsiTheme="minorBidi" w:cstheme="minorBidi"/>
                <w:color w:val="000000"/>
                <w:rtl/>
              </w:rPr>
            </w:pPr>
            <w:r w:rsidRPr="00666B71">
              <w:rPr>
                <w:rFonts w:asciiTheme="minorBidi" w:hAnsiTheme="minorBidi" w:cstheme="minorBidi"/>
                <w:color w:val="000000"/>
                <w:rtl/>
              </w:rPr>
              <w:t>מוגבל</w:t>
            </w:r>
            <w:r w:rsidRPr="00666B71">
              <w:rPr>
                <w:rFonts w:asciiTheme="minorBidi" w:hAnsiTheme="minorBidi" w:cstheme="minorBidi"/>
                <w:color w:val="000000"/>
              </w:rPr>
              <w:t> </w:t>
            </w:r>
            <w:r w:rsidRPr="00666B71">
              <w:rPr>
                <w:rFonts w:asciiTheme="minorBidi" w:hAnsiTheme="minorBidi" w:cstheme="minorBidi"/>
                <w:color w:val="000000"/>
                <w:rtl/>
              </w:rPr>
              <w:t>לכתבי טענות בלבד</w:t>
            </w:r>
          </w:p>
        </w:tc>
        <w:tc>
          <w:tcPr>
            <w:tcW w:w="2800" w:type="dxa"/>
            <w:tcBorders>
              <w:top w:val="nil"/>
              <w:left w:val="single" w:sz="8" w:space="0" w:color="FFFFFF"/>
              <w:bottom w:val="single" w:sz="8" w:space="0" w:color="FFFFFF"/>
              <w:right w:val="nil"/>
            </w:tcBorders>
            <w:shd w:val="clear" w:color="000000" w:fill="E9EDF4"/>
            <w:hideMark/>
          </w:tcPr>
          <w:p w14:paraId="5AE77545" w14:textId="77777777" w:rsidR="00475AAA" w:rsidRPr="00666B71" w:rsidRDefault="00475AAA" w:rsidP="00475AAA">
            <w:pPr>
              <w:bidi/>
              <w:ind w:left="360"/>
              <w:rPr>
                <w:rFonts w:asciiTheme="minorBidi" w:hAnsiTheme="minorBidi" w:cstheme="minorBidi"/>
                <w:color w:val="000000"/>
              </w:rPr>
            </w:pPr>
            <w:r w:rsidRPr="00666B71">
              <w:rPr>
                <w:rFonts w:asciiTheme="minorBidi" w:hAnsiTheme="minorBidi" w:cstheme="minorBidi"/>
                <w:color w:val="000000"/>
              </w:rPr>
              <w:t> </w:t>
            </w:r>
            <w:r w:rsidRPr="00666B71">
              <w:rPr>
                <w:rFonts w:asciiTheme="minorBidi" w:hAnsiTheme="minorBidi" w:cstheme="minorBidi"/>
                <w:color w:val="000000"/>
                <w:rtl/>
              </w:rPr>
              <w:t>אפשר להעלות דברים שלא כתובים בכתבי הטענות</w:t>
            </w:r>
            <w:r w:rsidRPr="00666B71">
              <w:rPr>
                <w:rFonts w:asciiTheme="minorBidi" w:hAnsiTheme="minorBidi" w:cstheme="minorBidi"/>
                <w:color w:val="000000"/>
              </w:rPr>
              <w:t> </w:t>
            </w:r>
          </w:p>
        </w:tc>
      </w:tr>
      <w:tr w:rsidR="00475AAA" w:rsidRPr="00666B71" w14:paraId="1D549152" w14:textId="77777777" w:rsidTr="00854906">
        <w:trPr>
          <w:trHeight w:val="300"/>
        </w:trPr>
        <w:tc>
          <w:tcPr>
            <w:tcW w:w="2800" w:type="dxa"/>
            <w:tcBorders>
              <w:top w:val="nil"/>
              <w:left w:val="single" w:sz="8" w:space="0" w:color="FFFFFF"/>
              <w:bottom w:val="single" w:sz="8" w:space="0" w:color="FFFFFF"/>
              <w:right w:val="single" w:sz="8" w:space="0" w:color="FFFFFF"/>
            </w:tcBorders>
            <w:shd w:val="clear" w:color="000000" w:fill="D0D8E8"/>
            <w:vAlign w:val="center"/>
            <w:hideMark/>
          </w:tcPr>
          <w:p w14:paraId="7281244D" w14:textId="77777777" w:rsidR="00475AAA" w:rsidRPr="00666B71" w:rsidRDefault="00475AAA" w:rsidP="00475AAA">
            <w:pPr>
              <w:bidi/>
              <w:ind w:left="360"/>
              <w:rPr>
                <w:rFonts w:asciiTheme="minorBidi" w:hAnsiTheme="minorBidi" w:cstheme="minorBidi"/>
                <w:color w:val="000000"/>
              </w:rPr>
            </w:pPr>
            <w:r w:rsidRPr="00666B71">
              <w:rPr>
                <w:rFonts w:asciiTheme="minorBidi" w:hAnsiTheme="minorBidi" w:cstheme="minorBidi"/>
                <w:color w:val="000000"/>
                <w:rtl/>
              </w:rPr>
              <w:t>הצדדים (מי משתתף, תפקידים)</w:t>
            </w:r>
          </w:p>
        </w:tc>
        <w:tc>
          <w:tcPr>
            <w:tcW w:w="2800" w:type="dxa"/>
            <w:tcBorders>
              <w:top w:val="nil"/>
              <w:left w:val="single" w:sz="8" w:space="0" w:color="FFFFFF"/>
              <w:bottom w:val="single" w:sz="8" w:space="0" w:color="FFFFFF"/>
              <w:right w:val="nil"/>
            </w:tcBorders>
            <w:shd w:val="clear" w:color="000000" w:fill="D0D8E8"/>
            <w:hideMark/>
          </w:tcPr>
          <w:p w14:paraId="5F5A8C31" w14:textId="77777777" w:rsidR="00475AAA" w:rsidRPr="00666B71" w:rsidRDefault="00475AAA" w:rsidP="00475AAA">
            <w:pPr>
              <w:bidi/>
              <w:ind w:left="360"/>
              <w:rPr>
                <w:rFonts w:asciiTheme="minorBidi" w:hAnsiTheme="minorBidi" w:cstheme="minorBidi"/>
                <w:color w:val="000000"/>
                <w:rtl/>
              </w:rPr>
            </w:pPr>
            <w:r w:rsidRPr="00666B71">
              <w:rPr>
                <w:rFonts w:asciiTheme="minorBidi" w:hAnsiTheme="minorBidi" w:cstheme="minorBidi"/>
                <w:color w:val="000000"/>
              </w:rPr>
              <w:t> </w:t>
            </w:r>
          </w:p>
        </w:tc>
        <w:tc>
          <w:tcPr>
            <w:tcW w:w="2800" w:type="dxa"/>
            <w:tcBorders>
              <w:top w:val="nil"/>
              <w:left w:val="single" w:sz="8" w:space="0" w:color="FFFFFF"/>
              <w:bottom w:val="single" w:sz="8" w:space="0" w:color="FFFFFF"/>
              <w:right w:val="nil"/>
            </w:tcBorders>
            <w:shd w:val="clear" w:color="000000" w:fill="D0D8E8"/>
            <w:hideMark/>
          </w:tcPr>
          <w:p w14:paraId="2FC11522" w14:textId="77777777" w:rsidR="00475AAA" w:rsidRPr="00666B71" w:rsidRDefault="00475AAA" w:rsidP="00475AAA">
            <w:pPr>
              <w:bidi/>
              <w:ind w:left="360"/>
              <w:rPr>
                <w:rFonts w:asciiTheme="minorBidi" w:hAnsiTheme="minorBidi" w:cstheme="minorBidi"/>
                <w:color w:val="000000"/>
              </w:rPr>
            </w:pPr>
          </w:p>
        </w:tc>
      </w:tr>
      <w:tr w:rsidR="00475AAA" w:rsidRPr="00666B71" w14:paraId="0A84287B" w14:textId="77777777" w:rsidTr="00854906">
        <w:trPr>
          <w:trHeight w:val="300"/>
        </w:trPr>
        <w:tc>
          <w:tcPr>
            <w:tcW w:w="2800" w:type="dxa"/>
            <w:tcBorders>
              <w:top w:val="nil"/>
              <w:left w:val="single" w:sz="8" w:space="0" w:color="FFFFFF"/>
              <w:bottom w:val="single" w:sz="8" w:space="0" w:color="FFFFFF"/>
              <w:right w:val="single" w:sz="8" w:space="0" w:color="FFFFFF"/>
            </w:tcBorders>
            <w:shd w:val="clear" w:color="000000" w:fill="E9EDF4"/>
            <w:vAlign w:val="center"/>
            <w:hideMark/>
          </w:tcPr>
          <w:p w14:paraId="5057B3B5" w14:textId="77777777" w:rsidR="00475AAA" w:rsidRPr="00666B71" w:rsidRDefault="00475AAA" w:rsidP="00475AAA">
            <w:pPr>
              <w:bidi/>
              <w:ind w:left="360"/>
              <w:rPr>
                <w:rFonts w:asciiTheme="minorBidi" w:hAnsiTheme="minorBidi" w:cstheme="minorBidi"/>
                <w:color w:val="000000"/>
              </w:rPr>
            </w:pPr>
            <w:r w:rsidRPr="00666B71">
              <w:rPr>
                <w:rFonts w:asciiTheme="minorBidi" w:hAnsiTheme="minorBidi" w:cstheme="minorBidi"/>
                <w:color w:val="000000"/>
                <w:rtl/>
              </w:rPr>
              <w:t>מיקום</w:t>
            </w:r>
          </w:p>
        </w:tc>
        <w:tc>
          <w:tcPr>
            <w:tcW w:w="2800" w:type="dxa"/>
            <w:tcBorders>
              <w:top w:val="nil"/>
              <w:left w:val="single" w:sz="8" w:space="0" w:color="FFFFFF"/>
              <w:bottom w:val="single" w:sz="8" w:space="0" w:color="FFFFFF"/>
              <w:right w:val="nil"/>
            </w:tcBorders>
            <w:shd w:val="clear" w:color="000000" w:fill="E9EDF4"/>
            <w:hideMark/>
          </w:tcPr>
          <w:p w14:paraId="4F95F414" w14:textId="77777777" w:rsidR="00475AAA" w:rsidRPr="00666B71" w:rsidRDefault="00475AAA" w:rsidP="00475AAA">
            <w:pPr>
              <w:bidi/>
              <w:ind w:left="360"/>
              <w:rPr>
                <w:rFonts w:asciiTheme="minorBidi" w:hAnsiTheme="minorBidi" w:cstheme="minorBidi"/>
                <w:color w:val="000000"/>
                <w:rtl/>
              </w:rPr>
            </w:pPr>
            <w:r w:rsidRPr="00666B71">
              <w:rPr>
                <w:rFonts w:asciiTheme="minorBidi" w:hAnsiTheme="minorBidi" w:cstheme="minorBidi"/>
                <w:color w:val="000000"/>
              </w:rPr>
              <w:t> </w:t>
            </w:r>
            <w:r w:rsidRPr="00666B71">
              <w:rPr>
                <w:rFonts w:asciiTheme="minorBidi" w:hAnsiTheme="minorBidi" w:cstheme="minorBidi"/>
                <w:color w:val="000000"/>
                <w:rtl/>
              </w:rPr>
              <w:t>בית משפט בלבד</w:t>
            </w:r>
          </w:p>
        </w:tc>
        <w:tc>
          <w:tcPr>
            <w:tcW w:w="2800" w:type="dxa"/>
            <w:tcBorders>
              <w:top w:val="nil"/>
              <w:left w:val="single" w:sz="8" w:space="0" w:color="FFFFFF"/>
              <w:bottom w:val="single" w:sz="8" w:space="0" w:color="FFFFFF"/>
              <w:right w:val="nil"/>
            </w:tcBorders>
            <w:shd w:val="clear" w:color="000000" w:fill="E9EDF4"/>
            <w:hideMark/>
          </w:tcPr>
          <w:p w14:paraId="46C18E7D" w14:textId="77777777" w:rsidR="00475AAA" w:rsidRPr="00666B71" w:rsidRDefault="00475AAA" w:rsidP="00475AAA">
            <w:pPr>
              <w:bidi/>
              <w:ind w:left="360"/>
              <w:rPr>
                <w:rFonts w:asciiTheme="minorBidi" w:hAnsiTheme="minorBidi" w:cstheme="minorBidi"/>
                <w:color w:val="000000"/>
              </w:rPr>
            </w:pPr>
            <w:r w:rsidRPr="00666B71">
              <w:rPr>
                <w:rFonts w:asciiTheme="minorBidi" w:hAnsiTheme="minorBidi" w:cstheme="minorBidi"/>
                <w:color w:val="000000"/>
              </w:rPr>
              <w:t> </w:t>
            </w:r>
            <w:r w:rsidRPr="00666B71">
              <w:rPr>
                <w:rFonts w:asciiTheme="minorBidi" w:hAnsiTheme="minorBidi" w:cstheme="minorBidi"/>
                <w:color w:val="000000"/>
                <w:rtl/>
              </w:rPr>
              <w:t>כל מקום</w:t>
            </w:r>
          </w:p>
        </w:tc>
      </w:tr>
      <w:tr w:rsidR="00475AAA" w:rsidRPr="00666B71" w14:paraId="76633D4B" w14:textId="77777777" w:rsidTr="00854906">
        <w:trPr>
          <w:trHeight w:val="300"/>
        </w:trPr>
        <w:tc>
          <w:tcPr>
            <w:tcW w:w="2800" w:type="dxa"/>
            <w:tcBorders>
              <w:top w:val="nil"/>
              <w:left w:val="single" w:sz="8" w:space="0" w:color="FFFFFF"/>
              <w:bottom w:val="single" w:sz="8" w:space="0" w:color="FFFFFF"/>
              <w:right w:val="single" w:sz="8" w:space="0" w:color="FFFFFF"/>
            </w:tcBorders>
            <w:shd w:val="clear" w:color="000000" w:fill="D0D8E8"/>
            <w:vAlign w:val="center"/>
            <w:hideMark/>
          </w:tcPr>
          <w:p w14:paraId="0B11ACB6" w14:textId="77777777" w:rsidR="00475AAA" w:rsidRPr="00666B71" w:rsidRDefault="00475AAA" w:rsidP="00475AAA">
            <w:pPr>
              <w:bidi/>
              <w:ind w:left="360"/>
              <w:rPr>
                <w:rFonts w:asciiTheme="minorBidi" w:hAnsiTheme="minorBidi" w:cstheme="minorBidi"/>
                <w:color w:val="000000"/>
              </w:rPr>
            </w:pPr>
            <w:r w:rsidRPr="00666B71">
              <w:rPr>
                <w:rFonts w:asciiTheme="minorBidi" w:hAnsiTheme="minorBidi" w:cstheme="minorBidi"/>
                <w:color w:val="000000"/>
                <w:rtl/>
              </w:rPr>
              <w:t>עו"ד (השתתפותו, תפקידו)</w:t>
            </w:r>
          </w:p>
        </w:tc>
        <w:tc>
          <w:tcPr>
            <w:tcW w:w="2800" w:type="dxa"/>
            <w:tcBorders>
              <w:top w:val="nil"/>
              <w:left w:val="single" w:sz="8" w:space="0" w:color="FFFFFF"/>
              <w:bottom w:val="single" w:sz="8" w:space="0" w:color="FFFFFF"/>
              <w:right w:val="nil"/>
            </w:tcBorders>
            <w:shd w:val="clear" w:color="000000" w:fill="D0D8E8"/>
            <w:hideMark/>
          </w:tcPr>
          <w:p w14:paraId="401B742B" w14:textId="77777777" w:rsidR="00475AAA" w:rsidRPr="00666B71" w:rsidRDefault="00475AAA" w:rsidP="00475AAA">
            <w:pPr>
              <w:bidi/>
              <w:ind w:left="360"/>
              <w:rPr>
                <w:rFonts w:asciiTheme="minorBidi" w:hAnsiTheme="minorBidi" w:cstheme="minorBidi"/>
                <w:color w:val="000000"/>
                <w:rtl/>
              </w:rPr>
            </w:pPr>
            <w:r w:rsidRPr="00666B71">
              <w:rPr>
                <w:rFonts w:asciiTheme="minorBidi" w:hAnsiTheme="minorBidi" w:cstheme="minorBidi"/>
                <w:color w:val="000000"/>
              </w:rPr>
              <w:t> </w:t>
            </w:r>
            <w:r w:rsidRPr="00666B71">
              <w:rPr>
                <w:rFonts w:asciiTheme="minorBidi" w:hAnsiTheme="minorBidi" w:cstheme="minorBidi"/>
                <w:color w:val="000000"/>
                <w:rtl/>
              </w:rPr>
              <w:t>מייצג את הצדדים בהתאם לחוק</w:t>
            </w:r>
          </w:p>
        </w:tc>
        <w:tc>
          <w:tcPr>
            <w:tcW w:w="2800" w:type="dxa"/>
            <w:tcBorders>
              <w:top w:val="nil"/>
              <w:left w:val="single" w:sz="8" w:space="0" w:color="FFFFFF"/>
              <w:bottom w:val="single" w:sz="8" w:space="0" w:color="FFFFFF"/>
              <w:right w:val="nil"/>
            </w:tcBorders>
            <w:shd w:val="clear" w:color="000000" w:fill="D0D8E8"/>
            <w:hideMark/>
          </w:tcPr>
          <w:p w14:paraId="78447C58" w14:textId="77777777" w:rsidR="00475AAA" w:rsidRPr="00666B71" w:rsidRDefault="00475AAA" w:rsidP="00475AAA">
            <w:pPr>
              <w:bidi/>
              <w:ind w:left="360"/>
              <w:rPr>
                <w:rFonts w:asciiTheme="minorBidi" w:hAnsiTheme="minorBidi" w:cstheme="minorBidi"/>
                <w:color w:val="000000"/>
              </w:rPr>
            </w:pPr>
            <w:r w:rsidRPr="00666B71">
              <w:rPr>
                <w:rFonts w:asciiTheme="minorBidi" w:hAnsiTheme="minorBidi" w:cstheme="minorBidi"/>
                <w:color w:val="000000"/>
              </w:rPr>
              <w:t> </w:t>
            </w:r>
          </w:p>
        </w:tc>
      </w:tr>
      <w:tr w:rsidR="00475AAA" w:rsidRPr="00666B71" w14:paraId="4859CB73" w14:textId="77777777" w:rsidTr="00854906">
        <w:trPr>
          <w:trHeight w:val="300"/>
        </w:trPr>
        <w:tc>
          <w:tcPr>
            <w:tcW w:w="2800" w:type="dxa"/>
            <w:tcBorders>
              <w:top w:val="nil"/>
              <w:left w:val="single" w:sz="8" w:space="0" w:color="FFFFFF"/>
              <w:bottom w:val="single" w:sz="8" w:space="0" w:color="FFFFFF"/>
              <w:right w:val="single" w:sz="8" w:space="0" w:color="FFFFFF"/>
            </w:tcBorders>
            <w:shd w:val="clear" w:color="000000" w:fill="E9EDF4"/>
            <w:vAlign w:val="center"/>
            <w:hideMark/>
          </w:tcPr>
          <w:p w14:paraId="583353DD" w14:textId="77777777" w:rsidR="00475AAA" w:rsidRPr="00666B71" w:rsidRDefault="00475AAA" w:rsidP="00475AAA">
            <w:pPr>
              <w:bidi/>
              <w:ind w:left="360"/>
              <w:rPr>
                <w:rFonts w:asciiTheme="minorBidi" w:hAnsiTheme="minorBidi" w:cstheme="minorBidi"/>
                <w:color w:val="000000"/>
              </w:rPr>
            </w:pPr>
            <w:r w:rsidRPr="00666B71">
              <w:rPr>
                <w:rFonts w:asciiTheme="minorBidi" w:hAnsiTheme="minorBidi" w:cstheme="minorBidi"/>
                <w:color w:val="000000"/>
                <w:rtl/>
              </w:rPr>
              <w:t>השפה וביטוי עצמי</w:t>
            </w:r>
          </w:p>
        </w:tc>
        <w:tc>
          <w:tcPr>
            <w:tcW w:w="2800" w:type="dxa"/>
            <w:tcBorders>
              <w:top w:val="nil"/>
              <w:left w:val="single" w:sz="8" w:space="0" w:color="FFFFFF"/>
              <w:bottom w:val="single" w:sz="8" w:space="0" w:color="FFFFFF"/>
              <w:right w:val="nil"/>
            </w:tcBorders>
            <w:shd w:val="clear" w:color="000000" w:fill="E9EDF4"/>
            <w:hideMark/>
          </w:tcPr>
          <w:p w14:paraId="44253B99" w14:textId="77777777" w:rsidR="00475AAA" w:rsidRPr="00666B71" w:rsidRDefault="00475AAA" w:rsidP="00475AAA">
            <w:pPr>
              <w:bidi/>
              <w:ind w:left="360"/>
              <w:rPr>
                <w:rFonts w:asciiTheme="minorBidi" w:hAnsiTheme="minorBidi" w:cstheme="minorBidi"/>
                <w:color w:val="000000"/>
                <w:rtl/>
              </w:rPr>
            </w:pPr>
            <w:r w:rsidRPr="00666B71">
              <w:rPr>
                <w:rFonts w:asciiTheme="minorBidi" w:hAnsiTheme="minorBidi" w:cstheme="minorBidi"/>
                <w:color w:val="000000"/>
              </w:rPr>
              <w:t> </w:t>
            </w:r>
          </w:p>
        </w:tc>
        <w:tc>
          <w:tcPr>
            <w:tcW w:w="2800" w:type="dxa"/>
            <w:tcBorders>
              <w:top w:val="nil"/>
              <w:left w:val="single" w:sz="8" w:space="0" w:color="FFFFFF"/>
              <w:bottom w:val="single" w:sz="8" w:space="0" w:color="FFFFFF"/>
              <w:right w:val="nil"/>
            </w:tcBorders>
            <w:shd w:val="clear" w:color="000000" w:fill="E9EDF4"/>
            <w:hideMark/>
          </w:tcPr>
          <w:p w14:paraId="636C2F27" w14:textId="77777777" w:rsidR="00475AAA" w:rsidRPr="00666B71" w:rsidRDefault="00475AAA" w:rsidP="00475AAA">
            <w:pPr>
              <w:bidi/>
              <w:ind w:left="360"/>
              <w:rPr>
                <w:rFonts w:asciiTheme="minorBidi" w:hAnsiTheme="minorBidi" w:cstheme="minorBidi"/>
                <w:color w:val="000000"/>
              </w:rPr>
            </w:pPr>
            <w:r w:rsidRPr="00666B71">
              <w:rPr>
                <w:rFonts w:asciiTheme="minorBidi" w:hAnsiTheme="minorBidi" w:cstheme="minorBidi"/>
                <w:color w:val="000000"/>
              </w:rPr>
              <w:t> </w:t>
            </w:r>
          </w:p>
        </w:tc>
      </w:tr>
      <w:tr w:rsidR="00475AAA" w:rsidRPr="00666B71" w14:paraId="5B2A4D36" w14:textId="77777777" w:rsidTr="00854906">
        <w:trPr>
          <w:trHeight w:val="300"/>
        </w:trPr>
        <w:tc>
          <w:tcPr>
            <w:tcW w:w="2800" w:type="dxa"/>
            <w:tcBorders>
              <w:top w:val="nil"/>
              <w:left w:val="single" w:sz="8" w:space="0" w:color="FFFFFF"/>
              <w:bottom w:val="single" w:sz="8" w:space="0" w:color="FFFFFF"/>
              <w:right w:val="single" w:sz="8" w:space="0" w:color="FFFFFF"/>
            </w:tcBorders>
            <w:shd w:val="clear" w:color="000000" w:fill="D0D8E8"/>
            <w:vAlign w:val="center"/>
            <w:hideMark/>
          </w:tcPr>
          <w:p w14:paraId="37DEE447" w14:textId="77777777" w:rsidR="00475AAA" w:rsidRPr="00666B71" w:rsidRDefault="00475AAA" w:rsidP="00475AAA">
            <w:pPr>
              <w:bidi/>
              <w:ind w:left="360"/>
              <w:rPr>
                <w:rFonts w:asciiTheme="minorBidi" w:hAnsiTheme="minorBidi" w:cstheme="minorBidi"/>
                <w:color w:val="000000"/>
              </w:rPr>
            </w:pPr>
            <w:r w:rsidRPr="00666B71">
              <w:rPr>
                <w:rFonts w:asciiTheme="minorBidi" w:hAnsiTheme="minorBidi" w:cstheme="minorBidi"/>
                <w:color w:val="000000"/>
                <w:rtl/>
              </w:rPr>
              <w:t>ההתנהלות (מידת הפורמליות)</w:t>
            </w:r>
          </w:p>
        </w:tc>
        <w:tc>
          <w:tcPr>
            <w:tcW w:w="2800" w:type="dxa"/>
            <w:tcBorders>
              <w:top w:val="nil"/>
              <w:left w:val="single" w:sz="8" w:space="0" w:color="FFFFFF"/>
              <w:bottom w:val="single" w:sz="8" w:space="0" w:color="FFFFFF"/>
              <w:right w:val="nil"/>
            </w:tcBorders>
            <w:shd w:val="clear" w:color="000000" w:fill="D0D8E8"/>
            <w:hideMark/>
          </w:tcPr>
          <w:p w14:paraId="7CE8480A" w14:textId="77777777" w:rsidR="00475AAA" w:rsidRPr="00666B71" w:rsidRDefault="00475AAA" w:rsidP="00475AAA">
            <w:pPr>
              <w:bidi/>
              <w:ind w:left="360"/>
              <w:rPr>
                <w:rFonts w:asciiTheme="minorBidi" w:hAnsiTheme="minorBidi" w:cstheme="minorBidi"/>
                <w:color w:val="000000"/>
                <w:rtl/>
              </w:rPr>
            </w:pPr>
            <w:r w:rsidRPr="00666B71">
              <w:rPr>
                <w:rFonts w:asciiTheme="minorBidi" w:hAnsiTheme="minorBidi" w:cstheme="minorBidi"/>
                <w:color w:val="000000"/>
              </w:rPr>
              <w:t> </w:t>
            </w:r>
            <w:r w:rsidRPr="00666B71">
              <w:rPr>
                <w:rFonts w:asciiTheme="minorBidi" w:hAnsiTheme="minorBidi" w:cstheme="minorBidi"/>
                <w:color w:val="000000"/>
                <w:rtl/>
              </w:rPr>
              <w:t>פורמלי</w:t>
            </w:r>
          </w:p>
        </w:tc>
        <w:tc>
          <w:tcPr>
            <w:tcW w:w="2800" w:type="dxa"/>
            <w:tcBorders>
              <w:top w:val="nil"/>
              <w:left w:val="single" w:sz="8" w:space="0" w:color="FFFFFF"/>
              <w:bottom w:val="single" w:sz="8" w:space="0" w:color="FFFFFF"/>
              <w:right w:val="nil"/>
            </w:tcBorders>
            <w:shd w:val="clear" w:color="000000" w:fill="D0D8E8"/>
            <w:hideMark/>
          </w:tcPr>
          <w:p w14:paraId="76209613" w14:textId="77777777" w:rsidR="00475AAA" w:rsidRPr="00666B71" w:rsidRDefault="00475AAA" w:rsidP="00475AAA">
            <w:pPr>
              <w:bidi/>
              <w:ind w:left="360"/>
              <w:rPr>
                <w:rFonts w:asciiTheme="minorBidi" w:hAnsiTheme="minorBidi" w:cstheme="minorBidi"/>
                <w:color w:val="000000"/>
              </w:rPr>
            </w:pPr>
            <w:r w:rsidRPr="00666B71">
              <w:rPr>
                <w:rFonts w:asciiTheme="minorBidi" w:hAnsiTheme="minorBidi" w:cstheme="minorBidi"/>
                <w:color w:val="000000"/>
                <w:rtl/>
              </w:rPr>
              <w:t>לא פורמלי</w:t>
            </w:r>
          </w:p>
        </w:tc>
      </w:tr>
      <w:tr w:rsidR="00475AAA" w:rsidRPr="00666B71" w14:paraId="282E97B4" w14:textId="77777777" w:rsidTr="00854906">
        <w:trPr>
          <w:trHeight w:val="300"/>
        </w:trPr>
        <w:tc>
          <w:tcPr>
            <w:tcW w:w="2800" w:type="dxa"/>
            <w:tcBorders>
              <w:top w:val="nil"/>
              <w:left w:val="single" w:sz="8" w:space="0" w:color="FFFFFF"/>
              <w:bottom w:val="single" w:sz="8" w:space="0" w:color="FFFFFF"/>
              <w:right w:val="single" w:sz="8" w:space="0" w:color="FFFFFF"/>
            </w:tcBorders>
            <w:shd w:val="clear" w:color="000000" w:fill="E9EDF4"/>
            <w:vAlign w:val="center"/>
            <w:hideMark/>
          </w:tcPr>
          <w:p w14:paraId="00E109A1" w14:textId="77777777" w:rsidR="00475AAA" w:rsidRPr="00666B71" w:rsidRDefault="00475AAA" w:rsidP="00475AAA">
            <w:pPr>
              <w:bidi/>
              <w:ind w:left="360"/>
              <w:rPr>
                <w:rFonts w:asciiTheme="minorBidi" w:hAnsiTheme="minorBidi" w:cstheme="minorBidi"/>
                <w:color w:val="000000"/>
              </w:rPr>
            </w:pPr>
            <w:r w:rsidRPr="00666B71">
              <w:rPr>
                <w:rFonts w:asciiTheme="minorBidi" w:hAnsiTheme="minorBidi" w:cstheme="minorBidi"/>
                <w:color w:val="000000"/>
                <w:rtl/>
              </w:rPr>
              <w:t>הגדרת הצדדים לאחר הפתרון</w:t>
            </w:r>
          </w:p>
        </w:tc>
        <w:tc>
          <w:tcPr>
            <w:tcW w:w="2800" w:type="dxa"/>
            <w:tcBorders>
              <w:top w:val="nil"/>
              <w:left w:val="single" w:sz="8" w:space="0" w:color="FFFFFF"/>
              <w:bottom w:val="single" w:sz="8" w:space="0" w:color="FFFFFF"/>
              <w:right w:val="nil"/>
            </w:tcBorders>
            <w:shd w:val="clear" w:color="000000" w:fill="E9EDF4"/>
            <w:hideMark/>
          </w:tcPr>
          <w:p w14:paraId="543B2660" w14:textId="77777777" w:rsidR="00475AAA" w:rsidRPr="00666B71" w:rsidRDefault="00475AAA" w:rsidP="00475AAA">
            <w:pPr>
              <w:bidi/>
              <w:ind w:left="360"/>
              <w:rPr>
                <w:rFonts w:asciiTheme="minorBidi" w:hAnsiTheme="minorBidi" w:cstheme="minorBidi"/>
                <w:color w:val="000000"/>
                <w:rtl/>
              </w:rPr>
            </w:pPr>
            <w:r w:rsidRPr="00666B71">
              <w:rPr>
                <w:rFonts w:asciiTheme="minorBidi" w:hAnsiTheme="minorBidi" w:cstheme="minorBidi"/>
                <w:color w:val="000000"/>
              </w:rPr>
              <w:t> </w:t>
            </w:r>
            <w:r w:rsidRPr="00666B71">
              <w:rPr>
                <w:rFonts w:asciiTheme="minorBidi" w:hAnsiTheme="minorBidi" w:cstheme="minorBidi"/>
                <w:color w:val="000000"/>
                <w:rtl/>
              </w:rPr>
              <w:t>מנצח, מפסיד</w:t>
            </w:r>
          </w:p>
        </w:tc>
        <w:tc>
          <w:tcPr>
            <w:tcW w:w="2800" w:type="dxa"/>
            <w:tcBorders>
              <w:top w:val="nil"/>
              <w:left w:val="single" w:sz="8" w:space="0" w:color="FFFFFF"/>
              <w:bottom w:val="single" w:sz="8" w:space="0" w:color="FFFFFF"/>
              <w:right w:val="nil"/>
            </w:tcBorders>
            <w:shd w:val="clear" w:color="000000" w:fill="E9EDF4"/>
            <w:hideMark/>
          </w:tcPr>
          <w:p w14:paraId="7C3C1640" w14:textId="77777777" w:rsidR="00475AAA" w:rsidRPr="00666B71" w:rsidRDefault="00475AAA" w:rsidP="00475AAA">
            <w:pPr>
              <w:bidi/>
              <w:ind w:left="360"/>
              <w:rPr>
                <w:rFonts w:asciiTheme="minorBidi" w:hAnsiTheme="minorBidi" w:cstheme="minorBidi"/>
                <w:color w:val="000000"/>
              </w:rPr>
            </w:pPr>
            <w:r w:rsidRPr="00666B71">
              <w:rPr>
                <w:rFonts w:asciiTheme="minorBidi" w:hAnsiTheme="minorBidi" w:cstheme="minorBidi"/>
                <w:color w:val="000000"/>
                <w:rtl/>
              </w:rPr>
              <w:t>מנסים להגיע ל</w:t>
            </w:r>
            <w:r w:rsidRPr="00666B71">
              <w:rPr>
                <w:rFonts w:asciiTheme="minorBidi" w:hAnsiTheme="minorBidi" w:cstheme="minorBidi"/>
                <w:color w:val="000000"/>
              </w:rPr>
              <w:t xml:space="preserve"> WIN-WIN </w:t>
            </w:r>
          </w:p>
        </w:tc>
      </w:tr>
      <w:tr w:rsidR="00475AAA" w:rsidRPr="00666B71" w14:paraId="3F238BC0" w14:textId="77777777" w:rsidTr="00854906">
        <w:trPr>
          <w:trHeight w:val="300"/>
        </w:trPr>
        <w:tc>
          <w:tcPr>
            <w:tcW w:w="2800" w:type="dxa"/>
            <w:tcBorders>
              <w:top w:val="nil"/>
              <w:left w:val="single" w:sz="8" w:space="0" w:color="FFFFFF"/>
              <w:bottom w:val="single" w:sz="8" w:space="0" w:color="FFFFFF"/>
              <w:right w:val="single" w:sz="8" w:space="0" w:color="FFFFFF"/>
            </w:tcBorders>
            <w:shd w:val="clear" w:color="000000" w:fill="D0D8E8"/>
            <w:vAlign w:val="center"/>
            <w:hideMark/>
          </w:tcPr>
          <w:p w14:paraId="1E7E9103" w14:textId="77777777" w:rsidR="00475AAA" w:rsidRPr="00666B71" w:rsidRDefault="00475AAA" w:rsidP="00475AAA">
            <w:pPr>
              <w:bidi/>
              <w:ind w:left="360"/>
              <w:rPr>
                <w:rFonts w:asciiTheme="minorBidi" w:hAnsiTheme="minorBidi" w:cstheme="minorBidi"/>
                <w:color w:val="000000"/>
              </w:rPr>
            </w:pPr>
            <w:r w:rsidRPr="00666B71">
              <w:rPr>
                <w:rFonts w:asciiTheme="minorBidi" w:hAnsiTheme="minorBidi" w:cstheme="minorBidi"/>
                <w:color w:val="000000"/>
                <w:rtl/>
              </w:rPr>
              <w:t>סיום ההליך</w:t>
            </w:r>
          </w:p>
        </w:tc>
        <w:tc>
          <w:tcPr>
            <w:tcW w:w="2800" w:type="dxa"/>
            <w:tcBorders>
              <w:top w:val="nil"/>
              <w:left w:val="single" w:sz="8" w:space="0" w:color="FFFFFF"/>
              <w:bottom w:val="single" w:sz="8" w:space="0" w:color="FFFFFF"/>
              <w:right w:val="nil"/>
            </w:tcBorders>
            <w:shd w:val="clear" w:color="000000" w:fill="D0D8E8"/>
            <w:hideMark/>
          </w:tcPr>
          <w:p w14:paraId="788DD18A" w14:textId="77777777" w:rsidR="00475AAA" w:rsidRPr="00666B71" w:rsidRDefault="00475AAA" w:rsidP="00475AAA">
            <w:pPr>
              <w:bidi/>
              <w:ind w:left="360"/>
              <w:rPr>
                <w:rFonts w:asciiTheme="minorBidi" w:hAnsiTheme="minorBidi" w:cstheme="minorBidi"/>
                <w:color w:val="000000"/>
                <w:rtl/>
              </w:rPr>
            </w:pPr>
            <w:r w:rsidRPr="00666B71">
              <w:rPr>
                <w:rFonts w:asciiTheme="minorBidi" w:hAnsiTheme="minorBidi" w:cstheme="minorBidi"/>
                <w:color w:val="000000"/>
              </w:rPr>
              <w:t> </w:t>
            </w:r>
            <w:r w:rsidRPr="00666B71">
              <w:rPr>
                <w:rFonts w:asciiTheme="minorBidi" w:hAnsiTheme="minorBidi" w:cstheme="minorBidi"/>
                <w:color w:val="000000"/>
                <w:rtl/>
              </w:rPr>
              <w:t>פסק דין, הכרעה. מחייב.</w:t>
            </w:r>
          </w:p>
        </w:tc>
        <w:tc>
          <w:tcPr>
            <w:tcW w:w="2800" w:type="dxa"/>
            <w:tcBorders>
              <w:top w:val="nil"/>
              <w:left w:val="single" w:sz="8" w:space="0" w:color="FFFFFF"/>
              <w:bottom w:val="single" w:sz="8" w:space="0" w:color="FFFFFF"/>
              <w:right w:val="nil"/>
            </w:tcBorders>
            <w:shd w:val="clear" w:color="000000" w:fill="D0D8E8"/>
            <w:hideMark/>
          </w:tcPr>
          <w:p w14:paraId="73AC96D6" w14:textId="77777777" w:rsidR="00475AAA" w:rsidRPr="00666B71" w:rsidRDefault="00475AAA" w:rsidP="00475AAA">
            <w:pPr>
              <w:bidi/>
              <w:ind w:left="360"/>
              <w:rPr>
                <w:rFonts w:asciiTheme="minorBidi" w:hAnsiTheme="minorBidi" w:cstheme="minorBidi"/>
                <w:color w:val="000000"/>
              </w:rPr>
            </w:pPr>
            <w:r w:rsidRPr="00666B71">
              <w:rPr>
                <w:rFonts w:asciiTheme="minorBidi" w:hAnsiTheme="minorBidi" w:cstheme="minorBidi"/>
                <w:color w:val="000000"/>
              </w:rPr>
              <w:t> </w:t>
            </w:r>
            <w:r w:rsidRPr="00666B71">
              <w:rPr>
                <w:rFonts w:asciiTheme="minorBidi" w:hAnsiTheme="minorBidi" w:cstheme="minorBidi"/>
                <w:color w:val="000000"/>
                <w:rtl/>
              </w:rPr>
              <w:t>הסדר או כלום, לא מגביל. אפשר אחכ לתבוע בבית משפט.</w:t>
            </w:r>
          </w:p>
        </w:tc>
      </w:tr>
    </w:tbl>
    <w:p w14:paraId="51B50FE7" w14:textId="77777777" w:rsidR="00475AAA" w:rsidRPr="00666B71" w:rsidRDefault="00475AAA" w:rsidP="00475AAA">
      <w:pPr>
        <w:bidi/>
        <w:ind w:left="360"/>
        <w:rPr>
          <w:rFonts w:asciiTheme="minorBidi" w:hAnsiTheme="minorBidi" w:cstheme="minorBidi"/>
          <w:b/>
          <w:bCs/>
          <w:rtl/>
        </w:rPr>
      </w:pPr>
    </w:p>
    <w:p w14:paraId="2A2FF1E0" w14:textId="77777777" w:rsidR="00475AAA" w:rsidRPr="00666B71" w:rsidRDefault="00475AAA" w:rsidP="00475AAA">
      <w:pPr>
        <w:bidi/>
        <w:ind w:left="360"/>
        <w:rPr>
          <w:rFonts w:asciiTheme="minorBidi" w:hAnsiTheme="minorBidi" w:cstheme="minorBidi"/>
          <w:b/>
          <w:bCs/>
          <w:rtl/>
        </w:rPr>
      </w:pPr>
      <w:r w:rsidRPr="00666B71">
        <w:rPr>
          <w:rFonts w:asciiTheme="minorBidi" w:hAnsiTheme="minorBidi" w:cstheme="minorBidi"/>
          <w:b/>
          <w:bCs/>
          <w:rtl/>
        </w:rPr>
        <w:t>מהם יתרונותיו וחסרונותיו של ההליך?</w:t>
      </w:r>
    </w:p>
    <w:p w14:paraId="0C5EF9DE" w14:textId="77777777" w:rsidR="00475AAA" w:rsidRPr="00666B71" w:rsidRDefault="00475AAA" w:rsidP="00475AAA">
      <w:pPr>
        <w:bidi/>
        <w:ind w:left="360"/>
        <w:rPr>
          <w:rFonts w:asciiTheme="minorBidi" w:hAnsiTheme="minorBidi" w:cstheme="minorBidi"/>
          <w:b/>
          <w:bCs/>
          <w:rtl/>
        </w:rPr>
      </w:pPr>
      <w:r w:rsidRPr="00666B71">
        <w:rPr>
          <w:rFonts w:asciiTheme="minorBidi" w:hAnsiTheme="minorBidi" w:cstheme="minorBidi"/>
          <w:noProof/>
        </w:rPr>
        <w:lastRenderedPageBreak/>
        <w:drawing>
          <wp:anchor distT="0" distB="0" distL="114300" distR="114300" simplePos="0" relativeHeight="251660288" behindDoc="0" locked="0" layoutInCell="1" allowOverlap="1" wp14:anchorId="4B4B3678" wp14:editId="1F756559">
            <wp:simplePos x="0" y="0"/>
            <wp:positionH relativeFrom="column">
              <wp:posOffset>3264195</wp:posOffset>
            </wp:positionH>
            <wp:positionV relativeFrom="paragraph">
              <wp:posOffset>4740</wp:posOffset>
            </wp:positionV>
            <wp:extent cx="2466975" cy="1847850"/>
            <wp:effectExtent l="0" t="0" r="9525" b="0"/>
            <wp:wrapSquare wrapText="bothSides"/>
            <wp:docPr id="191067198" name="Picture 2" descr="Infograpghic - Benefits of #Mediation">
              <a:extLst xmlns:a="http://schemas.openxmlformats.org/drawingml/2006/main">
                <a:ext uri="{FF2B5EF4-FFF2-40B4-BE49-F238E27FC236}">
                  <a16:creationId xmlns:a16="http://schemas.microsoft.com/office/drawing/2014/main" id="{C3157360-463F-4350-9473-626BDA2918A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Infograpghic - Benefits of #Mediation">
                      <a:extLst>
                        <a:ext uri="{FF2B5EF4-FFF2-40B4-BE49-F238E27FC236}">
                          <a16:creationId xmlns:a16="http://schemas.microsoft.com/office/drawing/2014/main" id="{C3157360-463F-4350-9473-626BDA2918A4}"/>
                        </a:ext>
                      </a:extLst>
                    </pic:cNvPr>
                    <pic:cNvPicPr>
                      <a:picLocks noGrp="1"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32A464CF" w14:textId="77777777" w:rsidR="00475AAA" w:rsidRPr="00666B71" w:rsidRDefault="00475AAA" w:rsidP="00475AAA">
      <w:pPr>
        <w:bidi/>
        <w:ind w:left="360"/>
        <w:rPr>
          <w:rFonts w:asciiTheme="minorBidi" w:hAnsiTheme="minorBidi" w:cstheme="minorBidi"/>
          <w:b/>
          <w:bCs/>
          <w:rtl/>
        </w:rPr>
      </w:pPr>
    </w:p>
    <w:p w14:paraId="67BC24A6" w14:textId="77777777" w:rsidR="00475AAA" w:rsidRPr="00666B71" w:rsidRDefault="00475AAA" w:rsidP="00475AAA">
      <w:pPr>
        <w:bidi/>
        <w:ind w:left="360"/>
        <w:rPr>
          <w:rFonts w:asciiTheme="minorBidi" w:hAnsiTheme="minorBidi" w:cstheme="minorBidi"/>
          <w:b/>
          <w:bCs/>
          <w:rtl/>
        </w:rPr>
      </w:pPr>
      <w:r w:rsidRPr="00666B71">
        <w:rPr>
          <w:rFonts w:asciiTheme="minorBidi" w:hAnsiTheme="minorBidi" w:cstheme="minorBidi"/>
          <w:b/>
          <w:bCs/>
          <w:rtl/>
        </w:rPr>
        <w:t>מהיר, זול, מעמיק, מאפשר ביטוי עצמי, אוטונומיה ושליטה על תוצאה, גישה שיטופית נעימה יותר, ללא חקירות נגדיות. האפרות לבחור את מנהל ההליך, לא נכפה עלינו, נשאר בשליטה. פתרון יצירתי שמותאם לדיבור בין הצדדים.</w:t>
      </w:r>
    </w:p>
    <w:p w14:paraId="37D6F123" w14:textId="77777777" w:rsidR="00475AAA" w:rsidRPr="00666B71" w:rsidRDefault="00475AAA" w:rsidP="00475AAA">
      <w:pPr>
        <w:bidi/>
        <w:ind w:left="360"/>
        <w:rPr>
          <w:rFonts w:asciiTheme="minorBidi" w:hAnsiTheme="minorBidi" w:cstheme="minorBidi"/>
          <w:b/>
          <w:bCs/>
        </w:rPr>
      </w:pPr>
      <w:r w:rsidRPr="00666B71">
        <w:rPr>
          <w:rFonts w:asciiTheme="minorBidi" w:hAnsiTheme="minorBidi" w:cstheme="minorBidi"/>
          <w:b/>
          <w:bCs/>
          <w:rtl/>
        </w:rPr>
        <w:t>מערכת הגישור לא נועדה להורדת עומס ממערכת המשפט.</w:t>
      </w:r>
    </w:p>
    <w:p w14:paraId="4BED96B8" w14:textId="77777777" w:rsidR="00475AAA" w:rsidRPr="00666B71" w:rsidRDefault="00475AAA" w:rsidP="00475AAA">
      <w:pPr>
        <w:bidi/>
        <w:ind w:left="360"/>
        <w:rPr>
          <w:rFonts w:asciiTheme="minorBidi" w:hAnsiTheme="minorBidi" w:cstheme="minorBidi"/>
          <w:b/>
          <w:bCs/>
        </w:rPr>
      </w:pPr>
    </w:p>
    <w:p w14:paraId="74BBE3DD" w14:textId="77777777" w:rsidR="00475AAA" w:rsidRPr="00666B71" w:rsidRDefault="00475AAA" w:rsidP="00475AAA">
      <w:pPr>
        <w:bidi/>
        <w:ind w:left="360"/>
        <w:rPr>
          <w:rFonts w:asciiTheme="minorBidi" w:hAnsiTheme="minorBidi" w:cstheme="minorBidi"/>
          <w:b/>
          <w:bCs/>
          <w:rtl/>
        </w:rPr>
      </w:pPr>
    </w:p>
    <w:p w14:paraId="67217903" w14:textId="77777777" w:rsidR="00475AAA" w:rsidRPr="00666B71" w:rsidRDefault="00475AAA" w:rsidP="00475AAA">
      <w:pPr>
        <w:bidi/>
        <w:ind w:left="360"/>
        <w:rPr>
          <w:rFonts w:asciiTheme="minorBidi" w:hAnsiTheme="minorBidi" w:cstheme="minorBidi"/>
          <w:b/>
          <w:bCs/>
          <w:rtl/>
        </w:rPr>
      </w:pPr>
    </w:p>
    <w:p w14:paraId="0A2C5F4E" w14:textId="77777777" w:rsidR="00475AAA" w:rsidRPr="00666B71" w:rsidRDefault="00475AAA" w:rsidP="00475AAA">
      <w:pPr>
        <w:bidi/>
        <w:ind w:left="360"/>
        <w:rPr>
          <w:rFonts w:asciiTheme="minorBidi" w:hAnsiTheme="minorBidi" w:cstheme="minorBidi"/>
          <w:b/>
          <w:bCs/>
          <w:rtl/>
        </w:rPr>
      </w:pPr>
      <w:r w:rsidRPr="00666B71">
        <w:rPr>
          <w:rFonts w:asciiTheme="minorBidi" w:hAnsiTheme="minorBidi" w:cstheme="minorBidi"/>
          <w:noProof/>
        </w:rPr>
        <w:drawing>
          <wp:anchor distT="0" distB="0" distL="114300" distR="114300" simplePos="0" relativeHeight="251662336" behindDoc="0" locked="0" layoutInCell="1" allowOverlap="1" wp14:anchorId="75BDD34E" wp14:editId="0E605E96">
            <wp:simplePos x="0" y="0"/>
            <wp:positionH relativeFrom="column">
              <wp:posOffset>3199780</wp:posOffset>
            </wp:positionH>
            <wp:positionV relativeFrom="paragraph">
              <wp:posOffset>128565</wp:posOffset>
            </wp:positionV>
            <wp:extent cx="2457450" cy="1866900"/>
            <wp:effectExtent l="0" t="0" r="0" b="0"/>
            <wp:wrapSquare wrapText="bothSides"/>
            <wp:docPr id="1028" name="Picture 4" descr="ADVANTAGES AND DISADVANTAGES OF INCORPORATION – The Catering Account Company">
              <a:extLst xmlns:a="http://schemas.openxmlformats.org/drawingml/2006/main">
                <a:ext uri="{FF2B5EF4-FFF2-40B4-BE49-F238E27FC236}">
                  <a16:creationId xmlns:a16="http://schemas.microsoft.com/office/drawing/2014/main" id="{A4369317-F408-4241-95A3-A942229DF3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ADVANTAGES AND DISADVANTAGES OF INCORPORATION – The Catering Account Company">
                      <a:extLst>
                        <a:ext uri="{FF2B5EF4-FFF2-40B4-BE49-F238E27FC236}">
                          <a16:creationId xmlns:a16="http://schemas.microsoft.com/office/drawing/2014/main" id="{A4369317-F408-4241-95A3-A942229DF360}"/>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7450" cy="18669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666B71">
        <w:rPr>
          <w:rFonts w:asciiTheme="minorBidi" w:hAnsiTheme="minorBidi" w:cstheme="minorBidi"/>
          <w:b/>
          <w:bCs/>
          <w:rtl/>
        </w:rPr>
        <w:t>חסרונות:</w:t>
      </w:r>
    </w:p>
    <w:p w14:paraId="6350E66F" w14:textId="77777777" w:rsidR="00475AAA" w:rsidRPr="00666B71" w:rsidRDefault="00475AAA" w:rsidP="00475AAA">
      <w:pPr>
        <w:bidi/>
        <w:ind w:left="360"/>
        <w:rPr>
          <w:rFonts w:asciiTheme="minorBidi" w:hAnsiTheme="minorBidi" w:cstheme="minorBidi"/>
          <w:b/>
          <w:bCs/>
          <w:rtl/>
        </w:rPr>
      </w:pPr>
      <w:r w:rsidRPr="00666B71">
        <w:rPr>
          <w:rFonts w:asciiTheme="minorBidi" w:hAnsiTheme="minorBidi" w:cstheme="minorBidi"/>
          <w:b/>
          <w:bCs/>
          <w:rtl/>
        </w:rPr>
        <w:t>זמן, כסף, אין וודאות שתהיה תוצאה.</w:t>
      </w:r>
    </w:p>
    <w:p w14:paraId="31A52BE2" w14:textId="77777777" w:rsidR="00475AAA" w:rsidRPr="00666B71" w:rsidRDefault="00475AAA" w:rsidP="00475AAA">
      <w:pPr>
        <w:bidi/>
        <w:ind w:left="360"/>
        <w:rPr>
          <w:rFonts w:asciiTheme="minorBidi" w:hAnsiTheme="minorBidi" w:cstheme="minorBidi"/>
          <w:b/>
          <w:bCs/>
          <w:rtl/>
        </w:rPr>
      </w:pPr>
      <w:r w:rsidRPr="00666B71">
        <w:rPr>
          <w:rFonts w:asciiTheme="minorBidi" w:hAnsiTheme="minorBidi" w:cstheme="minorBidi"/>
          <w:b/>
          <w:bCs/>
          <w:rtl/>
        </w:rPr>
        <w:t>שופט יכול להוציא צווים, למשל צו מניעת בניה. מגשר אינו יכול להוציא צווים.</w:t>
      </w:r>
    </w:p>
    <w:p w14:paraId="289144BC" w14:textId="77777777" w:rsidR="00475AAA" w:rsidRPr="00666B71" w:rsidRDefault="00475AAA" w:rsidP="00475AAA">
      <w:pPr>
        <w:bidi/>
        <w:ind w:left="360"/>
        <w:rPr>
          <w:rFonts w:asciiTheme="minorBidi" w:hAnsiTheme="minorBidi" w:cstheme="minorBidi"/>
          <w:b/>
          <w:bCs/>
          <w:rtl/>
        </w:rPr>
      </w:pPr>
    </w:p>
    <w:p w14:paraId="6806ACA6" w14:textId="77777777" w:rsidR="00475AAA" w:rsidRPr="00666B71" w:rsidRDefault="00475AAA" w:rsidP="00475AAA">
      <w:pPr>
        <w:bidi/>
        <w:ind w:left="360"/>
        <w:rPr>
          <w:rFonts w:asciiTheme="minorBidi" w:hAnsiTheme="minorBidi" w:cstheme="minorBidi"/>
          <w:b/>
          <w:bCs/>
          <w:rtl/>
        </w:rPr>
      </w:pPr>
      <w:r w:rsidRPr="00666B71">
        <w:rPr>
          <w:rFonts w:asciiTheme="minorBidi" w:hAnsiTheme="minorBidi" w:cstheme="minorBidi"/>
          <w:b/>
          <w:bCs/>
          <w:rtl/>
        </w:rPr>
        <w:t>גישור משתיק את השיח, נשאר חסוי, אין תקדימים, אין שיטת משפט שמתפתחת מפרשנות</w:t>
      </w:r>
    </w:p>
    <w:p w14:paraId="631A39AA" w14:textId="77777777" w:rsidR="00475AAA" w:rsidRPr="00666B71" w:rsidRDefault="00475AAA" w:rsidP="00475AAA">
      <w:pPr>
        <w:bidi/>
        <w:ind w:left="360"/>
        <w:rPr>
          <w:rFonts w:asciiTheme="minorBidi" w:hAnsiTheme="minorBidi" w:cstheme="minorBidi"/>
          <w:b/>
          <w:bCs/>
          <w:rtl/>
        </w:rPr>
      </w:pPr>
      <w:r w:rsidRPr="00666B71">
        <w:rPr>
          <w:rFonts w:asciiTheme="minorBidi" w:hAnsiTheme="minorBidi" w:cstheme="minorBidi"/>
          <w:b/>
          <w:bCs/>
          <w:rtl/>
        </w:rPr>
        <w:t>אם אליס מילר הייתה מסתייעת בגישור לא היו היום טייסות.</w:t>
      </w:r>
    </w:p>
    <w:p w14:paraId="0023150A" w14:textId="77777777" w:rsidR="00475AAA" w:rsidRPr="00666B71" w:rsidRDefault="00475AAA" w:rsidP="00475AAA">
      <w:pPr>
        <w:bidi/>
        <w:ind w:left="360"/>
        <w:rPr>
          <w:rFonts w:asciiTheme="minorBidi" w:hAnsiTheme="minorBidi" w:cstheme="minorBidi"/>
          <w:b/>
          <w:bCs/>
          <w:rtl/>
        </w:rPr>
      </w:pPr>
    </w:p>
    <w:p w14:paraId="5CEAD1C9" w14:textId="77777777" w:rsidR="00475AAA" w:rsidRPr="00666B71" w:rsidRDefault="00475AAA" w:rsidP="00475AAA">
      <w:pPr>
        <w:bidi/>
        <w:ind w:left="360"/>
        <w:rPr>
          <w:rFonts w:asciiTheme="minorBidi" w:hAnsiTheme="minorBidi" w:cstheme="minorBidi"/>
          <w:b/>
          <w:bCs/>
        </w:rPr>
      </w:pPr>
      <w:r w:rsidRPr="00666B71">
        <w:rPr>
          <w:rFonts w:asciiTheme="minorBidi" w:hAnsiTheme="minorBidi" w:cstheme="minorBidi"/>
          <w:b/>
          <w:bCs/>
          <w:rtl/>
        </w:rPr>
        <w:t>המשפט מתייחסת אחורה, הגישור קדימה.</w:t>
      </w:r>
    </w:p>
    <w:p w14:paraId="377EEBDB" w14:textId="77777777" w:rsidR="00475AAA" w:rsidRPr="00666B71" w:rsidRDefault="00475AAA" w:rsidP="00475AAA">
      <w:pPr>
        <w:bidi/>
        <w:ind w:left="360"/>
        <w:rPr>
          <w:rFonts w:asciiTheme="minorBidi" w:hAnsiTheme="minorBidi" w:cstheme="minorBidi"/>
          <w:b/>
          <w:bCs/>
          <w:rtl/>
        </w:rPr>
      </w:pPr>
    </w:p>
    <w:p w14:paraId="1B2AFEA3" w14:textId="77777777" w:rsidR="00475AAA" w:rsidRPr="00666B71" w:rsidRDefault="00475AAA" w:rsidP="00475AAA">
      <w:pPr>
        <w:bidi/>
        <w:ind w:left="360"/>
        <w:rPr>
          <w:rFonts w:asciiTheme="minorBidi" w:hAnsiTheme="minorBidi" w:cstheme="minorBidi"/>
          <w:b/>
          <w:bCs/>
        </w:rPr>
      </w:pPr>
    </w:p>
    <w:p w14:paraId="5B777108" w14:textId="77777777" w:rsidR="00475AAA" w:rsidRPr="00666B71" w:rsidRDefault="00475AAA" w:rsidP="00475AAA">
      <w:pPr>
        <w:bidi/>
        <w:ind w:left="360"/>
        <w:rPr>
          <w:rFonts w:asciiTheme="minorBidi" w:hAnsiTheme="minorBidi" w:cstheme="minorBidi"/>
          <w:b/>
          <w:bCs/>
          <w:rtl/>
        </w:rPr>
      </w:pPr>
      <w:r w:rsidRPr="00666B71">
        <w:rPr>
          <w:rFonts w:asciiTheme="minorBidi" w:hAnsiTheme="minorBidi" w:cstheme="minorBidi"/>
          <w:noProof/>
        </w:rPr>
        <w:drawing>
          <wp:anchor distT="0" distB="0" distL="114300" distR="114300" simplePos="0" relativeHeight="251663360" behindDoc="0" locked="0" layoutInCell="1" allowOverlap="1" wp14:anchorId="22194EBA" wp14:editId="3FEDEBD2">
            <wp:simplePos x="0" y="0"/>
            <wp:positionH relativeFrom="margin">
              <wp:align>right</wp:align>
            </wp:positionH>
            <wp:positionV relativeFrom="paragraph">
              <wp:posOffset>15240</wp:posOffset>
            </wp:positionV>
            <wp:extent cx="1207135" cy="1207135"/>
            <wp:effectExtent l="0" t="0" r="0" b="0"/>
            <wp:wrapSquare wrapText="bothSides"/>
            <wp:docPr id="1030" name="Picture 6" descr="Disadvantages of IoT – kherringttongross">
              <a:extLst xmlns:a="http://schemas.openxmlformats.org/drawingml/2006/main">
                <a:ext uri="{FF2B5EF4-FFF2-40B4-BE49-F238E27FC236}">
                  <a16:creationId xmlns:a16="http://schemas.microsoft.com/office/drawing/2014/main" id="{721CE08A-A0C7-4CDD-A7EC-2B1A412495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Disadvantages of IoT – kherringttongross">
                      <a:extLst>
                        <a:ext uri="{FF2B5EF4-FFF2-40B4-BE49-F238E27FC236}">
                          <a16:creationId xmlns:a16="http://schemas.microsoft.com/office/drawing/2014/main" id="{721CE08A-A0C7-4CDD-A7EC-2B1A41249566}"/>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07135" cy="1207135"/>
                    </a:xfrm>
                    <a:prstGeom prst="rect">
                      <a:avLst/>
                    </a:prstGeom>
                    <a:noFill/>
                  </pic:spPr>
                </pic:pic>
              </a:graphicData>
            </a:graphic>
            <wp14:sizeRelH relativeFrom="margin">
              <wp14:pctWidth>0</wp14:pctWidth>
            </wp14:sizeRelH>
            <wp14:sizeRelV relativeFrom="margin">
              <wp14:pctHeight>0</wp14:pctHeight>
            </wp14:sizeRelV>
          </wp:anchor>
        </w:drawing>
      </w:r>
    </w:p>
    <w:p w14:paraId="10381421" w14:textId="77777777" w:rsidR="00475AAA" w:rsidRPr="00666B71" w:rsidRDefault="00475AAA" w:rsidP="00475AAA">
      <w:pPr>
        <w:bidi/>
        <w:ind w:left="360"/>
        <w:rPr>
          <w:rFonts w:asciiTheme="minorBidi" w:hAnsiTheme="minorBidi" w:cstheme="minorBidi"/>
          <w:b/>
          <w:bCs/>
          <w:rtl/>
        </w:rPr>
      </w:pPr>
      <w:r w:rsidRPr="00666B71">
        <w:rPr>
          <w:rFonts w:asciiTheme="minorBidi" w:hAnsiTheme="minorBidi" w:cstheme="minorBidi"/>
          <w:b/>
          <w:bCs/>
          <w:rtl/>
        </w:rPr>
        <w:t>עלה חשש מהאקדמיה האם הגישור הוא כלי של החזקים לתחמן את החלשים.</w:t>
      </w:r>
    </w:p>
    <w:p w14:paraId="5268EFC2" w14:textId="77777777" w:rsidR="00475AAA" w:rsidRPr="00666B71" w:rsidRDefault="00475AAA" w:rsidP="00475AAA">
      <w:pPr>
        <w:bidi/>
        <w:ind w:left="360"/>
        <w:rPr>
          <w:rFonts w:asciiTheme="minorBidi" w:hAnsiTheme="minorBidi" w:cstheme="minorBidi"/>
          <w:b/>
          <w:bCs/>
          <w:rtl/>
        </w:rPr>
      </w:pPr>
      <w:r w:rsidRPr="00666B71">
        <w:rPr>
          <w:rFonts w:asciiTheme="minorBidi" w:hAnsiTheme="minorBidi" w:cstheme="minorBidi"/>
          <w:b/>
          <w:bCs/>
          <w:rtl/>
        </w:rPr>
        <w:t>הרבה הליכים במשק (תביעות נגד בנקים/ביטוחים למשל, לקוחות חוזרים, הבנק/ביטוח הוא לקוח חוזר)</w:t>
      </w:r>
    </w:p>
    <w:p w14:paraId="1EC2C10B" w14:textId="77777777" w:rsidR="00475AAA" w:rsidRPr="00666B71" w:rsidRDefault="00475AAA" w:rsidP="00475AAA">
      <w:pPr>
        <w:bidi/>
        <w:ind w:left="360"/>
        <w:rPr>
          <w:rFonts w:asciiTheme="minorBidi" w:hAnsiTheme="minorBidi" w:cstheme="minorBidi"/>
          <w:b/>
          <w:bCs/>
          <w:rtl/>
        </w:rPr>
      </w:pPr>
      <w:r w:rsidRPr="00666B71">
        <w:rPr>
          <w:rFonts w:asciiTheme="minorBidi" w:hAnsiTheme="minorBidi" w:cstheme="minorBidi"/>
          <w:b/>
          <w:bCs/>
          <w:rtl/>
        </w:rPr>
        <w:t>מה קורה עם פערי כוחות?</w:t>
      </w:r>
    </w:p>
    <w:p w14:paraId="30747520" w14:textId="77777777" w:rsidR="00475AAA" w:rsidRPr="00666B71" w:rsidRDefault="00475AAA" w:rsidP="00475AAA">
      <w:pPr>
        <w:bidi/>
        <w:ind w:left="360"/>
        <w:rPr>
          <w:rFonts w:asciiTheme="minorBidi" w:hAnsiTheme="minorBidi" w:cstheme="minorBidi"/>
          <w:b/>
          <w:bCs/>
          <w:rtl/>
        </w:rPr>
      </w:pPr>
      <w:r w:rsidRPr="00666B71">
        <w:rPr>
          <w:rFonts w:asciiTheme="minorBidi" w:hAnsiTheme="minorBidi" w:cstheme="minorBidi"/>
          <w:b/>
          <w:bCs/>
          <w:rtl/>
        </w:rPr>
        <w:t>נשים צריכות להיות רגישות, חלשות וכו... יקבלו פחות מבית המשפט</w:t>
      </w:r>
    </w:p>
    <w:p w14:paraId="7EBE13F4" w14:textId="77777777" w:rsidR="00475AAA" w:rsidRPr="00666B71" w:rsidRDefault="00475AAA" w:rsidP="00475AAA">
      <w:pPr>
        <w:bidi/>
        <w:ind w:left="360"/>
        <w:rPr>
          <w:rFonts w:asciiTheme="minorBidi" w:hAnsiTheme="minorBidi" w:cstheme="minorBidi"/>
          <w:b/>
          <w:bCs/>
        </w:rPr>
      </w:pPr>
      <w:r w:rsidRPr="00666B71">
        <w:rPr>
          <w:rFonts w:asciiTheme="minorBidi" w:hAnsiTheme="minorBidi" w:cstheme="minorBidi"/>
          <w:b/>
          <w:bCs/>
          <w:rtl/>
        </w:rPr>
        <w:t>אולי זנ ניסיון לעקוף בית משפט אקטיביסטי, נשאר חסוי, אינו מפורסם.</w:t>
      </w:r>
    </w:p>
    <w:p w14:paraId="5D1074D8" w14:textId="77777777" w:rsidR="00475AAA" w:rsidRPr="00666B71" w:rsidRDefault="00475AAA" w:rsidP="00475AAA">
      <w:pPr>
        <w:bidi/>
        <w:ind w:left="360"/>
        <w:rPr>
          <w:rFonts w:asciiTheme="minorBidi" w:hAnsiTheme="minorBidi" w:cstheme="minorBidi"/>
          <w:b/>
          <w:bCs/>
          <w:rtl/>
        </w:rPr>
      </w:pPr>
    </w:p>
    <w:p w14:paraId="5B5F7063" w14:textId="77777777" w:rsidR="00475AAA" w:rsidRPr="00666B71" w:rsidRDefault="00475AAA" w:rsidP="00475AAA">
      <w:pPr>
        <w:bidi/>
        <w:ind w:left="360"/>
        <w:rPr>
          <w:rFonts w:asciiTheme="minorBidi" w:hAnsiTheme="minorBidi" w:cstheme="minorBidi"/>
          <w:b/>
          <w:bCs/>
          <w:rtl/>
        </w:rPr>
      </w:pPr>
    </w:p>
    <w:p w14:paraId="776771B5" w14:textId="77777777" w:rsidR="00475AAA" w:rsidRPr="00666B71" w:rsidRDefault="00475AAA" w:rsidP="00475AAA">
      <w:pPr>
        <w:bidi/>
        <w:ind w:left="360"/>
        <w:rPr>
          <w:rFonts w:asciiTheme="minorBidi" w:hAnsiTheme="minorBidi" w:cstheme="minorBidi"/>
          <w:b/>
          <w:bCs/>
          <w:rtl/>
        </w:rPr>
      </w:pPr>
    </w:p>
    <w:p w14:paraId="56823499" w14:textId="77777777" w:rsidR="00475AAA" w:rsidRPr="00666B71" w:rsidRDefault="00475AAA" w:rsidP="00475AAA">
      <w:pPr>
        <w:bidi/>
        <w:ind w:left="360"/>
        <w:rPr>
          <w:rFonts w:asciiTheme="minorBidi" w:hAnsiTheme="minorBidi" w:cstheme="minorBidi"/>
          <w:b/>
          <w:bCs/>
          <w:rtl/>
        </w:rPr>
      </w:pPr>
    </w:p>
    <w:p w14:paraId="5C28B78F" w14:textId="77777777" w:rsidR="00475AAA" w:rsidRPr="00666B71" w:rsidRDefault="00475AAA" w:rsidP="00475AAA">
      <w:pPr>
        <w:bidi/>
        <w:ind w:left="360"/>
        <w:rPr>
          <w:rFonts w:asciiTheme="minorBidi" w:hAnsiTheme="minorBidi" w:cstheme="minorBidi"/>
          <w:b/>
          <w:bCs/>
          <w:u w:val="single"/>
          <w:rtl/>
          <w:lang w:val="en-IL"/>
        </w:rPr>
      </w:pPr>
      <w:r w:rsidRPr="00666B71">
        <w:rPr>
          <w:rFonts w:asciiTheme="minorBidi" w:hAnsiTheme="minorBidi" w:cstheme="minorBidi"/>
          <w:b/>
          <w:bCs/>
          <w:u w:val="single"/>
          <w:rtl/>
          <w:lang w:val="en-IL"/>
        </w:rPr>
        <w:t>גישור בתקופת הקורונה</w:t>
      </w:r>
    </w:p>
    <w:p w14:paraId="2116CAF5"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rtl/>
          <w:lang w:val="en-IL"/>
        </w:rPr>
        <w:t>המגפה שיבשה את יציבות חיי המסחר הרגילים, למשל משכיר לא יכול לשלם כי אין לו הכנסה</w:t>
      </w:r>
    </w:p>
    <w:p w14:paraId="0274E2F6"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rtl/>
          <w:lang w:val="en-IL"/>
        </w:rPr>
        <w:t>האם המגפה היא כוח עליון?</w:t>
      </w:r>
    </w:p>
    <w:p w14:paraId="5933B58E"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rtl/>
          <w:lang w:val="en-IL"/>
        </w:rPr>
        <w:t>המשפט צריך להתמודד עם אילוצי החיים, אם יכריזו שקורונה היא כוח עליון נגרום לביטול כל החוזים</w:t>
      </w:r>
    </w:p>
    <w:p w14:paraId="2FC8FFA7"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rtl/>
          <w:lang w:val="en-IL"/>
        </w:rPr>
        <w:t>היו המון גישורים, לא נגשו לבתי משפט, הגיעו לפתרות, היו גישורים בזום</w:t>
      </w:r>
    </w:p>
    <w:p w14:paraId="4D0465D6" w14:textId="77777777" w:rsidR="00475AAA" w:rsidRPr="00666B71" w:rsidRDefault="00475AAA" w:rsidP="00475AAA">
      <w:pPr>
        <w:bidi/>
        <w:ind w:left="360"/>
        <w:rPr>
          <w:rFonts w:asciiTheme="minorBidi" w:hAnsiTheme="minorBidi" w:cstheme="minorBidi"/>
          <w:rtl/>
          <w:lang w:val="en-IL"/>
        </w:rPr>
      </w:pPr>
    </w:p>
    <w:p w14:paraId="3CC3971D" w14:textId="77777777" w:rsidR="00475AAA" w:rsidRPr="00666B71" w:rsidRDefault="00475AAA" w:rsidP="00475AAA">
      <w:pPr>
        <w:bidi/>
        <w:ind w:left="360"/>
        <w:rPr>
          <w:rFonts w:asciiTheme="minorBidi" w:hAnsiTheme="minorBidi" w:cstheme="minorBidi"/>
          <w:b/>
          <w:bCs/>
          <w:u w:val="single"/>
          <w:rtl/>
          <w:lang w:val="en-IL"/>
        </w:rPr>
      </w:pPr>
      <w:r w:rsidRPr="00666B71">
        <w:rPr>
          <w:rFonts w:asciiTheme="minorBidi" w:hAnsiTheme="minorBidi" w:cstheme="minorBidi"/>
          <w:b/>
          <w:bCs/>
          <w:u w:val="single"/>
          <w:rtl/>
          <w:lang w:val="en-IL"/>
        </w:rPr>
        <w:t>התאמת הליך לטיב הסכסוך ("קסום" – "עמק")</w:t>
      </w:r>
      <w:r w:rsidRPr="00666B71">
        <w:rPr>
          <w:rFonts w:asciiTheme="minorBidi" w:hAnsiTheme="minorBidi" w:cstheme="minorBidi"/>
          <w:rtl/>
        </w:rPr>
        <w:t>ד"ר קרני פרלמן</w:t>
      </w:r>
    </w:p>
    <w:p w14:paraId="3688FB3E" w14:textId="77777777" w:rsidR="00475AAA" w:rsidRPr="00666B71" w:rsidRDefault="00475AAA" w:rsidP="00475AAA">
      <w:pPr>
        <w:bidi/>
        <w:ind w:left="360"/>
        <w:rPr>
          <w:rFonts w:asciiTheme="minorBidi" w:hAnsiTheme="minorBidi" w:cstheme="minorBidi"/>
        </w:rPr>
      </w:pPr>
      <w:r w:rsidRPr="00666B71">
        <w:rPr>
          <w:rFonts w:asciiTheme="minorBidi" w:hAnsiTheme="minorBidi" w:cstheme="minorBidi"/>
          <w:noProof/>
        </w:rPr>
        <w:lastRenderedPageBreak/>
        <w:drawing>
          <wp:anchor distT="0" distB="0" distL="114300" distR="114300" simplePos="0" relativeHeight="251661312" behindDoc="0" locked="0" layoutInCell="1" allowOverlap="1" wp14:anchorId="257C9E40" wp14:editId="38CFB140">
            <wp:simplePos x="0" y="0"/>
            <wp:positionH relativeFrom="column">
              <wp:posOffset>2360295</wp:posOffset>
            </wp:positionH>
            <wp:positionV relativeFrom="paragraph">
              <wp:posOffset>0</wp:posOffset>
            </wp:positionV>
            <wp:extent cx="3379470" cy="2220595"/>
            <wp:effectExtent l="0" t="0" r="0" b="8255"/>
            <wp:wrapSquare wrapText="bothSides"/>
            <wp:docPr id="4" name="מציין מיקום תוכן 3">
              <a:extLst xmlns:a="http://schemas.openxmlformats.org/drawingml/2006/main">
                <a:ext uri="{FF2B5EF4-FFF2-40B4-BE49-F238E27FC236}">
                  <a16:creationId xmlns:a16="http://schemas.microsoft.com/office/drawing/2014/main" id="{C5032666-9087-434F-90F4-BF3B4433CD3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מציין מיקום תוכן 3">
                      <a:extLst>
                        <a:ext uri="{FF2B5EF4-FFF2-40B4-BE49-F238E27FC236}">
                          <a16:creationId xmlns:a16="http://schemas.microsoft.com/office/drawing/2014/main" id="{C5032666-9087-434F-90F4-BF3B4433CD33}"/>
                        </a:ext>
                      </a:extLst>
                    </pic:cNvPr>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379470" cy="2220595"/>
                    </a:xfrm>
                    <a:prstGeom prst="rect">
                      <a:avLst/>
                    </a:prstGeom>
                  </pic:spPr>
                </pic:pic>
              </a:graphicData>
            </a:graphic>
            <wp14:sizeRelH relativeFrom="margin">
              <wp14:pctWidth>0</wp14:pctWidth>
            </wp14:sizeRelH>
            <wp14:sizeRelV relativeFrom="margin">
              <wp14:pctHeight>0</wp14:pctHeight>
            </wp14:sizeRelV>
          </wp:anchor>
        </w:drawing>
      </w:r>
      <w:r w:rsidRPr="00666B71">
        <w:rPr>
          <w:rFonts w:asciiTheme="minorBidi" w:hAnsiTheme="minorBidi" w:cstheme="minorBidi"/>
          <w:rtl/>
        </w:rPr>
        <w:t xml:space="preserve">חברת "קסום" מנהלת שרותי רפואה משלימה (כגון דיקור סיני) בבית צמוד קרקע בקצה היישוב "עמק". </w:t>
      </w:r>
    </w:p>
    <w:p w14:paraId="401B4CD8"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 xml:space="preserve">החברה מבקשת להרחיב את פעילותה, ולבנות במקום הבית צמוד הקרקע בנין בן חמש קומות, כדי שהיא תוכל להפעיל במקום בנוסף לפעילותה עד כה גם מרכז לימוד והדרכה בתחום הרפואה המשלימה, וגם בית קפה שיגיש אוכל טבעוני. </w:t>
      </w:r>
    </w:p>
    <w:p w14:paraId="725FD3B5"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 xml:space="preserve">תושבי היישוב מתנגדים לכך. לדעתם תשתית החניה במקום אינה מפותחת, אין בנינים רבי קומות ביישוב, ותוכנית החברה עשויה לגרום למטרד קשה לתושבי היישוב ולהוביל לירידה בערך בתיהם. </w:t>
      </w:r>
    </w:p>
    <w:p w14:paraId="6149AD67" w14:textId="77777777" w:rsidR="00475AAA" w:rsidRPr="00666B71" w:rsidRDefault="00475AAA" w:rsidP="00475AAA">
      <w:pPr>
        <w:bidi/>
        <w:ind w:left="360"/>
        <w:rPr>
          <w:rFonts w:asciiTheme="minorBidi" w:hAnsiTheme="minorBidi" w:cstheme="minorBidi"/>
          <w:rtl/>
        </w:rPr>
      </w:pPr>
    </w:p>
    <w:p w14:paraId="628E42ED"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אינטרסים לגישור:</w:t>
      </w:r>
    </w:p>
    <w:p w14:paraId="06AA5744" w14:textId="77777777" w:rsidR="00475AAA" w:rsidRPr="00666B71" w:rsidRDefault="00475AAA" w:rsidP="00475AAA">
      <w:pPr>
        <w:bidi/>
        <w:ind w:left="360"/>
        <w:rPr>
          <w:rFonts w:asciiTheme="minorBidi" w:hAnsiTheme="minorBidi" w:cstheme="minorBidi"/>
          <w:b/>
          <w:bCs/>
          <w:rtl/>
        </w:rPr>
      </w:pPr>
      <w:r w:rsidRPr="00666B71">
        <w:rPr>
          <w:rFonts w:asciiTheme="minorBidi" w:hAnsiTheme="minorBidi" w:cstheme="minorBidi"/>
          <w:b/>
          <w:bCs/>
          <w:rtl/>
        </w:rPr>
        <w:t>קסום:</w:t>
      </w:r>
    </w:p>
    <w:p w14:paraId="4FE28506" w14:textId="77777777" w:rsidR="00475AAA" w:rsidRPr="00666B71" w:rsidRDefault="00475AAA" w:rsidP="00475AAA">
      <w:pPr>
        <w:bidi/>
        <w:ind w:left="1080"/>
        <w:rPr>
          <w:rFonts w:asciiTheme="minorBidi" w:hAnsiTheme="minorBidi" w:cstheme="minorBidi"/>
          <w:rtl/>
        </w:rPr>
      </w:pPr>
      <w:r w:rsidRPr="00666B71">
        <w:rPr>
          <w:rFonts w:asciiTheme="minorBidi" w:hAnsiTheme="minorBidi" w:cstheme="minorBidi"/>
          <w:rtl/>
        </w:rPr>
        <w:t>לחפש פתרונות יצירתיים למימוש רצונם ולהמשך מערכת היחסים עם הישוב שבו הם ממוקמים</w:t>
      </w:r>
    </w:p>
    <w:p w14:paraId="40160F4C" w14:textId="77777777" w:rsidR="00475AAA" w:rsidRPr="00666B71" w:rsidRDefault="00475AAA" w:rsidP="00475AAA">
      <w:pPr>
        <w:bidi/>
        <w:ind w:left="1080"/>
        <w:rPr>
          <w:rFonts w:asciiTheme="minorBidi" w:hAnsiTheme="minorBidi" w:cstheme="minorBidi"/>
          <w:rtl/>
        </w:rPr>
      </w:pPr>
      <w:r w:rsidRPr="00666B71">
        <w:rPr>
          <w:rFonts w:asciiTheme="minorBidi" w:hAnsiTheme="minorBidi" w:cstheme="minorBidi"/>
          <w:rtl/>
        </w:rPr>
        <w:t>אם חוששים שאין מקום חניה, היא תכשיר מקומות חניה.</w:t>
      </w:r>
    </w:p>
    <w:p w14:paraId="2955A177" w14:textId="77777777" w:rsidR="00475AAA" w:rsidRPr="00666B71" w:rsidRDefault="00475AAA" w:rsidP="00475AAA">
      <w:pPr>
        <w:bidi/>
        <w:ind w:left="1080"/>
        <w:rPr>
          <w:rFonts w:asciiTheme="minorBidi" w:hAnsiTheme="minorBidi" w:cstheme="minorBidi"/>
          <w:rtl/>
        </w:rPr>
      </w:pPr>
      <w:r w:rsidRPr="00666B71">
        <w:rPr>
          <w:rFonts w:asciiTheme="minorBidi" w:hAnsiTheme="minorBidi" w:cstheme="minorBidi"/>
          <w:rtl/>
        </w:rPr>
        <w:t>מהירות ההליך, שמירת המוניטין, חסכון עלויות, ישאר חסוי- אם יפסידו בבית משפט לא תהיה להם אפשרות להקים את המרכז שלהם גם במקום אחר.</w:t>
      </w:r>
    </w:p>
    <w:p w14:paraId="55201750" w14:textId="77777777" w:rsidR="00475AAA" w:rsidRPr="00666B71" w:rsidRDefault="00475AAA" w:rsidP="00475AAA">
      <w:pPr>
        <w:bidi/>
        <w:ind w:left="360"/>
        <w:rPr>
          <w:rFonts w:asciiTheme="minorBidi" w:hAnsiTheme="minorBidi" w:cstheme="minorBidi"/>
          <w:b/>
          <w:bCs/>
          <w:rtl/>
        </w:rPr>
      </w:pPr>
      <w:r w:rsidRPr="00666B71">
        <w:rPr>
          <w:rFonts w:asciiTheme="minorBidi" w:hAnsiTheme="minorBidi" w:cstheme="minorBidi"/>
          <w:b/>
          <w:bCs/>
          <w:rtl/>
        </w:rPr>
        <w:t>עמק:</w:t>
      </w:r>
    </w:p>
    <w:p w14:paraId="4B2B4409" w14:textId="77777777" w:rsidR="00475AAA" w:rsidRPr="00666B71" w:rsidRDefault="00475AAA" w:rsidP="00475AAA">
      <w:pPr>
        <w:bidi/>
        <w:ind w:left="1080"/>
        <w:rPr>
          <w:rFonts w:asciiTheme="minorBidi" w:hAnsiTheme="minorBidi" w:cstheme="minorBidi"/>
          <w:rtl/>
        </w:rPr>
      </w:pPr>
      <w:r w:rsidRPr="00666B71">
        <w:rPr>
          <w:rFonts w:asciiTheme="minorBidi" w:hAnsiTheme="minorBidi" w:cstheme="minorBidi"/>
          <w:rtl/>
        </w:rPr>
        <w:t>לשלוט על התוצאה, להפוך את זה ליתרון עבור הישוב</w:t>
      </w:r>
    </w:p>
    <w:p w14:paraId="55DDDD4B" w14:textId="77777777" w:rsidR="00475AAA" w:rsidRPr="00666B71" w:rsidRDefault="00475AAA" w:rsidP="00475AAA">
      <w:pPr>
        <w:bidi/>
        <w:ind w:left="1080"/>
        <w:rPr>
          <w:rFonts w:asciiTheme="minorBidi" w:hAnsiTheme="minorBidi" w:cstheme="minorBidi"/>
          <w:rtl/>
        </w:rPr>
      </w:pPr>
      <w:r w:rsidRPr="00666B71">
        <w:rPr>
          <w:rFonts w:asciiTheme="minorBidi" w:hAnsiTheme="minorBidi" w:cstheme="minorBidi"/>
          <w:rtl/>
        </w:rPr>
        <w:t>למצוא מענה אמיתי לצרכי התושבים</w:t>
      </w:r>
    </w:p>
    <w:p w14:paraId="3B7F5FC9" w14:textId="77777777" w:rsidR="00475AAA" w:rsidRPr="00666B71" w:rsidRDefault="00475AAA" w:rsidP="00475AAA">
      <w:pPr>
        <w:bidi/>
        <w:ind w:left="1080"/>
        <w:rPr>
          <w:rFonts w:asciiTheme="minorBidi" w:hAnsiTheme="minorBidi" w:cstheme="minorBidi"/>
          <w:rtl/>
        </w:rPr>
      </w:pPr>
      <w:r w:rsidRPr="00666B71">
        <w:rPr>
          <w:rFonts w:asciiTheme="minorBidi" w:hAnsiTheme="minorBidi" w:cstheme="minorBidi"/>
          <w:rtl/>
        </w:rPr>
        <w:t>יבקשו למשל שיסלל כביש עוקף כדי שלא יעברו הרבה מכוניות בישוב</w:t>
      </w:r>
    </w:p>
    <w:p w14:paraId="208A7E2F" w14:textId="77777777" w:rsidR="00475AAA" w:rsidRPr="00666B71" w:rsidRDefault="00475AAA" w:rsidP="00475AAA">
      <w:pPr>
        <w:bidi/>
        <w:ind w:left="360"/>
        <w:rPr>
          <w:rFonts w:asciiTheme="minorBidi" w:hAnsiTheme="minorBidi" w:cstheme="minorBidi"/>
          <w:rtl/>
        </w:rPr>
      </w:pPr>
    </w:p>
    <w:p w14:paraId="7C179495"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 xml:space="preserve">חובת </w:t>
      </w:r>
      <w:r w:rsidRPr="00666B71">
        <w:rPr>
          <w:rFonts w:asciiTheme="minorBidi" w:hAnsiTheme="minorBidi" w:cstheme="minorBidi"/>
          <w:b/>
          <w:bCs/>
          <w:rtl/>
        </w:rPr>
        <w:t>תום-הלב</w:t>
      </w:r>
      <w:r w:rsidRPr="00666B71">
        <w:rPr>
          <w:rFonts w:asciiTheme="minorBidi" w:hAnsiTheme="minorBidi" w:cstheme="minorBidi"/>
          <w:rtl/>
        </w:rPr>
        <w:t xml:space="preserve"> בתקנות הגישור בישראל</w:t>
      </w:r>
      <w:r w:rsidRPr="00666B71">
        <w:rPr>
          <w:rFonts w:asciiTheme="minorBidi" w:hAnsiTheme="minorBidi" w:cstheme="minorBidi"/>
          <w:rtl/>
        </w:rPr>
        <w:br/>
      </w:r>
      <w:r w:rsidRPr="00666B71">
        <w:rPr>
          <w:rFonts w:asciiTheme="minorBidi" w:hAnsiTheme="minorBidi" w:cstheme="minorBidi"/>
          <w:b/>
          <w:bCs/>
          <w:rtl/>
        </w:rPr>
        <w:t>תקנות בתי המשפט (גישור), תשנ"ג-1993</w:t>
      </w:r>
    </w:p>
    <w:p w14:paraId="2FAC0B38"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b/>
          <w:bCs/>
          <w:u w:val="single"/>
          <w:rtl/>
        </w:rPr>
        <w:t>חובות המגשר</w:t>
      </w:r>
    </w:p>
    <w:p w14:paraId="76373D2E"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rtl/>
        </w:rPr>
        <w:t>5. (א) במילוי תפקידו ינהג המגשר בהגינות, בתום לב וללא משוא פנים.</w:t>
      </w:r>
    </w:p>
    <w:p w14:paraId="403305BF"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b/>
          <w:bCs/>
          <w:u w:val="single"/>
          <w:rtl/>
        </w:rPr>
        <w:t xml:space="preserve">חובות הצדדים </w:t>
      </w:r>
    </w:p>
    <w:p w14:paraId="007049EE"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rtl/>
        </w:rPr>
        <w:t>6. בתחילת הגישור, יסביר המגשר לבעלי הדין, במידת הצורך, את מהות הגישור, להבדיל מבוררות, מייעוץ או טיפול מקצועי, ואת פרטי ההסכם המצוי, וכן כי –</w:t>
      </w:r>
    </w:p>
    <w:p w14:paraId="6ED0E542" w14:textId="77777777" w:rsidR="00475AAA" w:rsidRPr="00666B71" w:rsidRDefault="00475AAA" w:rsidP="00475AAA">
      <w:pPr>
        <w:bidi/>
        <w:ind w:left="1080"/>
        <w:rPr>
          <w:rFonts w:asciiTheme="minorBidi" w:hAnsiTheme="minorBidi" w:cstheme="minorBidi"/>
          <w:lang w:val="en-IL"/>
        </w:rPr>
      </w:pPr>
      <w:r w:rsidRPr="00666B71">
        <w:rPr>
          <w:rFonts w:asciiTheme="minorBidi" w:hAnsiTheme="minorBidi" w:cstheme="minorBidi"/>
          <w:rtl/>
        </w:rPr>
        <w:t xml:space="preserve">(1) בעלי הדין מחוייבים לנהוג במהלך הגישור בהגינות ובתום לב . </w:t>
      </w:r>
    </w:p>
    <w:p w14:paraId="5EF7FEDA"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b/>
          <w:bCs/>
          <w:u w:val="single"/>
          <w:rtl/>
        </w:rPr>
        <w:t>הפסקת הגישור</w:t>
      </w:r>
    </w:p>
    <w:p w14:paraId="6AF8C989"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rtl/>
        </w:rPr>
        <w:t xml:space="preserve"> 8. (ב) </w:t>
      </w:r>
      <w:r w:rsidRPr="00666B71">
        <w:rPr>
          <w:rFonts w:asciiTheme="minorBidi" w:hAnsiTheme="minorBidi" w:cstheme="minorBidi"/>
          <w:u w:val="single"/>
          <w:rtl/>
        </w:rPr>
        <w:t>המגשר רשאי להפסיק את הגישור אם הוא סבור כי נתקיים אחד מאלה</w:t>
      </w:r>
      <w:r w:rsidRPr="00666B71">
        <w:rPr>
          <w:rFonts w:asciiTheme="minorBidi" w:hAnsiTheme="minorBidi" w:cstheme="minorBidi"/>
          <w:rtl/>
        </w:rPr>
        <w:t>:</w:t>
      </w:r>
    </w:p>
    <w:p w14:paraId="65586C87" w14:textId="77777777" w:rsidR="00475AAA" w:rsidRPr="00666B71" w:rsidRDefault="00475AAA" w:rsidP="00475AAA">
      <w:pPr>
        <w:bidi/>
        <w:ind w:left="1080"/>
        <w:rPr>
          <w:rFonts w:asciiTheme="minorBidi" w:hAnsiTheme="minorBidi" w:cstheme="minorBidi"/>
          <w:lang w:val="en-IL"/>
        </w:rPr>
      </w:pPr>
      <w:r w:rsidRPr="00666B71">
        <w:rPr>
          <w:rFonts w:asciiTheme="minorBidi" w:hAnsiTheme="minorBidi" w:cstheme="minorBidi"/>
          <w:rtl/>
        </w:rPr>
        <w:t>(1)</w:t>
      </w:r>
      <w:r>
        <w:rPr>
          <w:rFonts w:asciiTheme="minorBidi" w:hAnsiTheme="minorBidi" w:cstheme="minorBidi"/>
          <w:rtl/>
        </w:rPr>
        <w:t xml:space="preserve"> </w:t>
      </w:r>
      <w:r w:rsidRPr="00666B71">
        <w:rPr>
          <w:rFonts w:asciiTheme="minorBidi" w:hAnsiTheme="minorBidi" w:cstheme="minorBidi"/>
          <w:rtl/>
        </w:rPr>
        <w:t>הענין אינו מתאים, לדעתו, לגישור;</w:t>
      </w:r>
    </w:p>
    <w:p w14:paraId="0C485648" w14:textId="77777777" w:rsidR="00475AAA" w:rsidRPr="00666B71" w:rsidRDefault="00475AAA" w:rsidP="00475AAA">
      <w:pPr>
        <w:bidi/>
        <w:ind w:left="1080"/>
        <w:rPr>
          <w:rFonts w:asciiTheme="minorBidi" w:hAnsiTheme="minorBidi" w:cstheme="minorBidi"/>
          <w:lang w:val="en-IL"/>
        </w:rPr>
      </w:pPr>
      <w:r w:rsidRPr="00666B71">
        <w:rPr>
          <w:rFonts w:asciiTheme="minorBidi" w:hAnsiTheme="minorBidi" w:cstheme="minorBidi"/>
          <w:rtl/>
        </w:rPr>
        <w:t>(2)</w:t>
      </w:r>
      <w:r>
        <w:rPr>
          <w:rFonts w:asciiTheme="minorBidi" w:hAnsiTheme="minorBidi" w:cstheme="minorBidi"/>
          <w:rtl/>
        </w:rPr>
        <w:t xml:space="preserve"> </w:t>
      </w:r>
      <w:r w:rsidRPr="00666B71">
        <w:rPr>
          <w:rFonts w:asciiTheme="minorBidi" w:hAnsiTheme="minorBidi" w:cstheme="minorBidi"/>
          <w:rtl/>
        </w:rPr>
        <w:t>בעלי הדין או מי מהם אינם נוהגים בהגינות או בתום לב, או אינם משתפים פעולה עמו;</w:t>
      </w:r>
    </w:p>
    <w:p w14:paraId="4E22B676"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b/>
          <w:bCs/>
          <w:rtl/>
          <w:lang w:val="en-IL"/>
        </w:rPr>
        <w:t xml:space="preserve">תקנות הגישור: </w:t>
      </w:r>
    </w:p>
    <w:p w14:paraId="24BEB073"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rtl/>
          <w:lang w:val="en-IL"/>
        </w:rPr>
        <w:t>2.</w:t>
      </w:r>
      <w:r>
        <w:rPr>
          <w:rFonts w:asciiTheme="minorBidi" w:hAnsiTheme="minorBidi" w:cstheme="minorBidi"/>
          <w:rtl/>
          <w:lang w:val="en-IL"/>
        </w:rPr>
        <w:t xml:space="preserve"> </w:t>
      </w:r>
      <w:r w:rsidRPr="00666B71">
        <w:rPr>
          <w:rFonts w:asciiTheme="minorBidi" w:hAnsiTheme="minorBidi" w:cstheme="minorBidi"/>
          <w:rtl/>
          <w:lang w:val="en-IL"/>
        </w:rPr>
        <w:t>גישור הוא הליך שבו נועד מגשר עם בעלי הדין, כדי להביאם לידי הסכמה על יישוב הסכסוך, בין היתר על ידי בירור הנושאים שבמחלוקת, גילוי מידע הדרוש בקשר לסכסוך והצעת אפשרויות לפתרונו.</w:t>
      </w:r>
    </w:p>
    <w:p w14:paraId="4283EE9D" w14:textId="77777777" w:rsidR="00475AAA" w:rsidRPr="00666B71" w:rsidRDefault="00475AAA" w:rsidP="00475AAA">
      <w:pPr>
        <w:bidi/>
        <w:ind w:left="360"/>
        <w:rPr>
          <w:rFonts w:asciiTheme="minorBidi" w:hAnsiTheme="minorBidi" w:cstheme="minorBidi"/>
          <w:lang w:val="en-IL"/>
        </w:rPr>
      </w:pPr>
      <w:r>
        <w:rPr>
          <w:rFonts w:asciiTheme="minorBidi" w:hAnsiTheme="minorBidi" w:cstheme="minorBidi"/>
          <w:b/>
          <w:bCs/>
          <w:rtl/>
          <w:lang w:val="en-IL"/>
        </w:rPr>
        <w:t xml:space="preserve"> </w:t>
      </w:r>
      <w:r w:rsidRPr="00666B71">
        <w:rPr>
          <w:rFonts w:asciiTheme="minorBidi" w:hAnsiTheme="minorBidi" w:cstheme="minorBidi"/>
          <w:b/>
          <w:bCs/>
          <w:rtl/>
          <w:lang w:val="en-IL"/>
        </w:rPr>
        <w:t>ההסכם המצוי בין בעלי דין ומגשר (ראו בתקנות הגישור)</w:t>
      </w:r>
    </w:p>
    <w:p w14:paraId="5A65D7C6"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rtl/>
          <w:lang w:val="en-IL"/>
        </w:rPr>
        <w:t xml:space="preserve">3 (ו) </w:t>
      </w:r>
      <w:r w:rsidRPr="00666B71">
        <w:rPr>
          <w:rFonts w:asciiTheme="minorBidi" w:hAnsiTheme="minorBidi" w:cstheme="minorBidi"/>
          <w:b/>
          <w:bCs/>
          <w:rtl/>
          <w:lang w:val="en-IL"/>
        </w:rPr>
        <w:tab/>
      </w:r>
      <w:r w:rsidRPr="00666B71">
        <w:rPr>
          <w:rFonts w:asciiTheme="minorBidi" w:hAnsiTheme="minorBidi" w:cstheme="minorBidi"/>
          <w:rtl/>
          <w:lang w:val="en-IL"/>
        </w:rPr>
        <w:t>בעלי הדין מתחייבים לשתף פעולה עם המגשר, לקיים את הליך הגישור בהגינות ובתום לב ולגלות מידע הדרוש כדי ליישב את הסכסוך ביניהם בדרך של הסכמה מרצון.</w:t>
      </w:r>
    </w:p>
    <w:p w14:paraId="10139F80" w14:textId="77777777" w:rsidR="00475AAA" w:rsidRPr="00666B71" w:rsidRDefault="00475AAA" w:rsidP="00475AAA">
      <w:pPr>
        <w:bidi/>
        <w:ind w:left="360"/>
        <w:rPr>
          <w:rFonts w:asciiTheme="minorBidi" w:hAnsiTheme="minorBidi" w:cstheme="minorBidi"/>
          <w:rtl/>
          <w:lang w:val="en-IL"/>
        </w:rPr>
      </w:pPr>
    </w:p>
    <w:p w14:paraId="5BDA996F"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rtl/>
          <w:lang w:val="en-IL"/>
        </w:rPr>
        <w:t>פס"ד פלונית נ' פלוני</w:t>
      </w:r>
    </w:p>
    <w:p w14:paraId="6C3D3068" w14:textId="77777777" w:rsidR="00475AAA" w:rsidRPr="00666B71" w:rsidRDefault="00475AAA" w:rsidP="00475AAA">
      <w:pPr>
        <w:numPr>
          <w:ilvl w:val="0"/>
          <w:numId w:val="79"/>
        </w:numPr>
        <w:bidi/>
        <w:ind w:left="1080"/>
        <w:rPr>
          <w:rFonts w:asciiTheme="minorBidi" w:hAnsiTheme="minorBidi" w:cstheme="minorBidi"/>
          <w:lang w:val="en-IL"/>
        </w:rPr>
      </w:pPr>
      <w:r w:rsidRPr="00666B71">
        <w:rPr>
          <w:rFonts w:asciiTheme="minorBidi" w:hAnsiTheme="minorBidi" w:cstheme="minorBidi"/>
          <w:rtl/>
          <w:lang w:val="en-IL"/>
        </w:rPr>
        <w:t>בני זוג- אשה-בעל, שניהם רו"ח בהשכלתם, ילדים משותפים</w:t>
      </w:r>
    </w:p>
    <w:p w14:paraId="0276F401" w14:textId="77777777" w:rsidR="00475AAA" w:rsidRPr="00666B71" w:rsidRDefault="00475AAA" w:rsidP="00475AAA">
      <w:pPr>
        <w:numPr>
          <w:ilvl w:val="0"/>
          <w:numId w:val="79"/>
        </w:numPr>
        <w:bidi/>
        <w:ind w:left="1080"/>
        <w:rPr>
          <w:rFonts w:asciiTheme="minorBidi" w:hAnsiTheme="minorBidi" w:cstheme="minorBidi"/>
          <w:lang w:val="en-IL"/>
        </w:rPr>
      </w:pPr>
      <w:r w:rsidRPr="00666B71">
        <w:rPr>
          <w:rFonts w:asciiTheme="minorBidi" w:hAnsiTheme="minorBidi" w:cstheme="minorBidi"/>
          <w:rtl/>
          <w:lang w:val="en-IL"/>
        </w:rPr>
        <w:lastRenderedPageBreak/>
        <w:t>סכסוך גירושין, התנהל הליך גישור, תוצר: הסדר גישור</w:t>
      </w:r>
    </w:p>
    <w:p w14:paraId="287B8555" w14:textId="77777777" w:rsidR="00475AAA" w:rsidRPr="00666B71" w:rsidRDefault="00475AAA" w:rsidP="00475AAA">
      <w:pPr>
        <w:numPr>
          <w:ilvl w:val="0"/>
          <w:numId w:val="79"/>
        </w:numPr>
        <w:bidi/>
        <w:ind w:left="1080"/>
        <w:rPr>
          <w:rFonts w:asciiTheme="minorBidi" w:hAnsiTheme="minorBidi" w:cstheme="minorBidi"/>
          <w:lang w:val="en-IL"/>
        </w:rPr>
      </w:pPr>
      <w:r w:rsidRPr="00666B71">
        <w:rPr>
          <w:rFonts w:asciiTheme="minorBidi" w:hAnsiTheme="minorBidi" w:cstheme="minorBidi"/>
          <w:rtl/>
          <w:lang w:val="en-IL"/>
        </w:rPr>
        <w:t>הבעל עבד כסמנכ"ל כספים בחברה מסוימת</w:t>
      </w:r>
    </w:p>
    <w:p w14:paraId="25B6E5D9" w14:textId="77777777" w:rsidR="00475AAA" w:rsidRPr="00666B71" w:rsidRDefault="00475AAA" w:rsidP="00475AAA">
      <w:pPr>
        <w:numPr>
          <w:ilvl w:val="0"/>
          <w:numId w:val="79"/>
        </w:numPr>
        <w:bidi/>
        <w:ind w:left="1080"/>
        <w:rPr>
          <w:rFonts w:asciiTheme="minorBidi" w:hAnsiTheme="minorBidi" w:cstheme="minorBidi"/>
          <w:lang w:val="en-IL"/>
        </w:rPr>
      </w:pPr>
      <w:r w:rsidRPr="00666B71">
        <w:rPr>
          <w:rFonts w:asciiTheme="minorBidi" w:hAnsiTheme="minorBidi" w:cstheme="minorBidi"/>
          <w:rtl/>
          <w:lang w:val="en-IL"/>
        </w:rPr>
        <w:t>בהליך הגישור טען לאופציות בחברה ששווין 50,000 ₪</w:t>
      </w:r>
    </w:p>
    <w:p w14:paraId="749C89C0" w14:textId="77777777" w:rsidR="00475AAA" w:rsidRPr="00666B71" w:rsidRDefault="00475AAA" w:rsidP="00475AAA">
      <w:pPr>
        <w:numPr>
          <w:ilvl w:val="0"/>
          <w:numId w:val="79"/>
        </w:numPr>
        <w:bidi/>
        <w:ind w:left="1080"/>
        <w:rPr>
          <w:rFonts w:asciiTheme="minorBidi" w:hAnsiTheme="minorBidi" w:cstheme="minorBidi"/>
          <w:lang w:val="en-IL"/>
        </w:rPr>
      </w:pPr>
      <w:r w:rsidRPr="00666B71">
        <w:rPr>
          <w:rFonts w:asciiTheme="minorBidi" w:hAnsiTheme="minorBidi" w:cstheme="minorBidi"/>
          <w:rtl/>
          <w:lang w:val="en-IL"/>
        </w:rPr>
        <w:t>לאחר הסדר הגישור (בסמוך לו, חודש) התברר שהיה אקזיט (רכישה ומיזוג) והשווי עלה ל-950,000</w:t>
      </w:r>
    </w:p>
    <w:p w14:paraId="345D7560" w14:textId="77777777" w:rsidR="00475AAA" w:rsidRPr="00666B71" w:rsidRDefault="00475AAA" w:rsidP="00475AAA">
      <w:pPr>
        <w:numPr>
          <w:ilvl w:val="0"/>
          <w:numId w:val="79"/>
        </w:numPr>
        <w:bidi/>
        <w:ind w:left="1080"/>
        <w:rPr>
          <w:rFonts w:asciiTheme="minorBidi" w:hAnsiTheme="minorBidi" w:cstheme="minorBidi"/>
          <w:lang w:val="en-IL"/>
        </w:rPr>
      </w:pPr>
      <w:r w:rsidRPr="00666B71">
        <w:rPr>
          <w:rFonts w:asciiTheme="minorBidi" w:hAnsiTheme="minorBidi" w:cstheme="minorBidi"/>
          <w:rtl/>
          <w:lang w:val="en-IL"/>
        </w:rPr>
        <w:t>האשה הגישה תביעה חדשה ודרשה מחצית מהשווי העדכני של המניות והאופציות על שמו</w:t>
      </w:r>
    </w:p>
    <w:p w14:paraId="006CA9A3" w14:textId="77777777" w:rsidR="00475AAA" w:rsidRPr="00666B71" w:rsidRDefault="00475AAA" w:rsidP="00475AAA">
      <w:pPr>
        <w:numPr>
          <w:ilvl w:val="0"/>
          <w:numId w:val="79"/>
        </w:numPr>
        <w:bidi/>
        <w:ind w:left="1080"/>
        <w:rPr>
          <w:rFonts w:asciiTheme="minorBidi" w:hAnsiTheme="minorBidi" w:cstheme="minorBidi"/>
          <w:lang w:val="en-IL"/>
        </w:rPr>
      </w:pPr>
      <w:r w:rsidRPr="00666B71">
        <w:rPr>
          <w:rFonts w:asciiTheme="minorBidi" w:hAnsiTheme="minorBidi" w:cstheme="minorBidi"/>
          <w:rtl/>
          <w:lang w:val="en-IL"/>
        </w:rPr>
        <w:t>לטענת התובעת (האשה): הגרוש פעל בניגוד ל</w:t>
      </w:r>
      <w:r w:rsidRPr="00666B71">
        <w:rPr>
          <w:rFonts w:asciiTheme="minorBidi" w:hAnsiTheme="minorBidi" w:cstheme="minorBidi"/>
          <w:b/>
          <w:bCs/>
          <w:highlight w:val="yellow"/>
          <w:rtl/>
          <w:lang w:val="en-IL"/>
        </w:rPr>
        <w:t>חובת תום הלב וחובת הגילוי</w:t>
      </w:r>
    </w:p>
    <w:p w14:paraId="63B489CF" w14:textId="77777777" w:rsidR="00475AAA" w:rsidRPr="00666B71" w:rsidRDefault="00475AAA" w:rsidP="00475AAA">
      <w:pPr>
        <w:numPr>
          <w:ilvl w:val="0"/>
          <w:numId w:val="79"/>
        </w:numPr>
        <w:bidi/>
        <w:ind w:left="1080"/>
        <w:rPr>
          <w:rFonts w:asciiTheme="minorBidi" w:hAnsiTheme="minorBidi" w:cstheme="minorBidi"/>
          <w:lang w:val="en-IL"/>
        </w:rPr>
      </w:pPr>
      <w:r w:rsidRPr="00666B71">
        <w:rPr>
          <w:rFonts w:asciiTheme="minorBidi" w:hAnsiTheme="minorBidi" w:cstheme="minorBidi"/>
          <w:rtl/>
          <w:lang w:val="en-IL"/>
        </w:rPr>
        <w:t>פסק הדין מסעיף 60</w:t>
      </w:r>
    </w:p>
    <w:p w14:paraId="2017C1DD"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b/>
          <w:bCs/>
          <w:rtl/>
          <w:lang w:val="en-IL"/>
        </w:rPr>
        <w:t>תקנות הגישור</w:t>
      </w:r>
      <w:r w:rsidRPr="00666B71">
        <w:rPr>
          <w:rFonts w:asciiTheme="minorBidi" w:hAnsiTheme="minorBidi" w:cstheme="minorBidi"/>
          <w:rtl/>
          <w:lang w:val="en-IL"/>
        </w:rPr>
        <w:br/>
        <w:t>חסיון, סודיות, אי קבילות</w:t>
      </w:r>
    </w:p>
    <w:p w14:paraId="4A74FD4C" w14:textId="77777777" w:rsidR="00475AAA" w:rsidRPr="00666B71" w:rsidRDefault="00475AAA" w:rsidP="00475AAA">
      <w:pPr>
        <w:bidi/>
        <w:ind w:left="720"/>
        <w:rPr>
          <w:rFonts w:asciiTheme="minorBidi" w:hAnsiTheme="minorBidi" w:cstheme="minorBidi"/>
          <w:lang w:val="en-IL"/>
        </w:rPr>
      </w:pPr>
      <w:r w:rsidRPr="00666B71">
        <w:rPr>
          <w:rFonts w:asciiTheme="minorBidi" w:hAnsiTheme="minorBidi" w:cstheme="minorBidi"/>
          <w:b/>
          <w:bCs/>
          <w:rtl/>
          <w:lang w:val="en-IL"/>
        </w:rPr>
        <w:t>תקנה 5 לתקנות הגישור</w:t>
      </w:r>
    </w:p>
    <w:p w14:paraId="0526276D" w14:textId="77777777" w:rsidR="00475AAA" w:rsidRPr="00666B71" w:rsidRDefault="00475AAA" w:rsidP="00475AAA">
      <w:pPr>
        <w:bidi/>
        <w:ind w:left="720"/>
        <w:rPr>
          <w:rFonts w:asciiTheme="minorBidi" w:hAnsiTheme="minorBidi" w:cstheme="minorBidi"/>
          <w:lang w:val="en-IL"/>
        </w:rPr>
      </w:pPr>
      <w:r w:rsidRPr="00666B71">
        <w:rPr>
          <w:rFonts w:asciiTheme="minorBidi" w:hAnsiTheme="minorBidi" w:cstheme="minorBidi"/>
          <w:rtl/>
          <w:lang w:val="en-IL"/>
        </w:rPr>
        <w:t xml:space="preserve">(ד) המגשר </w:t>
      </w:r>
      <w:r w:rsidRPr="00666B71">
        <w:rPr>
          <w:rFonts w:asciiTheme="minorBidi" w:hAnsiTheme="minorBidi" w:cstheme="minorBidi"/>
          <w:u w:val="single"/>
          <w:rtl/>
          <w:lang w:val="en-IL"/>
        </w:rPr>
        <w:t>לא ישתמש בכל מידע שנמסר לו במהלך הגישור</w:t>
      </w:r>
      <w:r w:rsidRPr="00666B71">
        <w:rPr>
          <w:rFonts w:asciiTheme="minorBidi" w:hAnsiTheme="minorBidi" w:cstheme="minorBidi"/>
          <w:rtl/>
          <w:lang w:val="en-IL"/>
        </w:rPr>
        <w:t>, שלא יכול היה לקבלו בדרך אחרת במאמץ סביר, לכל מטרה זולת הגישור.</w:t>
      </w:r>
    </w:p>
    <w:p w14:paraId="23C339C5" w14:textId="77777777" w:rsidR="00475AAA" w:rsidRPr="00666B71" w:rsidRDefault="00475AAA" w:rsidP="00475AAA">
      <w:pPr>
        <w:bidi/>
        <w:ind w:left="720"/>
        <w:rPr>
          <w:rFonts w:asciiTheme="minorBidi" w:hAnsiTheme="minorBidi" w:cstheme="minorBidi"/>
          <w:lang w:val="en-IL"/>
        </w:rPr>
      </w:pPr>
      <w:r w:rsidRPr="00666B71">
        <w:rPr>
          <w:rFonts w:asciiTheme="minorBidi" w:hAnsiTheme="minorBidi" w:cstheme="minorBidi"/>
          <w:rtl/>
          <w:lang w:val="en-IL"/>
        </w:rPr>
        <w:t xml:space="preserve">(ה) המגשר </w:t>
      </w:r>
      <w:r w:rsidRPr="00666B71">
        <w:rPr>
          <w:rFonts w:asciiTheme="minorBidi" w:hAnsiTheme="minorBidi" w:cstheme="minorBidi"/>
          <w:u w:val="single"/>
          <w:rtl/>
          <w:lang w:val="en-IL"/>
        </w:rPr>
        <w:t xml:space="preserve">לא יגלה כל מידע שנמסר לו </w:t>
      </w:r>
      <w:r w:rsidRPr="00666B71">
        <w:rPr>
          <w:rFonts w:asciiTheme="minorBidi" w:hAnsiTheme="minorBidi" w:cstheme="minorBidi"/>
          <w:rtl/>
          <w:lang w:val="en-IL"/>
        </w:rPr>
        <w:t>במהלך הגישור למי שאינו צד לגישור.</w:t>
      </w:r>
    </w:p>
    <w:p w14:paraId="138C04C0" w14:textId="77777777" w:rsidR="00475AAA" w:rsidRPr="00666B71" w:rsidRDefault="00475AAA" w:rsidP="00475AAA">
      <w:pPr>
        <w:bidi/>
        <w:ind w:left="720"/>
        <w:rPr>
          <w:rFonts w:asciiTheme="minorBidi" w:hAnsiTheme="minorBidi" w:cstheme="minorBidi"/>
          <w:lang w:val="en-IL"/>
        </w:rPr>
      </w:pPr>
      <w:r w:rsidRPr="00666B71">
        <w:rPr>
          <w:rFonts w:asciiTheme="minorBidi" w:hAnsiTheme="minorBidi" w:cstheme="minorBidi"/>
          <w:rtl/>
          <w:lang w:val="en-IL"/>
        </w:rPr>
        <w:t>(ו) מסר בעל דין מידע למגשר תוך דרישה לשומרו בסוד, ישמור המגשר על סודיות המידע כלפי כל בעל דין אחר, אלא אם כן ויתר מוסר המידע על הסודיות.</w:t>
      </w:r>
    </w:p>
    <w:p w14:paraId="7D9EE67B" w14:textId="77777777" w:rsidR="00475AAA" w:rsidRPr="00666B71" w:rsidRDefault="00475AAA" w:rsidP="00475AAA">
      <w:pPr>
        <w:bidi/>
        <w:ind w:left="720"/>
        <w:rPr>
          <w:rFonts w:asciiTheme="minorBidi" w:hAnsiTheme="minorBidi" w:cstheme="minorBidi"/>
          <w:lang w:val="en-IL"/>
        </w:rPr>
      </w:pPr>
      <w:r w:rsidRPr="00666B71">
        <w:rPr>
          <w:rFonts w:asciiTheme="minorBidi" w:hAnsiTheme="minorBidi" w:cstheme="minorBidi"/>
          <w:b/>
          <w:bCs/>
          <w:rtl/>
          <w:lang w:val="en-IL"/>
        </w:rPr>
        <w:t>תוספת (</w:t>
      </w:r>
      <w:hyperlink r:id="rId20" w:history="1">
        <w:r w:rsidRPr="00666B71">
          <w:rPr>
            <w:rStyle w:val="Hyperlink"/>
            <w:rFonts w:asciiTheme="minorBidi" w:hAnsiTheme="minorBidi" w:cstheme="minorBidi"/>
            <w:b/>
            <w:bCs/>
            <w:rtl/>
            <w:lang w:val="en-IL"/>
          </w:rPr>
          <w:t>תקנה 3(ו)</w:t>
        </w:r>
      </w:hyperlink>
      <w:r w:rsidRPr="00666B71">
        <w:rPr>
          <w:rFonts w:asciiTheme="minorBidi" w:hAnsiTheme="minorBidi" w:cstheme="minorBidi"/>
          <w:b/>
          <w:bCs/>
          <w:rtl/>
          <w:lang w:val="en-IL"/>
        </w:rPr>
        <w:t>) ההסכם המצוי בין בעלי דין ומגשר (מצוי בסוף תקנות הגישור)</w:t>
      </w:r>
    </w:p>
    <w:p w14:paraId="53FCE761" w14:textId="77777777" w:rsidR="00475AAA" w:rsidRPr="00666B71" w:rsidRDefault="00475AAA" w:rsidP="00475AAA">
      <w:pPr>
        <w:bidi/>
        <w:ind w:left="720"/>
        <w:rPr>
          <w:rFonts w:asciiTheme="minorBidi" w:hAnsiTheme="minorBidi" w:cstheme="minorBidi"/>
          <w:lang w:val="en-IL"/>
        </w:rPr>
      </w:pPr>
      <w:hyperlink r:id="rId21" w:history="1">
        <w:r w:rsidRPr="00666B71">
          <w:rPr>
            <w:rStyle w:val="Hyperlink"/>
            <w:rFonts w:asciiTheme="minorBidi" w:hAnsiTheme="minorBidi" w:cstheme="minorBidi"/>
            <w:rtl/>
            <w:lang w:val="en-IL"/>
          </w:rPr>
          <w:t>2</w:t>
        </w:r>
      </w:hyperlink>
      <w:r w:rsidRPr="00666B71">
        <w:rPr>
          <w:rFonts w:asciiTheme="minorBidi" w:hAnsiTheme="minorBidi" w:cstheme="minorBidi"/>
          <w:rtl/>
          <w:lang w:val="en-IL"/>
        </w:rPr>
        <w:t xml:space="preserve">. בעלי הדין </w:t>
      </w:r>
      <w:r w:rsidRPr="00666B71">
        <w:rPr>
          <w:rFonts w:asciiTheme="minorBidi" w:hAnsiTheme="minorBidi" w:cstheme="minorBidi"/>
          <w:u w:val="single"/>
          <w:rtl/>
          <w:lang w:val="en-IL"/>
        </w:rPr>
        <w:t>מתחייבים לא להזמין את המגשר למסור עדות</w:t>
      </w:r>
      <w:r w:rsidRPr="00666B71">
        <w:rPr>
          <w:rFonts w:asciiTheme="minorBidi" w:hAnsiTheme="minorBidi" w:cstheme="minorBidi"/>
          <w:rtl/>
          <w:lang w:val="en-IL"/>
        </w:rPr>
        <w:t xml:space="preserve">, בין בכתב בין בעל־פה, או </w:t>
      </w:r>
      <w:r w:rsidRPr="00666B71">
        <w:rPr>
          <w:rFonts w:asciiTheme="minorBidi" w:hAnsiTheme="minorBidi" w:cstheme="minorBidi"/>
          <w:u w:val="single"/>
          <w:rtl/>
          <w:lang w:val="en-IL"/>
        </w:rPr>
        <w:t xml:space="preserve">להציג מסמכים </w:t>
      </w:r>
      <w:r w:rsidRPr="00666B71">
        <w:rPr>
          <w:rFonts w:asciiTheme="minorBidi" w:hAnsiTheme="minorBidi" w:cstheme="minorBidi"/>
          <w:rtl/>
          <w:lang w:val="en-IL"/>
        </w:rPr>
        <w:t>בכל ענין שהועלה, במישרין או בעקיפין, בהליך הגישור.</w:t>
      </w:r>
    </w:p>
    <w:p w14:paraId="28456741" w14:textId="77777777" w:rsidR="00475AAA" w:rsidRPr="00666B71" w:rsidRDefault="00475AAA" w:rsidP="00475AAA">
      <w:pPr>
        <w:bidi/>
        <w:ind w:left="720"/>
        <w:rPr>
          <w:rFonts w:asciiTheme="minorBidi" w:hAnsiTheme="minorBidi" w:cstheme="minorBidi"/>
          <w:lang w:val="en-IL"/>
        </w:rPr>
      </w:pPr>
      <w:hyperlink r:id="rId22" w:history="1">
        <w:r w:rsidRPr="00666B71">
          <w:rPr>
            <w:rStyle w:val="Hyperlink"/>
            <w:rFonts w:asciiTheme="minorBidi" w:hAnsiTheme="minorBidi" w:cstheme="minorBidi"/>
            <w:rtl/>
            <w:lang w:val="en-IL"/>
          </w:rPr>
          <w:t>2א</w:t>
        </w:r>
      </w:hyperlink>
      <w:r w:rsidRPr="00666B71">
        <w:rPr>
          <w:rFonts w:asciiTheme="minorBidi" w:hAnsiTheme="minorBidi" w:cstheme="minorBidi"/>
          <w:rtl/>
          <w:lang w:val="en-IL"/>
        </w:rPr>
        <w:t xml:space="preserve">. בעלי הדין </w:t>
      </w:r>
      <w:r w:rsidRPr="00666B71">
        <w:rPr>
          <w:rFonts w:asciiTheme="minorBidi" w:hAnsiTheme="minorBidi" w:cstheme="minorBidi"/>
          <w:u w:val="single"/>
          <w:rtl/>
          <w:lang w:val="en-IL"/>
        </w:rPr>
        <w:t xml:space="preserve">מתחייבים לא למסור לבית המשפט דברים שנאמרו בהליך הגישור </w:t>
      </w:r>
      <w:r w:rsidRPr="00666B71">
        <w:rPr>
          <w:rFonts w:asciiTheme="minorBidi" w:hAnsiTheme="minorBidi" w:cstheme="minorBidi"/>
          <w:rtl/>
          <w:lang w:val="en-IL"/>
        </w:rPr>
        <w:t>ולא להציג מסמכים בכל ענין שהועלה, במישרין או בעקיפין, בהליך הגישור.</w:t>
      </w:r>
    </w:p>
    <w:p w14:paraId="0996FB7D" w14:textId="77777777" w:rsidR="00475AAA" w:rsidRPr="00666B71" w:rsidRDefault="00475AAA" w:rsidP="00475AAA">
      <w:pPr>
        <w:bidi/>
        <w:ind w:left="720"/>
        <w:rPr>
          <w:rFonts w:asciiTheme="minorBidi" w:hAnsiTheme="minorBidi" w:cstheme="minorBidi"/>
          <w:lang w:val="en-IL"/>
        </w:rPr>
      </w:pPr>
      <w:r w:rsidRPr="00666B71">
        <w:rPr>
          <w:rFonts w:asciiTheme="minorBidi" w:hAnsiTheme="minorBidi" w:cstheme="minorBidi"/>
          <w:b/>
          <w:bCs/>
          <w:rtl/>
          <w:lang w:val="en-IL"/>
        </w:rPr>
        <w:t>סעיף 79ג (ד) לחוק בתי המשפט:</w:t>
      </w:r>
    </w:p>
    <w:p w14:paraId="003A99D8" w14:textId="77777777" w:rsidR="00475AAA" w:rsidRPr="00666B71" w:rsidRDefault="00475AAA" w:rsidP="00475AAA">
      <w:pPr>
        <w:bidi/>
        <w:ind w:left="720"/>
        <w:rPr>
          <w:rFonts w:asciiTheme="minorBidi" w:hAnsiTheme="minorBidi" w:cstheme="minorBidi"/>
          <w:lang w:val="en-IL"/>
        </w:rPr>
      </w:pPr>
      <w:r w:rsidRPr="00666B71">
        <w:rPr>
          <w:rFonts w:asciiTheme="minorBidi" w:hAnsiTheme="minorBidi" w:cstheme="minorBidi"/>
          <w:rtl/>
          <w:lang w:val="en-IL"/>
        </w:rPr>
        <w:t xml:space="preserve"> (ד) דברים שנמסרו במסגרת הליך גישור, </w:t>
      </w:r>
      <w:r w:rsidRPr="00666B71">
        <w:rPr>
          <w:rFonts w:asciiTheme="minorBidi" w:hAnsiTheme="minorBidi" w:cstheme="minorBidi"/>
          <w:u w:val="single"/>
          <w:rtl/>
          <w:lang w:val="en-IL"/>
        </w:rPr>
        <w:t>לא ישמשו ראיה בהליך משפטי אזרחי.</w:t>
      </w:r>
    </w:p>
    <w:p w14:paraId="632CA61E" w14:textId="77777777" w:rsidR="00475AAA" w:rsidRPr="00666B71" w:rsidRDefault="00475AAA" w:rsidP="00475AAA">
      <w:pPr>
        <w:bidi/>
        <w:ind w:left="360"/>
        <w:rPr>
          <w:rFonts w:asciiTheme="minorBidi" w:hAnsiTheme="minorBidi" w:cstheme="minorBidi"/>
          <w:lang w:val="en-IL"/>
        </w:rPr>
      </w:pPr>
    </w:p>
    <w:p w14:paraId="42EDC503" w14:textId="77777777" w:rsidR="00475AAA" w:rsidRPr="00666B71" w:rsidRDefault="00475AAA" w:rsidP="00475AAA">
      <w:pPr>
        <w:bidi/>
        <w:ind w:left="360"/>
        <w:rPr>
          <w:rFonts w:asciiTheme="minorBidi" w:hAnsiTheme="minorBidi" w:cstheme="minorBidi"/>
          <w:b/>
          <w:bCs/>
          <w:rtl/>
        </w:rPr>
      </w:pPr>
      <w:r w:rsidRPr="00666B71">
        <w:rPr>
          <w:rFonts w:asciiTheme="minorBidi" w:hAnsiTheme="minorBidi" w:cstheme="minorBidi"/>
          <w:b/>
          <w:bCs/>
          <w:rtl/>
        </w:rPr>
        <w:t>דרכים לקבלת תיקי גישור</w:t>
      </w:r>
    </w:p>
    <w:p w14:paraId="36ABCC79" w14:textId="77777777" w:rsidR="00475AAA" w:rsidRPr="00666B71" w:rsidRDefault="00475AAA" w:rsidP="00475AAA">
      <w:pPr>
        <w:numPr>
          <w:ilvl w:val="0"/>
          <w:numId w:val="78"/>
        </w:numPr>
        <w:bidi/>
        <w:ind w:left="720"/>
        <w:rPr>
          <w:rFonts w:asciiTheme="minorBidi" w:hAnsiTheme="minorBidi" w:cstheme="minorBidi"/>
          <w:lang w:val="en-IL"/>
        </w:rPr>
      </w:pPr>
      <w:r w:rsidRPr="00666B71">
        <w:rPr>
          <w:rFonts w:asciiTheme="minorBidi" w:hAnsiTheme="minorBidi" w:cstheme="minorBidi"/>
          <w:rtl/>
        </w:rPr>
        <w:t>פניות של צדדים / באי כוחם</w:t>
      </w:r>
    </w:p>
    <w:p w14:paraId="77D00343" w14:textId="77777777" w:rsidR="00475AAA" w:rsidRPr="00666B71" w:rsidRDefault="00475AAA" w:rsidP="00475AAA">
      <w:pPr>
        <w:numPr>
          <w:ilvl w:val="0"/>
          <w:numId w:val="78"/>
        </w:numPr>
        <w:bidi/>
        <w:ind w:left="720"/>
        <w:rPr>
          <w:rFonts w:asciiTheme="minorBidi" w:hAnsiTheme="minorBidi" w:cstheme="minorBidi"/>
          <w:lang w:val="en-IL"/>
        </w:rPr>
      </w:pPr>
      <w:r w:rsidRPr="00666B71">
        <w:rPr>
          <w:rFonts w:asciiTheme="minorBidi" w:hAnsiTheme="minorBidi" w:cstheme="minorBidi"/>
          <w:rtl/>
        </w:rPr>
        <w:t>הפניות מטעם מרכזי גישור (פרטיים, ארגוניים, קהילתיים, אקדמיה)</w:t>
      </w:r>
    </w:p>
    <w:p w14:paraId="021A2238" w14:textId="77777777" w:rsidR="00475AAA" w:rsidRPr="00666B71" w:rsidRDefault="00475AAA" w:rsidP="00475AAA">
      <w:pPr>
        <w:numPr>
          <w:ilvl w:val="0"/>
          <w:numId w:val="78"/>
        </w:numPr>
        <w:bidi/>
        <w:ind w:left="720"/>
        <w:rPr>
          <w:rFonts w:asciiTheme="minorBidi" w:hAnsiTheme="minorBidi" w:cstheme="minorBidi"/>
          <w:lang w:val="en-IL"/>
        </w:rPr>
      </w:pPr>
      <w:r w:rsidRPr="00666B71">
        <w:rPr>
          <w:rFonts w:asciiTheme="minorBidi" w:hAnsiTheme="minorBidi" w:cstheme="minorBidi"/>
          <w:rtl/>
        </w:rPr>
        <w:t>הפניה מטעם שופט/ת</w:t>
      </w:r>
    </w:p>
    <w:p w14:paraId="3F9F8201" w14:textId="77777777" w:rsidR="00475AAA" w:rsidRPr="00666B71" w:rsidRDefault="00475AAA" w:rsidP="00475AAA">
      <w:pPr>
        <w:numPr>
          <w:ilvl w:val="0"/>
          <w:numId w:val="78"/>
        </w:numPr>
        <w:bidi/>
        <w:ind w:left="720"/>
        <w:rPr>
          <w:rFonts w:asciiTheme="minorBidi" w:hAnsiTheme="minorBidi" w:cstheme="minorBidi"/>
          <w:lang w:val="en-IL"/>
        </w:rPr>
      </w:pPr>
      <w:r w:rsidRPr="00666B71">
        <w:rPr>
          <w:rFonts w:asciiTheme="minorBidi" w:hAnsiTheme="minorBidi" w:cstheme="minorBidi"/>
          <w:rtl/>
        </w:rPr>
        <w:t>הפניה מטעם מערכת בתי המשפט כתוצאה של פגישת מהו"ת בסכסוכים מסחריים או סכסוכי משפחה</w:t>
      </w:r>
    </w:p>
    <w:p w14:paraId="654B3B07" w14:textId="77777777" w:rsidR="00475AAA" w:rsidRPr="00666B71" w:rsidRDefault="00475AAA" w:rsidP="00475AAA">
      <w:pPr>
        <w:bidi/>
        <w:ind w:left="360"/>
        <w:rPr>
          <w:rFonts w:asciiTheme="minorBidi" w:hAnsiTheme="minorBidi" w:cstheme="minorBidi"/>
          <w:b/>
          <w:bCs/>
          <w:rtl/>
        </w:rPr>
      </w:pPr>
    </w:p>
    <w:p w14:paraId="12246425" w14:textId="77777777" w:rsidR="00475AAA" w:rsidRPr="00666B71" w:rsidRDefault="00475AAA" w:rsidP="00475AAA">
      <w:pPr>
        <w:bidi/>
        <w:ind w:left="360"/>
        <w:rPr>
          <w:rFonts w:asciiTheme="minorBidi" w:hAnsiTheme="minorBidi" w:cstheme="minorBidi"/>
          <w:b/>
          <w:bCs/>
          <w:rtl/>
        </w:rPr>
      </w:pPr>
      <w:r w:rsidRPr="00666B71">
        <w:rPr>
          <w:rFonts w:asciiTheme="minorBidi" w:hAnsiTheme="minorBidi" w:cstheme="minorBidi"/>
          <w:b/>
          <w:bCs/>
          <w:rtl/>
        </w:rPr>
        <w:t>חובת תום-הלב בתקנות הגישור בישראל</w:t>
      </w:r>
      <w:r w:rsidRPr="00666B71">
        <w:rPr>
          <w:rFonts w:asciiTheme="minorBidi" w:hAnsiTheme="minorBidi" w:cstheme="minorBidi"/>
          <w:b/>
          <w:bCs/>
          <w:rtl/>
        </w:rPr>
        <w:br/>
        <w:t>ויישומה ב: חובת הגילוי</w:t>
      </w:r>
    </w:p>
    <w:p w14:paraId="1922A8CD" w14:textId="77777777" w:rsidR="00475AAA" w:rsidRPr="00666B71" w:rsidRDefault="00475AAA" w:rsidP="00475AAA">
      <w:pPr>
        <w:bidi/>
        <w:ind w:left="360"/>
        <w:rPr>
          <w:rFonts w:asciiTheme="minorBidi" w:hAnsiTheme="minorBidi" w:cstheme="minorBidi"/>
          <w:b/>
          <w:bCs/>
          <w:lang w:val="en-IL"/>
        </w:rPr>
      </w:pPr>
      <w:r w:rsidRPr="00666B71">
        <w:rPr>
          <w:rFonts w:asciiTheme="minorBidi" w:hAnsiTheme="minorBidi" w:cstheme="minorBidi"/>
          <w:b/>
          <w:bCs/>
          <w:rtl/>
        </w:rPr>
        <w:t xml:space="preserve">תקנות הגישור: </w:t>
      </w:r>
    </w:p>
    <w:p w14:paraId="61B26D47"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rtl/>
        </w:rPr>
        <w:t>2.</w:t>
      </w:r>
      <w:r>
        <w:rPr>
          <w:rFonts w:asciiTheme="minorBidi" w:hAnsiTheme="minorBidi" w:cstheme="minorBidi"/>
          <w:rtl/>
        </w:rPr>
        <w:t xml:space="preserve"> </w:t>
      </w:r>
      <w:r w:rsidRPr="00666B71">
        <w:rPr>
          <w:rFonts w:asciiTheme="minorBidi" w:hAnsiTheme="minorBidi" w:cstheme="minorBidi"/>
          <w:rtl/>
        </w:rPr>
        <w:t>גישור הוא הליך שבו נועד מגשר עם בעלי הדין, כדי להביאם לידי הסכמה על יישוב הסכסוך, בין היתר על ידי בירור הנושאים שבמחלוקת, גילוי מידע הדרוש בקשר לסכסוך והצעת אפשרויות לפתרונו.</w:t>
      </w:r>
    </w:p>
    <w:p w14:paraId="15172E76"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rtl/>
          <w:lang w:val="en-IL"/>
        </w:rPr>
        <w:t>ההסכם המצוי בין בעלי דין ומגשר (ראו בתקנות הגישור)</w:t>
      </w:r>
    </w:p>
    <w:p w14:paraId="355E2D66"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rtl/>
          <w:lang w:val="en-IL"/>
        </w:rPr>
        <w:t xml:space="preserve">3 (ו) </w:t>
      </w:r>
      <w:r w:rsidRPr="00666B71">
        <w:rPr>
          <w:rFonts w:asciiTheme="minorBidi" w:hAnsiTheme="minorBidi" w:cstheme="minorBidi"/>
          <w:rtl/>
          <w:lang w:val="en-IL"/>
        </w:rPr>
        <w:tab/>
        <w:t>בעלי הדין מתחייבים לשתף פעולה עם המגשר, לקיים את הליך הגישור בהגינות ובתום לב ולגלות מידע הדרוש כדי ליישב את הסכסוך ביניהם בדרך של הסכמה מרצון.</w:t>
      </w:r>
    </w:p>
    <w:p w14:paraId="7900754C" w14:textId="77777777" w:rsidR="00475AAA" w:rsidRPr="00666B71" w:rsidRDefault="00475AAA" w:rsidP="00475AAA">
      <w:pPr>
        <w:bidi/>
        <w:ind w:left="360"/>
        <w:rPr>
          <w:rFonts w:asciiTheme="minorBidi" w:hAnsiTheme="minorBidi" w:cstheme="minorBidi"/>
          <w:b/>
          <w:bCs/>
          <w:rtl/>
          <w:lang w:val="en-IL"/>
        </w:rPr>
      </w:pPr>
    </w:p>
    <w:p w14:paraId="21A0DD3F"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b/>
          <w:bCs/>
          <w:rtl/>
        </w:rPr>
        <w:t>פס"ד פלונית נ' פלוני</w:t>
      </w:r>
      <w:r w:rsidRPr="00666B71">
        <w:rPr>
          <w:rFonts w:asciiTheme="minorBidi" w:hAnsiTheme="minorBidi" w:cstheme="minorBidi"/>
          <w:rtl/>
        </w:rPr>
        <w:br/>
        <w:t>תמ"ש 29533-08-11 בימ"ש לענייני משפחה פתח-תקוה</w:t>
      </w:r>
    </w:p>
    <w:p w14:paraId="33547E72" w14:textId="77777777" w:rsidR="00475AAA" w:rsidRPr="00666B71" w:rsidRDefault="00475AAA" w:rsidP="00475AAA">
      <w:pPr>
        <w:numPr>
          <w:ilvl w:val="0"/>
          <w:numId w:val="123"/>
        </w:numPr>
        <w:bidi/>
        <w:ind w:left="1080"/>
        <w:rPr>
          <w:rFonts w:asciiTheme="minorBidi" w:hAnsiTheme="minorBidi" w:cstheme="minorBidi"/>
          <w:lang w:val="en-IL"/>
        </w:rPr>
      </w:pPr>
      <w:r w:rsidRPr="00666B71">
        <w:rPr>
          <w:rFonts w:asciiTheme="minorBidi" w:hAnsiTheme="minorBidi" w:cstheme="minorBidi"/>
          <w:rtl/>
        </w:rPr>
        <w:t>בני זוג- אשה-בעל, שניהם רו"ח בהשכלתם, ילדים משותפים</w:t>
      </w:r>
    </w:p>
    <w:p w14:paraId="4B83BCF8" w14:textId="77777777" w:rsidR="00475AAA" w:rsidRPr="00666B71" w:rsidRDefault="00475AAA" w:rsidP="00475AAA">
      <w:pPr>
        <w:numPr>
          <w:ilvl w:val="0"/>
          <w:numId w:val="123"/>
        </w:numPr>
        <w:bidi/>
        <w:ind w:left="1080"/>
        <w:rPr>
          <w:rFonts w:asciiTheme="minorBidi" w:hAnsiTheme="minorBidi" w:cstheme="minorBidi"/>
          <w:lang w:val="en-IL"/>
        </w:rPr>
      </w:pPr>
      <w:r w:rsidRPr="00666B71">
        <w:rPr>
          <w:rFonts w:asciiTheme="minorBidi" w:hAnsiTheme="minorBidi" w:cstheme="minorBidi"/>
          <w:rtl/>
        </w:rPr>
        <w:t>סכסוך גירושין, התנהל הליך גישור, תוצר: הסדר גישור</w:t>
      </w:r>
    </w:p>
    <w:p w14:paraId="17F562F8" w14:textId="77777777" w:rsidR="00475AAA" w:rsidRPr="00666B71" w:rsidRDefault="00475AAA" w:rsidP="00475AAA">
      <w:pPr>
        <w:numPr>
          <w:ilvl w:val="0"/>
          <w:numId w:val="123"/>
        </w:numPr>
        <w:bidi/>
        <w:ind w:left="1080"/>
        <w:rPr>
          <w:rFonts w:asciiTheme="minorBidi" w:hAnsiTheme="minorBidi" w:cstheme="minorBidi"/>
          <w:lang w:val="en-IL"/>
        </w:rPr>
      </w:pPr>
      <w:r w:rsidRPr="00666B71">
        <w:rPr>
          <w:rFonts w:asciiTheme="minorBidi" w:hAnsiTheme="minorBidi" w:cstheme="minorBidi"/>
          <w:rtl/>
        </w:rPr>
        <w:t>הבעל עבד כסמנכ"ל כספים בחברה מסוימת</w:t>
      </w:r>
    </w:p>
    <w:p w14:paraId="3BE274A6" w14:textId="77777777" w:rsidR="00475AAA" w:rsidRPr="00666B71" w:rsidRDefault="00475AAA" w:rsidP="00475AAA">
      <w:pPr>
        <w:numPr>
          <w:ilvl w:val="0"/>
          <w:numId w:val="123"/>
        </w:numPr>
        <w:bidi/>
        <w:ind w:left="1080"/>
        <w:rPr>
          <w:rFonts w:asciiTheme="minorBidi" w:hAnsiTheme="minorBidi" w:cstheme="minorBidi"/>
          <w:lang w:val="en-IL"/>
        </w:rPr>
      </w:pPr>
      <w:r w:rsidRPr="00666B71">
        <w:rPr>
          <w:rFonts w:asciiTheme="minorBidi" w:hAnsiTheme="minorBidi" w:cstheme="minorBidi"/>
          <w:rtl/>
        </w:rPr>
        <w:t>בהליך הגישור טען לאופציות בחברה ששווין 50,000 ₪</w:t>
      </w:r>
    </w:p>
    <w:p w14:paraId="79A1D2C0" w14:textId="77777777" w:rsidR="00475AAA" w:rsidRPr="00666B71" w:rsidRDefault="00475AAA" w:rsidP="00475AAA">
      <w:pPr>
        <w:numPr>
          <w:ilvl w:val="0"/>
          <w:numId w:val="123"/>
        </w:numPr>
        <w:bidi/>
        <w:ind w:left="1080"/>
        <w:rPr>
          <w:rFonts w:asciiTheme="minorBidi" w:hAnsiTheme="minorBidi" w:cstheme="minorBidi"/>
          <w:lang w:val="en-IL"/>
        </w:rPr>
      </w:pPr>
      <w:r w:rsidRPr="00666B71">
        <w:rPr>
          <w:rFonts w:asciiTheme="minorBidi" w:hAnsiTheme="minorBidi" w:cstheme="minorBidi"/>
          <w:rtl/>
        </w:rPr>
        <w:t>לאחר הסדר הגישור (בסמוך לו, חודש) התברר שהיה אקזיט (רכישה ומיזוג) והשווי עלה ל-950,000</w:t>
      </w:r>
    </w:p>
    <w:p w14:paraId="501F16C5" w14:textId="77777777" w:rsidR="00475AAA" w:rsidRPr="00666B71" w:rsidRDefault="00475AAA" w:rsidP="00475AAA">
      <w:pPr>
        <w:numPr>
          <w:ilvl w:val="0"/>
          <w:numId w:val="123"/>
        </w:numPr>
        <w:bidi/>
        <w:ind w:left="1080"/>
        <w:rPr>
          <w:rFonts w:asciiTheme="minorBidi" w:hAnsiTheme="minorBidi" w:cstheme="minorBidi"/>
          <w:lang w:val="en-IL"/>
        </w:rPr>
      </w:pPr>
      <w:r w:rsidRPr="00666B71">
        <w:rPr>
          <w:rFonts w:asciiTheme="minorBidi" w:hAnsiTheme="minorBidi" w:cstheme="minorBidi"/>
          <w:rtl/>
        </w:rPr>
        <w:lastRenderedPageBreak/>
        <w:t>האשה הגישה תביעה חדשה ודרשה מחצית מהשווי העדכני של המניות והאופציות על שמו</w:t>
      </w:r>
    </w:p>
    <w:p w14:paraId="53B969B1" w14:textId="77777777" w:rsidR="00475AAA" w:rsidRPr="00666B71" w:rsidRDefault="00475AAA" w:rsidP="00475AAA">
      <w:pPr>
        <w:numPr>
          <w:ilvl w:val="0"/>
          <w:numId w:val="123"/>
        </w:numPr>
        <w:bidi/>
        <w:ind w:left="1080"/>
        <w:rPr>
          <w:rFonts w:asciiTheme="minorBidi" w:hAnsiTheme="minorBidi" w:cstheme="minorBidi"/>
          <w:lang w:val="en-IL"/>
        </w:rPr>
      </w:pPr>
      <w:r w:rsidRPr="00666B71">
        <w:rPr>
          <w:rFonts w:asciiTheme="minorBidi" w:hAnsiTheme="minorBidi" w:cstheme="minorBidi"/>
          <w:rtl/>
        </w:rPr>
        <w:t>לטענת התובעת (האשה): הגרוש פעל בניגוד לחובת תום הלב וחובת הגילוי</w:t>
      </w:r>
    </w:p>
    <w:p w14:paraId="0B189B3F" w14:textId="77777777" w:rsidR="00475AAA" w:rsidRPr="00666B71" w:rsidRDefault="00475AAA" w:rsidP="00475AAA">
      <w:pPr>
        <w:numPr>
          <w:ilvl w:val="0"/>
          <w:numId w:val="123"/>
        </w:numPr>
        <w:bidi/>
        <w:ind w:left="1080"/>
        <w:rPr>
          <w:rFonts w:asciiTheme="minorBidi" w:hAnsiTheme="minorBidi" w:cstheme="minorBidi"/>
          <w:lang w:val="en-IL"/>
        </w:rPr>
      </w:pPr>
      <w:r w:rsidRPr="00666B71">
        <w:rPr>
          <w:rFonts w:asciiTheme="minorBidi" w:hAnsiTheme="minorBidi" w:cstheme="minorBidi"/>
          <w:rtl/>
        </w:rPr>
        <w:t>פסק הדין מסעיף 60</w:t>
      </w:r>
    </w:p>
    <w:p w14:paraId="4A088199" w14:textId="77777777" w:rsidR="00475AAA" w:rsidRPr="00666B71" w:rsidRDefault="00475AAA" w:rsidP="00475AAA">
      <w:pPr>
        <w:bidi/>
        <w:ind w:left="720"/>
        <w:rPr>
          <w:rFonts w:asciiTheme="minorBidi" w:hAnsiTheme="minorBidi" w:cstheme="minorBidi"/>
          <w:rtl/>
        </w:rPr>
      </w:pPr>
    </w:p>
    <w:p w14:paraId="4360AFE3" w14:textId="77777777" w:rsidR="00475AAA" w:rsidRPr="00666B71" w:rsidRDefault="00475AAA" w:rsidP="00475AAA">
      <w:pPr>
        <w:bidi/>
        <w:ind w:left="720"/>
        <w:rPr>
          <w:rFonts w:asciiTheme="minorBidi" w:hAnsiTheme="minorBidi" w:cstheme="minorBidi"/>
          <w:rtl/>
        </w:rPr>
      </w:pPr>
      <w:r w:rsidRPr="00666B71">
        <w:rPr>
          <w:rFonts w:asciiTheme="minorBidi" w:hAnsiTheme="minorBidi" w:cstheme="minorBidi"/>
          <w:b/>
          <w:bCs/>
          <w:rtl/>
        </w:rPr>
        <w:t>תקנות הגישור</w:t>
      </w:r>
      <w:r w:rsidRPr="00666B71">
        <w:rPr>
          <w:rFonts w:asciiTheme="minorBidi" w:hAnsiTheme="minorBidi" w:cstheme="minorBidi"/>
          <w:rtl/>
        </w:rPr>
        <w:br/>
        <w:t>חסיון, סודיות, אי קבילות</w:t>
      </w:r>
    </w:p>
    <w:p w14:paraId="6F48611E" w14:textId="77777777" w:rsidR="00475AAA" w:rsidRPr="00666B71" w:rsidRDefault="00475AAA" w:rsidP="00475AAA">
      <w:pPr>
        <w:bidi/>
        <w:ind w:left="720"/>
        <w:rPr>
          <w:rFonts w:asciiTheme="minorBidi" w:hAnsiTheme="minorBidi" w:cstheme="minorBidi"/>
          <w:rtl/>
        </w:rPr>
      </w:pPr>
    </w:p>
    <w:p w14:paraId="46C2AAF1" w14:textId="77777777" w:rsidR="00475AAA" w:rsidRPr="00666B71" w:rsidRDefault="00475AAA" w:rsidP="00475AAA">
      <w:pPr>
        <w:pStyle w:val="ListParagraph"/>
        <w:numPr>
          <w:ilvl w:val="0"/>
          <w:numId w:val="123"/>
        </w:numPr>
        <w:bidi/>
        <w:ind w:left="1080"/>
        <w:rPr>
          <w:rFonts w:asciiTheme="minorBidi" w:hAnsiTheme="minorBidi"/>
          <w:lang w:val="en-IL"/>
        </w:rPr>
      </w:pPr>
      <w:r w:rsidRPr="00666B71">
        <w:rPr>
          <w:rFonts w:asciiTheme="minorBidi" w:hAnsiTheme="minorBidi"/>
          <w:rtl/>
        </w:rPr>
        <w:t>תקנה 5 לתקנות הגישור</w:t>
      </w:r>
    </w:p>
    <w:p w14:paraId="3524C0E2" w14:textId="77777777" w:rsidR="00475AAA" w:rsidRPr="00666B71" w:rsidRDefault="00475AAA" w:rsidP="00475AAA">
      <w:pPr>
        <w:pStyle w:val="ListParagraph"/>
        <w:numPr>
          <w:ilvl w:val="0"/>
          <w:numId w:val="123"/>
        </w:numPr>
        <w:bidi/>
        <w:ind w:left="1080"/>
        <w:rPr>
          <w:rFonts w:asciiTheme="minorBidi" w:hAnsiTheme="minorBidi"/>
          <w:lang w:val="en-IL"/>
        </w:rPr>
      </w:pPr>
      <w:r w:rsidRPr="00666B71">
        <w:rPr>
          <w:rFonts w:asciiTheme="minorBidi" w:hAnsiTheme="minorBidi"/>
          <w:rtl/>
        </w:rPr>
        <w:t xml:space="preserve">(ד) המגשר </w:t>
      </w:r>
      <w:r w:rsidRPr="00666B71">
        <w:rPr>
          <w:rFonts w:asciiTheme="minorBidi" w:hAnsiTheme="minorBidi"/>
          <w:u w:val="single"/>
          <w:rtl/>
        </w:rPr>
        <w:t>לא ישתמש בכל מידע שנמסר לו במהלך הגישור</w:t>
      </w:r>
      <w:r w:rsidRPr="00666B71">
        <w:rPr>
          <w:rFonts w:asciiTheme="minorBidi" w:hAnsiTheme="minorBidi"/>
          <w:rtl/>
        </w:rPr>
        <w:t>, שלא יכול היה לקבלו בדרך אחרת במאמץ סביר, לכל מטרה זולת הגישור.</w:t>
      </w:r>
    </w:p>
    <w:p w14:paraId="5E087611" w14:textId="77777777" w:rsidR="00475AAA" w:rsidRPr="00666B71" w:rsidRDefault="00475AAA" w:rsidP="00475AAA">
      <w:pPr>
        <w:pStyle w:val="ListParagraph"/>
        <w:numPr>
          <w:ilvl w:val="0"/>
          <w:numId w:val="123"/>
        </w:numPr>
        <w:bidi/>
        <w:ind w:left="1080"/>
        <w:rPr>
          <w:rFonts w:asciiTheme="minorBidi" w:hAnsiTheme="minorBidi"/>
          <w:lang w:val="en-IL"/>
        </w:rPr>
      </w:pPr>
      <w:r w:rsidRPr="00666B71">
        <w:rPr>
          <w:rFonts w:asciiTheme="minorBidi" w:hAnsiTheme="minorBidi"/>
          <w:rtl/>
        </w:rPr>
        <w:t xml:space="preserve">(ה) המגשר </w:t>
      </w:r>
      <w:r w:rsidRPr="00666B71">
        <w:rPr>
          <w:rFonts w:asciiTheme="minorBidi" w:hAnsiTheme="minorBidi"/>
          <w:u w:val="single"/>
          <w:rtl/>
        </w:rPr>
        <w:t xml:space="preserve">לא יגלה כל מידע שנמסר לו </w:t>
      </w:r>
      <w:r w:rsidRPr="00666B71">
        <w:rPr>
          <w:rFonts w:asciiTheme="minorBidi" w:hAnsiTheme="minorBidi"/>
          <w:rtl/>
        </w:rPr>
        <w:t>במהלך הגישור למי שאינו צד לגישור.</w:t>
      </w:r>
    </w:p>
    <w:p w14:paraId="05A64D76" w14:textId="77777777" w:rsidR="00475AAA" w:rsidRPr="00666B71" w:rsidRDefault="00475AAA" w:rsidP="00475AAA">
      <w:pPr>
        <w:pStyle w:val="ListParagraph"/>
        <w:numPr>
          <w:ilvl w:val="0"/>
          <w:numId w:val="123"/>
        </w:numPr>
        <w:bidi/>
        <w:ind w:left="1080"/>
        <w:rPr>
          <w:rFonts w:asciiTheme="minorBidi" w:hAnsiTheme="minorBidi"/>
          <w:lang w:val="en-IL"/>
        </w:rPr>
      </w:pPr>
      <w:r w:rsidRPr="00666B71">
        <w:rPr>
          <w:rFonts w:asciiTheme="minorBidi" w:hAnsiTheme="minorBidi"/>
          <w:rtl/>
        </w:rPr>
        <w:t>(ו) מסר בעל דין מידע למגשר תוך דרישה לשומרו בסוד, ישמור המגשר על סודיות המידע כלפי כל בעל דין אחר, אלא אם כן ויתר מוסר המידע על הסודיות.</w:t>
      </w:r>
    </w:p>
    <w:p w14:paraId="57F64ED4" w14:textId="77777777" w:rsidR="00475AAA" w:rsidRPr="00666B71" w:rsidRDefault="00475AAA" w:rsidP="00475AAA">
      <w:pPr>
        <w:pStyle w:val="ListParagraph"/>
        <w:numPr>
          <w:ilvl w:val="0"/>
          <w:numId w:val="123"/>
        </w:numPr>
        <w:bidi/>
        <w:ind w:left="1080"/>
        <w:rPr>
          <w:rFonts w:asciiTheme="minorBidi" w:hAnsiTheme="minorBidi"/>
          <w:lang w:val="en-IL"/>
        </w:rPr>
      </w:pPr>
      <w:r w:rsidRPr="00666B71">
        <w:rPr>
          <w:rFonts w:asciiTheme="minorBidi" w:hAnsiTheme="minorBidi"/>
          <w:rtl/>
        </w:rPr>
        <w:t>תוספת (</w:t>
      </w:r>
      <w:hyperlink r:id="rId23" w:history="1">
        <w:r w:rsidRPr="00666B71">
          <w:rPr>
            <w:rStyle w:val="Hyperlink"/>
            <w:rFonts w:asciiTheme="minorBidi" w:hAnsiTheme="minorBidi"/>
            <w:rtl/>
          </w:rPr>
          <w:t>תקנה 3(ו)</w:t>
        </w:r>
      </w:hyperlink>
      <w:r w:rsidRPr="00666B71">
        <w:rPr>
          <w:rFonts w:asciiTheme="minorBidi" w:hAnsiTheme="minorBidi"/>
          <w:rtl/>
        </w:rPr>
        <w:t>) ההסכם המצוי בין בעלי דין ומגשר (מצוי בסוף תקנות הגישור)</w:t>
      </w:r>
    </w:p>
    <w:p w14:paraId="1F3B063E" w14:textId="77777777" w:rsidR="00475AAA" w:rsidRPr="00666B71" w:rsidRDefault="00475AAA" w:rsidP="00475AAA">
      <w:pPr>
        <w:pStyle w:val="ListParagraph"/>
        <w:numPr>
          <w:ilvl w:val="0"/>
          <w:numId w:val="123"/>
        </w:numPr>
        <w:bidi/>
        <w:ind w:left="1080"/>
        <w:rPr>
          <w:rFonts w:asciiTheme="minorBidi" w:hAnsiTheme="minorBidi"/>
          <w:lang w:val="en-IL"/>
        </w:rPr>
      </w:pPr>
      <w:hyperlink r:id="rId24" w:history="1">
        <w:r w:rsidRPr="00666B71">
          <w:rPr>
            <w:rStyle w:val="Hyperlink"/>
            <w:rFonts w:asciiTheme="minorBidi" w:hAnsiTheme="minorBidi"/>
            <w:rtl/>
          </w:rPr>
          <w:t>2</w:t>
        </w:r>
      </w:hyperlink>
      <w:r w:rsidRPr="00666B71">
        <w:rPr>
          <w:rFonts w:asciiTheme="minorBidi" w:hAnsiTheme="minorBidi"/>
          <w:rtl/>
        </w:rPr>
        <w:t xml:space="preserve">. בעלי הדין </w:t>
      </w:r>
      <w:r w:rsidRPr="00666B71">
        <w:rPr>
          <w:rFonts w:asciiTheme="minorBidi" w:hAnsiTheme="minorBidi"/>
          <w:u w:val="single"/>
          <w:rtl/>
        </w:rPr>
        <w:t>מתחייבים לא להזמין את המגשר למסור עדות</w:t>
      </w:r>
      <w:r w:rsidRPr="00666B71">
        <w:rPr>
          <w:rFonts w:asciiTheme="minorBidi" w:hAnsiTheme="minorBidi"/>
          <w:rtl/>
        </w:rPr>
        <w:t xml:space="preserve">, בין בכתב בין בעל־פה, או </w:t>
      </w:r>
      <w:r w:rsidRPr="00666B71">
        <w:rPr>
          <w:rFonts w:asciiTheme="minorBidi" w:hAnsiTheme="minorBidi"/>
          <w:u w:val="single"/>
          <w:rtl/>
        </w:rPr>
        <w:t xml:space="preserve">להציג מסמכים </w:t>
      </w:r>
      <w:r w:rsidRPr="00666B71">
        <w:rPr>
          <w:rFonts w:asciiTheme="minorBidi" w:hAnsiTheme="minorBidi"/>
          <w:rtl/>
        </w:rPr>
        <w:t>בכל ענין שהועלה, במישרין או בעקיפין, בהליך הגישור.</w:t>
      </w:r>
    </w:p>
    <w:p w14:paraId="366B293A" w14:textId="77777777" w:rsidR="00475AAA" w:rsidRPr="00666B71" w:rsidRDefault="00475AAA" w:rsidP="00475AAA">
      <w:pPr>
        <w:pStyle w:val="ListParagraph"/>
        <w:numPr>
          <w:ilvl w:val="0"/>
          <w:numId w:val="123"/>
        </w:numPr>
        <w:bidi/>
        <w:ind w:left="1080"/>
        <w:rPr>
          <w:rFonts w:asciiTheme="minorBidi" w:hAnsiTheme="minorBidi"/>
          <w:lang w:val="en-IL"/>
        </w:rPr>
      </w:pPr>
      <w:hyperlink r:id="rId25" w:history="1">
        <w:r w:rsidRPr="00666B71">
          <w:rPr>
            <w:rStyle w:val="Hyperlink"/>
            <w:rFonts w:asciiTheme="minorBidi" w:hAnsiTheme="minorBidi"/>
            <w:rtl/>
          </w:rPr>
          <w:t>2א</w:t>
        </w:r>
      </w:hyperlink>
      <w:r w:rsidRPr="00666B71">
        <w:rPr>
          <w:rFonts w:asciiTheme="minorBidi" w:hAnsiTheme="minorBidi"/>
          <w:rtl/>
        </w:rPr>
        <w:t xml:space="preserve">. בעלי הדין </w:t>
      </w:r>
      <w:r w:rsidRPr="00666B71">
        <w:rPr>
          <w:rFonts w:asciiTheme="minorBidi" w:hAnsiTheme="minorBidi"/>
          <w:u w:val="single"/>
          <w:rtl/>
        </w:rPr>
        <w:t xml:space="preserve">מתחייבים לא למסור לבית המשפט דברים שנאמרו בהליך הגישור </w:t>
      </w:r>
      <w:r w:rsidRPr="00666B71">
        <w:rPr>
          <w:rFonts w:asciiTheme="minorBidi" w:hAnsiTheme="minorBidi"/>
          <w:rtl/>
        </w:rPr>
        <w:t>ולא להציג מסמכים בכל ענין שהועלה, במישרין או בעקיפין, בהליך הגישור.</w:t>
      </w:r>
    </w:p>
    <w:p w14:paraId="48197275" w14:textId="77777777" w:rsidR="00475AAA" w:rsidRPr="00666B71" w:rsidRDefault="00475AAA" w:rsidP="00475AAA">
      <w:pPr>
        <w:pStyle w:val="ListParagraph"/>
        <w:numPr>
          <w:ilvl w:val="0"/>
          <w:numId w:val="123"/>
        </w:numPr>
        <w:bidi/>
        <w:ind w:left="1080"/>
        <w:rPr>
          <w:rFonts w:asciiTheme="minorBidi" w:hAnsiTheme="minorBidi"/>
          <w:lang w:val="en-IL"/>
        </w:rPr>
      </w:pPr>
      <w:r w:rsidRPr="00666B71">
        <w:rPr>
          <w:rFonts w:asciiTheme="minorBidi" w:hAnsiTheme="minorBidi"/>
          <w:rtl/>
        </w:rPr>
        <w:t>סעיף 79ג (ד) לחוק בתי המשפט:</w:t>
      </w:r>
    </w:p>
    <w:p w14:paraId="1348CAEC" w14:textId="77777777" w:rsidR="00475AAA" w:rsidRPr="00666B71" w:rsidRDefault="00475AAA" w:rsidP="00475AAA">
      <w:pPr>
        <w:pStyle w:val="ListParagraph"/>
        <w:numPr>
          <w:ilvl w:val="0"/>
          <w:numId w:val="123"/>
        </w:numPr>
        <w:bidi/>
        <w:ind w:left="1080"/>
        <w:rPr>
          <w:rFonts w:asciiTheme="minorBidi" w:hAnsiTheme="minorBidi"/>
        </w:rPr>
      </w:pPr>
      <w:r w:rsidRPr="00666B71">
        <w:rPr>
          <w:rFonts w:asciiTheme="minorBidi" w:hAnsiTheme="minorBidi"/>
          <w:rtl/>
        </w:rPr>
        <w:t xml:space="preserve"> (ד) דברים שנמסרו במסגרת הליך גישור, </w:t>
      </w:r>
      <w:r w:rsidRPr="00666B71">
        <w:rPr>
          <w:rFonts w:asciiTheme="minorBidi" w:hAnsiTheme="minorBidi"/>
          <w:u w:val="single"/>
          <w:rtl/>
        </w:rPr>
        <w:t>לא ישמשו ראיה בהליך משפטי אזרחי.</w:t>
      </w:r>
    </w:p>
    <w:p w14:paraId="6A9D8018" w14:textId="77777777" w:rsidR="00475AAA" w:rsidRPr="00666B71" w:rsidRDefault="00475AAA" w:rsidP="00475AAA">
      <w:pPr>
        <w:bidi/>
        <w:ind w:left="360"/>
        <w:rPr>
          <w:rFonts w:asciiTheme="minorBidi" w:hAnsiTheme="minorBidi" w:cstheme="minorBidi"/>
          <w:rtl/>
        </w:rPr>
      </w:pPr>
    </w:p>
    <w:p w14:paraId="37481A0C" w14:textId="77777777" w:rsidR="00475AAA" w:rsidRPr="00666B71" w:rsidRDefault="00475AAA" w:rsidP="00475AAA">
      <w:pPr>
        <w:pStyle w:val="Heading2"/>
        <w:bidi/>
        <w:spacing w:before="0" w:after="0"/>
        <w:rPr>
          <w:rFonts w:asciiTheme="minorBidi" w:hAnsiTheme="minorBidi" w:cstheme="minorBidi"/>
          <w:rtl/>
        </w:rPr>
      </w:pPr>
      <w:bookmarkStart w:id="5" w:name="_Toc186278716"/>
      <w:r w:rsidRPr="00666B71">
        <w:rPr>
          <w:rFonts w:asciiTheme="minorBidi" w:hAnsiTheme="minorBidi" w:cstheme="minorBidi"/>
          <w:rtl/>
        </w:rPr>
        <w:t>שיעור 4 28-נוב-2024</w:t>
      </w:r>
      <w:bookmarkEnd w:id="5"/>
    </w:p>
    <w:p w14:paraId="641C0577" w14:textId="77777777" w:rsidR="00475AAA" w:rsidRPr="00666B71" w:rsidRDefault="00475AAA" w:rsidP="00475AAA">
      <w:pPr>
        <w:bidi/>
        <w:ind w:left="360"/>
        <w:rPr>
          <w:rFonts w:asciiTheme="minorBidi" w:hAnsiTheme="minorBidi" w:cstheme="minorBidi"/>
          <w:rtl/>
        </w:rPr>
      </w:pPr>
    </w:p>
    <w:p w14:paraId="220A8E88" w14:textId="77777777" w:rsidR="00475AAA" w:rsidRPr="00666B71" w:rsidRDefault="00475AAA" w:rsidP="00475AAA">
      <w:pPr>
        <w:bidi/>
        <w:ind w:left="360"/>
        <w:rPr>
          <w:rFonts w:asciiTheme="minorBidi" w:hAnsiTheme="minorBidi" w:cstheme="minorBidi"/>
          <w:rtl/>
        </w:rPr>
      </w:pPr>
    </w:p>
    <w:p w14:paraId="0A0ACB41"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b/>
          <w:bCs/>
          <w:rtl/>
        </w:rPr>
        <w:t>הליך הגירושין בשיתוף פעולה</w:t>
      </w:r>
      <w:r w:rsidRPr="00666B71">
        <w:rPr>
          <w:rFonts w:asciiTheme="minorBidi" w:hAnsiTheme="minorBidi" w:cstheme="minorBidi"/>
          <w:b/>
          <w:bCs/>
          <w:rtl/>
        </w:rPr>
        <w:br/>
      </w:r>
      <w:r w:rsidRPr="00666B71">
        <w:rPr>
          <w:rFonts w:asciiTheme="minorBidi" w:hAnsiTheme="minorBidi" w:cstheme="minorBidi"/>
          <w:rtl/>
        </w:rPr>
        <w:t>הליך הבוררות</w:t>
      </w:r>
    </w:p>
    <w:p w14:paraId="5B2439E7" w14:textId="77777777" w:rsidR="00475AAA" w:rsidRPr="00666B71" w:rsidRDefault="00475AAA" w:rsidP="00475AAA">
      <w:pPr>
        <w:bidi/>
        <w:ind w:left="360"/>
        <w:rPr>
          <w:rFonts w:asciiTheme="minorBidi" w:hAnsiTheme="minorBidi" w:cstheme="minorBidi"/>
          <w:b/>
          <w:bCs/>
          <w:rtl/>
          <w:lang w:val="en-IL"/>
        </w:rPr>
      </w:pPr>
      <w:r w:rsidRPr="00666B71">
        <w:rPr>
          <w:rFonts w:asciiTheme="minorBidi" w:hAnsiTheme="minorBidi" w:cstheme="minorBidi"/>
          <w:noProof/>
          <w:rtl/>
        </w:rPr>
        <w:drawing>
          <wp:anchor distT="0" distB="0" distL="114300" distR="114300" simplePos="0" relativeHeight="251664384" behindDoc="0" locked="0" layoutInCell="1" allowOverlap="1" wp14:anchorId="12CFC057" wp14:editId="47128626">
            <wp:simplePos x="0" y="0"/>
            <wp:positionH relativeFrom="margin">
              <wp:posOffset>3024505</wp:posOffset>
            </wp:positionH>
            <wp:positionV relativeFrom="paragraph">
              <wp:posOffset>161925</wp:posOffset>
            </wp:positionV>
            <wp:extent cx="2707005" cy="3020695"/>
            <wp:effectExtent l="0" t="0" r="0" b="8255"/>
            <wp:wrapTopAndBottom/>
            <wp:docPr id="1095282981" name="Picture 1" descr="A tree with colorful circl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82981" name="Picture 1" descr="A tree with colorful circles and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07005" cy="3020695"/>
                    </a:xfrm>
                    <a:prstGeom prst="rect">
                      <a:avLst/>
                    </a:prstGeom>
                  </pic:spPr>
                </pic:pic>
              </a:graphicData>
            </a:graphic>
            <wp14:sizeRelH relativeFrom="margin">
              <wp14:pctWidth>0</wp14:pctWidth>
            </wp14:sizeRelH>
            <wp14:sizeRelV relativeFrom="margin">
              <wp14:pctHeight>0</wp14:pctHeight>
            </wp14:sizeRelV>
          </wp:anchor>
        </w:drawing>
      </w:r>
    </w:p>
    <w:p w14:paraId="17CE4317" w14:textId="77777777" w:rsidR="00475AAA" w:rsidRPr="00666B71" w:rsidRDefault="00475AAA" w:rsidP="00475AAA">
      <w:pPr>
        <w:bidi/>
        <w:ind w:left="360"/>
        <w:rPr>
          <w:rFonts w:asciiTheme="minorBidi" w:hAnsiTheme="minorBidi" w:cstheme="minorBidi"/>
          <w:b/>
          <w:bCs/>
          <w:rtl/>
          <w:lang w:val="en-IL"/>
        </w:rPr>
      </w:pPr>
    </w:p>
    <w:p w14:paraId="5EF0799C" w14:textId="77777777" w:rsidR="00475AAA" w:rsidRPr="00666B71" w:rsidRDefault="00475AAA" w:rsidP="00475AAA">
      <w:pPr>
        <w:bidi/>
        <w:ind w:left="360"/>
        <w:rPr>
          <w:rFonts w:asciiTheme="minorBidi" w:hAnsiTheme="minorBidi" w:cstheme="minorBidi"/>
          <w:b/>
          <w:bCs/>
          <w:rtl/>
        </w:rPr>
      </w:pPr>
      <w:r w:rsidRPr="00666B71">
        <w:rPr>
          <w:rFonts w:asciiTheme="minorBidi" w:hAnsiTheme="minorBidi" w:cstheme="minorBidi"/>
          <w:b/>
          <w:bCs/>
          <w:rtl/>
        </w:rPr>
        <w:t>גירושין</w:t>
      </w:r>
    </w:p>
    <w:p w14:paraId="4A762E9D" w14:textId="77777777" w:rsidR="00475AAA" w:rsidRPr="00666B71" w:rsidRDefault="00475AAA" w:rsidP="00475AAA">
      <w:pPr>
        <w:numPr>
          <w:ilvl w:val="0"/>
          <w:numId w:val="124"/>
        </w:numPr>
        <w:bidi/>
        <w:ind w:left="1080"/>
        <w:rPr>
          <w:rFonts w:asciiTheme="minorBidi" w:hAnsiTheme="minorBidi" w:cstheme="minorBidi"/>
          <w:lang w:val="en-IL"/>
        </w:rPr>
      </w:pPr>
      <w:r w:rsidRPr="00666B71">
        <w:rPr>
          <w:rFonts w:asciiTheme="minorBidi" w:hAnsiTheme="minorBidi" w:cstheme="minorBidi"/>
          <w:rtl/>
        </w:rPr>
        <w:t>מורכבות</w:t>
      </w:r>
      <w:r>
        <w:rPr>
          <w:rFonts w:asciiTheme="minorBidi" w:hAnsiTheme="minorBidi" w:cstheme="minorBidi"/>
          <w:rtl/>
        </w:rPr>
        <w:t xml:space="preserve"> </w:t>
      </w:r>
      <w:r w:rsidRPr="00666B71">
        <w:rPr>
          <w:rFonts w:asciiTheme="minorBidi" w:hAnsiTheme="minorBidi" w:cstheme="minorBidi"/>
          <w:rtl/>
        </w:rPr>
        <w:t>(רגשית, כלכלית, חברתית, משפטית)</w:t>
      </w:r>
    </w:p>
    <w:p w14:paraId="32E707D1" w14:textId="77777777" w:rsidR="00475AAA" w:rsidRPr="00666B71" w:rsidRDefault="00475AAA" w:rsidP="00475AAA">
      <w:pPr>
        <w:numPr>
          <w:ilvl w:val="0"/>
          <w:numId w:val="124"/>
        </w:numPr>
        <w:bidi/>
        <w:ind w:left="1080"/>
        <w:rPr>
          <w:rFonts w:asciiTheme="minorBidi" w:hAnsiTheme="minorBidi" w:cstheme="minorBidi"/>
          <w:lang w:val="en-IL"/>
        </w:rPr>
      </w:pPr>
      <w:r w:rsidRPr="00666B71">
        <w:rPr>
          <w:rFonts w:asciiTheme="minorBidi" w:hAnsiTheme="minorBidi" w:cstheme="minorBidi"/>
          <w:rtl/>
        </w:rPr>
        <w:t>השלכות (מעגל רחב)</w:t>
      </w:r>
      <w:r w:rsidRPr="00666B71">
        <w:rPr>
          <w:rFonts w:asciiTheme="minorBidi" w:hAnsiTheme="minorBidi" w:cstheme="minorBidi"/>
          <w:rtl/>
          <w:lang w:val="en-IL"/>
        </w:rPr>
        <w:t xml:space="preserve"> המשפט מתערב בעניניים שבתוך הבית</w:t>
      </w:r>
    </w:p>
    <w:p w14:paraId="64239B0A" w14:textId="77777777" w:rsidR="00475AAA" w:rsidRPr="00666B71" w:rsidRDefault="00475AAA" w:rsidP="00475AAA">
      <w:pPr>
        <w:numPr>
          <w:ilvl w:val="0"/>
          <w:numId w:val="124"/>
        </w:numPr>
        <w:bidi/>
        <w:ind w:left="1080"/>
        <w:rPr>
          <w:rFonts w:asciiTheme="minorBidi" w:hAnsiTheme="minorBidi" w:cstheme="minorBidi"/>
          <w:lang w:val="en-IL"/>
        </w:rPr>
      </w:pPr>
      <w:r w:rsidRPr="00666B71">
        <w:rPr>
          <w:rFonts w:asciiTheme="minorBidi" w:hAnsiTheme="minorBidi" w:cstheme="minorBidi"/>
          <w:rtl/>
        </w:rPr>
        <w:lastRenderedPageBreak/>
        <w:t xml:space="preserve">אפשרויות ניהול הסכסוך: </w:t>
      </w:r>
    </w:p>
    <w:p w14:paraId="44FFBEBA" w14:textId="77777777" w:rsidR="00475AAA" w:rsidRPr="00666B71" w:rsidRDefault="00475AAA" w:rsidP="00475AAA">
      <w:pPr>
        <w:bidi/>
        <w:ind w:left="360"/>
        <w:rPr>
          <w:rFonts w:asciiTheme="minorBidi" w:hAnsiTheme="minorBidi" w:cstheme="minorBidi"/>
          <w:lang w:val="en-IL"/>
        </w:rPr>
      </w:pPr>
      <w:r>
        <w:rPr>
          <w:rFonts w:asciiTheme="minorBidi" w:hAnsiTheme="minorBidi" w:cstheme="minorBidi"/>
          <w:rtl/>
        </w:rPr>
        <w:t xml:space="preserve"> </w:t>
      </w:r>
      <w:r w:rsidRPr="00666B71">
        <w:rPr>
          <w:rFonts w:asciiTheme="minorBidi" w:hAnsiTheme="minorBidi" w:cstheme="minorBidi"/>
          <w:rtl/>
        </w:rPr>
        <w:t>שפיטה – גישור – גירושין בשיתוף פעולה – מו"מ</w:t>
      </w:r>
    </w:p>
    <w:p w14:paraId="2244B539" w14:textId="77777777" w:rsidR="00475AAA" w:rsidRPr="00666B71" w:rsidRDefault="00475AAA" w:rsidP="00475AAA">
      <w:pPr>
        <w:bidi/>
        <w:ind w:left="360"/>
        <w:rPr>
          <w:rFonts w:asciiTheme="minorBidi" w:hAnsiTheme="minorBidi" w:cstheme="minorBidi"/>
          <w:b/>
          <w:bCs/>
          <w:lang w:val="en-IL"/>
        </w:rPr>
      </w:pPr>
      <w:hyperlink r:id="rId27" w:history="1">
        <w:r w:rsidRPr="00666B71">
          <w:rPr>
            <w:rStyle w:val="Hyperlink"/>
            <w:rFonts w:asciiTheme="minorBidi" w:hAnsiTheme="minorBidi" w:cstheme="minorBidi"/>
            <w:b/>
            <w:bCs/>
            <w:rtl/>
          </w:rPr>
          <w:t xml:space="preserve">ילדי הגירושים | איילת רוזן ישראלי - להתגרש עם ילדים #להתגרש #גירושים – </w:t>
        </w:r>
      </w:hyperlink>
      <w:hyperlink r:id="rId28" w:history="1">
        <w:r w:rsidRPr="00666B71">
          <w:rPr>
            <w:rStyle w:val="Hyperlink"/>
            <w:rFonts w:asciiTheme="minorBidi" w:hAnsiTheme="minorBidi" w:cstheme="minorBidi"/>
            <w:b/>
            <w:bCs/>
          </w:rPr>
          <w:t>YouTube</w:t>
        </w:r>
      </w:hyperlink>
    </w:p>
    <w:p w14:paraId="40E90268"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rtl/>
          <w:lang w:val="en-IL"/>
        </w:rPr>
        <w:t>עמותה שתומכת בילדים להורים גרושים</w:t>
      </w:r>
    </w:p>
    <w:p w14:paraId="460E1A2F" w14:textId="77777777" w:rsidR="00475AAA" w:rsidRPr="00666B71" w:rsidRDefault="00475AAA" w:rsidP="00475AAA">
      <w:pPr>
        <w:bidi/>
        <w:ind w:left="360"/>
        <w:rPr>
          <w:rFonts w:asciiTheme="minorBidi" w:hAnsiTheme="minorBidi" w:cstheme="minorBidi"/>
          <w:rtl/>
          <w:lang w:val="en-IL"/>
        </w:rPr>
      </w:pPr>
    </w:p>
    <w:p w14:paraId="260F6514" w14:textId="77777777" w:rsidR="00475AAA" w:rsidRPr="00666B71" w:rsidRDefault="00475AAA" w:rsidP="00475AAA">
      <w:pPr>
        <w:bidi/>
        <w:ind w:left="360"/>
        <w:rPr>
          <w:rFonts w:asciiTheme="minorBidi" w:hAnsiTheme="minorBidi" w:cstheme="minorBidi"/>
          <w:b/>
          <w:bCs/>
          <w:rtl/>
        </w:rPr>
      </w:pPr>
      <w:r w:rsidRPr="00666B71">
        <w:rPr>
          <w:rFonts w:asciiTheme="minorBidi" w:hAnsiTheme="minorBidi" w:cstheme="minorBidi"/>
          <w:b/>
          <w:bCs/>
          <w:rtl/>
        </w:rPr>
        <w:t>הליך הגירושין בשיתוף פעולה = הגשת"פ</w:t>
      </w:r>
      <w:r w:rsidRPr="00666B71">
        <w:rPr>
          <w:rFonts w:asciiTheme="minorBidi" w:hAnsiTheme="minorBidi" w:cstheme="minorBidi"/>
          <w:b/>
          <w:bCs/>
          <w:rtl/>
        </w:rPr>
        <w:br/>
      </w:r>
      <w:r w:rsidRPr="00666B71">
        <w:rPr>
          <w:rFonts w:asciiTheme="minorBidi" w:hAnsiTheme="minorBidi" w:cstheme="minorBidi"/>
          <w:b/>
          <w:bCs/>
        </w:rPr>
        <w:t>Collaborative Divorce</w:t>
      </w:r>
    </w:p>
    <w:p w14:paraId="37A5683D"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 xml:space="preserve">סוג של הליך הנקרא באנגלית "משפט בשיתוף פעולה" – </w:t>
      </w:r>
      <w:r w:rsidRPr="00666B71">
        <w:rPr>
          <w:rFonts w:asciiTheme="minorBidi" w:hAnsiTheme="minorBidi" w:cstheme="minorBidi"/>
        </w:rPr>
        <w:t>Collaborative Law/Practice</w:t>
      </w:r>
      <w:r w:rsidRPr="00666B71">
        <w:rPr>
          <w:rFonts w:asciiTheme="minorBidi" w:hAnsiTheme="minorBidi" w:cstheme="minorBidi"/>
          <w:rtl/>
        </w:rPr>
        <w:t xml:space="preserve"> </w:t>
      </w:r>
      <w:r w:rsidRPr="00666B71">
        <w:rPr>
          <w:rFonts w:asciiTheme="minorBidi" w:hAnsiTheme="minorBidi" w:cstheme="minorBidi"/>
          <w:rtl/>
        </w:rPr>
        <w:br/>
        <w:t>בארה"ב ההליך מיושם בסוגי סכסוכים שאינם רק גירושין, למשל בסכסוכי ירושה</w:t>
      </w:r>
      <w:r w:rsidRPr="00666B71">
        <w:rPr>
          <w:rFonts w:asciiTheme="minorBidi" w:hAnsiTheme="minorBidi" w:cstheme="minorBidi"/>
          <w:rtl/>
        </w:rPr>
        <w:br/>
        <w:t>ההליך נוקט בגישה השיתופית</w:t>
      </w:r>
    </w:p>
    <w:p w14:paraId="5F9CB9EF"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b/>
          <w:bCs/>
          <w:rtl/>
        </w:rPr>
        <w:t>תיאור ההליך</w:t>
      </w:r>
    </w:p>
    <w:p w14:paraId="1A95F47F" w14:textId="77777777" w:rsidR="00475AAA" w:rsidRPr="00666B71" w:rsidRDefault="00475AAA" w:rsidP="00475AAA">
      <w:pPr>
        <w:numPr>
          <w:ilvl w:val="0"/>
          <w:numId w:val="125"/>
        </w:numPr>
        <w:bidi/>
        <w:ind w:left="1080"/>
        <w:rPr>
          <w:rFonts w:asciiTheme="minorBidi" w:hAnsiTheme="minorBidi" w:cstheme="minorBidi"/>
          <w:lang w:val="en-IL"/>
        </w:rPr>
      </w:pPr>
      <w:r w:rsidRPr="00666B71">
        <w:rPr>
          <w:rFonts w:asciiTheme="minorBidi" w:hAnsiTheme="minorBidi" w:cstheme="minorBidi"/>
          <w:rtl/>
        </w:rPr>
        <w:t>כל אחד מהצדדים מיוצג על ידי עורך דין מטעמו</w:t>
      </w:r>
    </w:p>
    <w:p w14:paraId="05D16A7B" w14:textId="77777777" w:rsidR="00475AAA" w:rsidRPr="00666B71" w:rsidRDefault="00475AAA" w:rsidP="00475AAA">
      <w:pPr>
        <w:numPr>
          <w:ilvl w:val="0"/>
          <w:numId w:val="125"/>
        </w:numPr>
        <w:bidi/>
        <w:ind w:left="1080"/>
        <w:rPr>
          <w:rFonts w:asciiTheme="minorBidi" w:hAnsiTheme="minorBidi" w:cstheme="minorBidi"/>
          <w:lang w:val="en-IL"/>
        </w:rPr>
      </w:pPr>
      <w:r w:rsidRPr="00666B71">
        <w:rPr>
          <w:rFonts w:asciiTheme="minorBidi" w:hAnsiTheme="minorBidi" w:cstheme="minorBidi"/>
          <w:rtl/>
        </w:rPr>
        <w:t xml:space="preserve">מתקיים מו"מ ישיר בין עורכי הדין </w:t>
      </w:r>
      <w:r w:rsidRPr="00666B71">
        <w:rPr>
          <w:rFonts w:asciiTheme="minorBidi" w:hAnsiTheme="minorBidi" w:cstheme="minorBidi"/>
          <w:u w:val="single"/>
          <w:rtl/>
        </w:rPr>
        <w:t>ללא</w:t>
      </w:r>
      <w:r w:rsidRPr="00666B71">
        <w:rPr>
          <w:rFonts w:asciiTheme="minorBidi" w:hAnsiTheme="minorBidi" w:cstheme="minorBidi"/>
          <w:rtl/>
        </w:rPr>
        <w:t xml:space="preserve"> צד ג' כמנהל ההליך</w:t>
      </w:r>
      <w:r w:rsidRPr="00666B71">
        <w:rPr>
          <w:rFonts w:asciiTheme="minorBidi" w:hAnsiTheme="minorBidi" w:cstheme="minorBidi"/>
        </w:rPr>
        <w:t xml:space="preserve"> </w:t>
      </w:r>
      <w:r w:rsidRPr="00666B71">
        <w:rPr>
          <w:rFonts w:asciiTheme="minorBidi" w:hAnsiTheme="minorBidi" w:cstheme="minorBidi"/>
          <w:rtl/>
          <w:lang w:val="en-IL"/>
        </w:rPr>
        <w:t>(להבדיל מגישור, שפיטה ובוררות – אין צד ג' ניטרלי)</w:t>
      </w:r>
    </w:p>
    <w:p w14:paraId="4DEEA8F4" w14:textId="77777777" w:rsidR="00475AAA" w:rsidRPr="00666B71" w:rsidRDefault="00475AAA" w:rsidP="00475AAA">
      <w:pPr>
        <w:numPr>
          <w:ilvl w:val="0"/>
          <w:numId w:val="125"/>
        </w:numPr>
        <w:bidi/>
        <w:ind w:left="1080"/>
        <w:rPr>
          <w:rFonts w:asciiTheme="minorBidi" w:hAnsiTheme="minorBidi" w:cstheme="minorBidi"/>
          <w:lang w:val="en-IL"/>
        </w:rPr>
      </w:pPr>
      <w:r w:rsidRPr="00666B71">
        <w:rPr>
          <w:rFonts w:asciiTheme="minorBidi" w:hAnsiTheme="minorBidi" w:cstheme="minorBidi"/>
          <w:rtl/>
        </w:rPr>
        <w:t>בהליך שותפים צוות של מומחים המתמנה על ידי הצדדים לתהליך לפי הצורך</w:t>
      </w:r>
      <w:r w:rsidRPr="00666B71">
        <w:rPr>
          <w:rFonts w:asciiTheme="minorBidi" w:hAnsiTheme="minorBidi" w:cstheme="minorBidi"/>
          <w:rtl/>
          <w:lang w:val="en-IL"/>
        </w:rPr>
        <w:t xml:space="preserve"> (למשל- פסיכולוגית ילדים, שמאי מקרקעין... לפי הנסיבות)</w:t>
      </w:r>
    </w:p>
    <w:p w14:paraId="57D4824A" w14:textId="77777777" w:rsidR="00475AAA" w:rsidRPr="00666B71" w:rsidRDefault="00475AAA" w:rsidP="00475AAA">
      <w:pPr>
        <w:numPr>
          <w:ilvl w:val="0"/>
          <w:numId w:val="125"/>
        </w:numPr>
        <w:bidi/>
        <w:ind w:left="1080"/>
        <w:rPr>
          <w:rFonts w:asciiTheme="minorBidi" w:hAnsiTheme="minorBidi" w:cstheme="minorBidi"/>
          <w:lang w:val="en-IL"/>
        </w:rPr>
      </w:pPr>
      <w:r w:rsidRPr="00666B71">
        <w:rPr>
          <w:rFonts w:asciiTheme="minorBidi" w:hAnsiTheme="minorBidi" w:cstheme="minorBidi"/>
          <w:rtl/>
        </w:rPr>
        <w:t>בין כל הצדדים (עוה"ד, המתדיינים, צוות המומחים) נכרת הסכם</w:t>
      </w:r>
    </w:p>
    <w:p w14:paraId="0E972F12" w14:textId="77777777" w:rsidR="00475AAA" w:rsidRPr="00666B71" w:rsidRDefault="00475AAA" w:rsidP="00475AAA">
      <w:pPr>
        <w:bidi/>
        <w:ind w:left="360"/>
        <w:rPr>
          <w:rFonts w:asciiTheme="minorBidi" w:hAnsiTheme="minorBidi" w:cstheme="minorBidi"/>
          <w:rtl/>
          <w:lang w:val="en-IL"/>
        </w:rPr>
      </w:pPr>
    </w:p>
    <w:p w14:paraId="58F58560"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b/>
          <w:bCs/>
          <w:rtl/>
          <w:lang w:val="en-IL"/>
        </w:rPr>
        <w:t>הצוות הפועל בשיתוף פעולה ובשקיפות</w:t>
      </w:r>
    </w:p>
    <w:tbl>
      <w:tblPr>
        <w:tblStyle w:val="TableGrid"/>
        <w:bidiVisual/>
        <w:tblW w:w="0" w:type="auto"/>
        <w:tblLook w:val="04A0" w:firstRow="1" w:lastRow="0" w:firstColumn="1" w:lastColumn="0" w:noHBand="0" w:noVBand="1"/>
      </w:tblPr>
      <w:tblGrid>
        <w:gridCol w:w="3005"/>
        <w:gridCol w:w="3005"/>
        <w:gridCol w:w="3006"/>
      </w:tblGrid>
      <w:tr w:rsidR="00475AAA" w:rsidRPr="00666B71" w14:paraId="4C9786D9" w14:textId="77777777" w:rsidTr="00854906">
        <w:tc>
          <w:tcPr>
            <w:tcW w:w="3005" w:type="dxa"/>
          </w:tcPr>
          <w:p w14:paraId="5E0AAAC9"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rtl/>
                <w:lang w:val="en-IL"/>
              </w:rPr>
              <w:t xml:space="preserve">יועצים פיננסיים (כלכלן/ית, רו"ח, אקטואר/ית, מעריכי שווי חברות) מומחים מהתחום הפיננסי, אשר נותנים מענה לצד הפיננסי של הסכסוך ועברו הכשרה בגשת"פ. </w:t>
            </w:r>
          </w:p>
        </w:tc>
        <w:tc>
          <w:tcPr>
            <w:tcW w:w="3005" w:type="dxa"/>
          </w:tcPr>
          <w:p w14:paraId="5A46C4F9"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rtl/>
                <w:lang w:val="en-IL"/>
              </w:rPr>
              <w:t xml:space="preserve">יועצים רגשיים (פסיכולוג/ית, פסיכותרפיסט/ית, עו''ס, מטפלים משפחתיים או זוגיים) בעלי הכשרה בתחום הטיפולי אשר עברו הכשרה בגירושין בשיתוף פעולה. </w:t>
            </w:r>
          </w:p>
        </w:tc>
        <w:tc>
          <w:tcPr>
            <w:tcW w:w="3006" w:type="dxa"/>
          </w:tcPr>
          <w:p w14:paraId="67FF6A22"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rtl/>
                <w:lang w:val="en-IL"/>
              </w:rPr>
              <w:t>עורכי דין – אשר עברו הכשרה בגירושין בשיתוף פעולה, בעלי ניסיון בתחום דיני משפחה וגירושין.</w:t>
            </w:r>
          </w:p>
        </w:tc>
      </w:tr>
    </w:tbl>
    <w:p w14:paraId="6C1D0D45"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b/>
          <w:bCs/>
          <w:rtl/>
          <w:lang w:val="en-IL"/>
        </w:rPr>
        <w:t>המשך תיאור ההליך</w:t>
      </w:r>
    </w:p>
    <w:p w14:paraId="3192F31F" w14:textId="77777777" w:rsidR="00475AAA" w:rsidRPr="00666B71" w:rsidRDefault="00475AAA" w:rsidP="00475AAA">
      <w:pPr>
        <w:numPr>
          <w:ilvl w:val="0"/>
          <w:numId w:val="126"/>
        </w:numPr>
        <w:bidi/>
        <w:ind w:left="1080"/>
        <w:rPr>
          <w:rFonts w:asciiTheme="minorBidi" w:hAnsiTheme="minorBidi" w:cstheme="minorBidi"/>
          <w:lang w:val="en-IL"/>
        </w:rPr>
      </w:pPr>
      <w:r w:rsidRPr="00666B71">
        <w:rPr>
          <w:rFonts w:asciiTheme="minorBidi" w:hAnsiTheme="minorBidi" w:cstheme="minorBidi"/>
          <w:rtl/>
          <w:lang w:val="en-IL"/>
        </w:rPr>
        <w:t>הצוות מתמקד ביישוב הסכסוך על רבדיו השונים (כלכליים, רגשיים, הסדרי ראיה וכו') באופן הצופה פני עתיד תוך מתן דגש על התקשורת בין הצדדים</w:t>
      </w:r>
    </w:p>
    <w:p w14:paraId="6D85CB32" w14:textId="77777777" w:rsidR="00475AAA" w:rsidRPr="00666B71" w:rsidRDefault="00475AAA" w:rsidP="00475AAA">
      <w:pPr>
        <w:numPr>
          <w:ilvl w:val="0"/>
          <w:numId w:val="126"/>
        </w:numPr>
        <w:bidi/>
        <w:ind w:left="1080"/>
        <w:rPr>
          <w:rFonts w:asciiTheme="minorBidi" w:hAnsiTheme="minorBidi" w:cstheme="minorBidi"/>
          <w:lang w:val="en-IL"/>
        </w:rPr>
      </w:pPr>
      <w:r w:rsidRPr="00666B71">
        <w:rPr>
          <w:rFonts w:asciiTheme="minorBidi" w:hAnsiTheme="minorBidi" w:cstheme="minorBidi"/>
          <w:rtl/>
          <w:lang w:val="en-IL"/>
        </w:rPr>
        <w:t>הצלחת ההליך נמדדת בהגעה להסכם</w:t>
      </w:r>
    </w:p>
    <w:p w14:paraId="40D11C53" w14:textId="77777777" w:rsidR="00475AAA" w:rsidRPr="00666B71" w:rsidRDefault="00475AAA" w:rsidP="00475AAA">
      <w:pPr>
        <w:numPr>
          <w:ilvl w:val="0"/>
          <w:numId w:val="126"/>
        </w:numPr>
        <w:bidi/>
        <w:ind w:left="1080"/>
        <w:rPr>
          <w:rFonts w:asciiTheme="minorBidi" w:hAnsiTheme="minorBidi" w:cstheme="minorBidi"/>
          <w:lang w:val="en-IL"/>
        </w:rPr>
      </w:pPr>
      <w:r w:rsidRPr="00666B71">
        <w:rPr>
          <w:rFonts w:asciiTheme="minorBidi" w:hAnsiTheme="minorBidi" w:cstheme="minorBidi"/>
          <w:rtl/>
          <w:lang w:val="en-IL"/>
        </w:rPr>
        <w:t>ההשתתפות בהליך מצריכה הכשרה מקצועית מיוחדת</w:t>
      </w:r>
    </w:p>
    <w:p w14:paraId="31386A01" w14:textId="77777777" w:rsidR="00475AAA" w:rsidRPr="00666B71" w:rsidRDefault="00475AAA" w:rsidP="00475AAA">
      <w:pPr>
        <w:bidi/>
        <w:ind w:left="720"/>
        <w:rPr>
          <w:rFonts w:asciiTheme="minorBidi" w:hAnsiTheme="minorBidi" w:cstheme="minorBidi"/>
          <w:rtl/>
          <w:lang w:val="en-IL"/>
        </w:rPr>
      </w:pPr>
      <w:r w:rsidRPr="00666B71">
        <w:rPr>
          <w:rFonts w:asciiTheme="minorBidi" w:hAnsiTheme="minorBidi" w:cstheme="minorBidi"/>
          <w:rtl/>
          <w:lang w:val="en-IL"/>
        </w:rPr>
        <w:t>גם עורכי הדין וגם אנשי המקצוע האחרים צריכים להיות מוכשרים לתהליך מסוג זה.</w:t>
      </w:r>
    </w:p>
    <w:p w14:paraId="5C4777A3" w14:textId="77777777" w:rsidR="00475AAA" w:rsidRPr="00666B71" w:rsidRDefault="00475AAA" w:rsidP="00475AAA">
      <w:pPr>
        <w:bidi/>
        <w:ind w:left="720"/>
        <w:rPr>
          <w:rFonts w:asciiTheme="minorBidi" w:hAnsiTheme="minorBidi" w:cstheme="minorBidi"/>
          <w:rtl/>
          <w:lang w:val="en-IL"/>
        </w:rPr>
      </w:pPr>
      <w:r w:rsidRPr="00666B71">
        <w:rPr>
          <w:rFonts w:asciiTheme="minorBidi" w:hAnsiTheme="minorBidi" w:cstheme="minorBidi"/>
          <w:rtl/>
          <w:lang w:val="en-IL"/>
        </w:rPr>
        <w:t>הליך ארוך ויקר.</w:t>
      </w:r>
    </w:p>
    <w:p w14:paraId="3CC588CC" w14:textId="77777777" w:rsidR="00475AAA" w:rsidRPr="00666B71" w:rsidRDefault="00475AAA" w:rsidP="00475AAA">
      <w:pPr>
        <w:bidi/>
        <w:ind w:left="720"/>
        <w:rPr>
          <w:rFonts w:asciiTheme="minorBidi" w:hAnsiTheme="minorBidi" w:cstheme="minorBidi"/>
          <w:lang w:val="en-IL"/>
        </w:rPr>
      </w:pPr>
      <w:r w:rsidRPr="00666B71">
        <w:rPr>
          <w:rFonts w:asciiTheme="minorBidi" w:hAnsiTheme="minorBidi" w:cstheme="minorBidi"/>
          <w:rtl/>
          <w:lang w:val="en-IL"/>
        </w:rPr>
        <w:t>נוצרת מעטפת כוללנית שמטפלת בסיכסוך לכל רבדיו.</w:t>
      </w:r>
    </w:p>
    <w:p w14:paraId="011DD91F"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b/>
          <w:bCs/>
          <w:rtl/>
          <w:lang w:val="en-IL"/>
        </w:rPr>
        <w:t>הסכם בהליך הגשת"פ</w:t>
      </w:r>
    </w:p>
    <w:p w14:paraId="711F3A06"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rtl/>
          <w:lang w:val="en-IL"/>
        </w:rPr>
        <w:t xml:space="preserve">ההסכם בין כל השותפים לקיום ההליך כולל </w:t>
      </w:r>
      <w:r w:rsidRPr="00666B71">
        <w:rPr>
          <w:rFonts w:asciiTheme="minorBidi" w:hAnsiTheme="minorBidi" w:cstheme="minorBidi"/>
          <w:u w:val="single"/>
          <w:rtl/>
          <w:lang w:val="en-IL"/>
        </w:rPr>
        <w:t>שלוש התניות מרכזיות</w:t>
      </w:r>
      <w:r w:rsidRPr="00666B71">
        <w:rPr>
          <w:rFonts w:asciiTheme="minorBidi" w:hAnsiTheme="minorBidi" w:cstheme="minorBidi"/>
          <w:rtl/>
          <w:lang w:val="en-IL"/>
        </w:rPr>
        <w:t>:</w:t>
      </w:r>
    </w:p>
    <w:p w14:paraId="5601E81F"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rtl/>
          <w:lang w:val="en-IL"/>
        </w:rPr>
        <w:t>א. כלל "הימנעות מייצוג" - לנסות ליישב את הסכסוך בהסכמה. אם לא נגיע להסכם, לא נוכל לייצג את הזוג בבית המשפט.</w:t>
      </w:r>
    </w:p>
    <w:p w14:paraId="2232E0E1"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rtl/>
          <w:lang w:val="en-IL"/>
        </w:rPr>
        <w:t>ב. ויתור על חסיון – העברת מידע בין חברי הקבוצה, המידע חסוי כלפי חוץ. הרבה יותר מידע מבגישור.</w:t>
      </w:r>
    </w:p>
    <w:p w14:paraId="14E9D5A2"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rtl/>
          <w:lang w:val="en-IL"/>
        </w:rPr>
        <w:t>ג. תקופת צינון – אם לא מגיעים להסכם קיימת תקופת צינון שבהם הם לא יכולים לתבוע בבית משפט.</w:t>
      </w:r>
    </w:p>
    <w:p w14:paraId="69B55CAC" w14:textId="77777777" w:rsidR="00475AAA" w:rsidRPr="00666B71" w:rsidRDefault="00475AAA" w:rsidP="00475AAA">
      <w:pPr>
        <w:bidi/>
        <w:ind w:left="360"/>
        <w:rPr>
          <w:rFonts w:asciiTheme="minorBidi" w:hAnsiTheme="minorBidi" w:cstheme="minorBidi"/>
          <w:rtl/>
          <w:lang w:val="en-IL"/>
        </w:rPr>
      </w:pPr>
    </w:p>
    <w:p w14:paraId="6DB134DB" w14:textId="77777777" w:rsidR="00475AAA" w:rsidRPr="00666B71" w:rsidRDefault="00475AAA" w:rsidP="00475AAA">
      <w:pPr>
        <w:numPr>
          <w:ilvl w:val="0"/>
          <w:numId w:val="127"/>
        </w:numPr>
        <w:bidi/>
        <w:ind w:left="1080"/>
        <w:rPr>
          <w:rFonts w:asciiTheme="minorBidi" w:hAnsiTheme="minorBidi" w:cstheme="minorBidi"/>
          <w:lang w:val="en-IL"/>
        </w:rPr>
      </w:pPr>
      <w:r w:rsidRPr="00666B71">
        <w:rPr>
          <w:rFonts w:asciiTheme="minorBidi" w:hAnsiTheme="minorBidi" w:cstheme="minorBidi"/>
          <w:rtl/>
          <w:lang w:val="en-IL"/>
        </w:rPr>
        <w:t>כאמור, הליך גירושין כורך מספר תחומים יחדיו, על כן הנחת יסוד היא כי ניהול הסכסוך ויישובו בפתרון ההולם לצרכי הצדדים אינו יכול להגיע מתחום אחד ויחיד.</w:t>
      </w:r>
    </w:p>
    <w:p w14:paraId="4245B7DC" w14:textId="77777777" w:rsidR="00475AAA" w:rsidRPr="00666B71" w:rsidRDefault="00475AAA" w:rsidP="00475AAA">
      <w:pPr>
        <w:numPr>
          <w:ilvl w:val="0"/>
          <w:numId w:val="127"/>
        </w:numPr>
        <w:bidi/>
        <w:ind w:left="1080"/>
        <w:rPr>
          <w:rFonts w:asciiTheme="minorBidi" w:hAnsiTheme="minorBidi" w:cstheme="minorBidi"/>
          <w:lang w:val="en-IL"/>
        </w:rPr>
      </w:pPr>
      <w:r w:rsidRPr="00666B71">
        <w:rPr>
          <w:rFonts w:asciiTheme="minorBidi" w:hAnsiTheme="minorBidi" w:cstheme="minorBidi"/>
          <w:rtl/>
          <w:lang w:val="en-IL"/>
        </w:rPr>
        <w:t xml:space="preserve">אחת המטרות המרכזיות של הליך זה היא להתייחס באופן משולב להיבטים המשפטיים, הרגשיים והפיננסים על מנת להגיע להסכם כולל המתאים לצרכי בני הזוג וילדיהם ולהימנע מהליך שיפוטי לעומתי (ו"מירוץ סמכויות"). </w:t>
      </w:r>
    </w:p>
    <w:p w14:paraId="07AB47F8" w14:textId="77777777" w:rsidR="00475AAA" w:rsidRPr="00666B71" w:rsidRDefault="00475AAA" w:rsidP="00475AAA">
      <w:pPr>
        <w:bidi/>
        <w:ind w:left="360"/>
        <w:rPr>
          <w:rFonts w:asciiTheme="minorBidi" w:hAnsiTheme="minorBidi" w:cstheme="minorBidi"/>
          <w:rtl/>
          <w:lang w:val="en-IL"/>
        </w:rPr>
      </w:pPr>
    </w:p>
    <w:p w14:paraId="50F4AECA"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b/>
          <w:bCs/>
          <w:rtl/>
          <w:lang w:val="en-IL"/>
        </w:rPr>
        <w:lastRenderedPageBreak/>
        <w:t>הגדרת ההליך בדין הישראלי</w:t>
      </w:r>
    </w:p>
    <w:p w14:paraId="55E24FFA" w14:textId="77777777" w:rsidR="00475AAA" w:rsidRPr="00666B71" w:rsidRDefault="00475AAA" w:rsidP="00475AAA">
      <w:pPr>
        <w:numPr>
          <w:ilvl w:val="0"/>
          <w:numId w:val="128"/>
        </w:numPr>
        <w:bidi/>
        <w:ind w:left="1080"/>
        <w:rPr>
          <w:rFonts w:asciiTheme="minorBidi" w:hAnsiTheme="minorBidi" w:cstheme="minorBidi"/>
          <w:color w:val="0070C0"/>
          <w:lang w:val="en-IL"/>
        </w:rPr>
      </w:pPr>
      <w:r w:rsidRPr="00666B71">
        <w:rPr>
          <w:rFonts w:asciiTheme="minorBidi" w:hAnsiTheme="minorBidi" w:cstheme="minorBidi"/>
          <w:rtl/>
          <w:lang w:val="en-IL"/>
        </w:rPr>
        <w:t xml:space="preserve">תקנות להסדר התדיינויות בסכסוכי משפחה 2016 – </w:t>
      </w:r>
      <w:r w:rsidRPr="00666B71">
        <w:rPr>
          <w:rFonts w:asciiTheme="minorBidi" w:hAnsiTheme="minorBidi" w:cstheme="minorBidi"/>
          <w:color w:val="0070C0"/>
          <w:rtl/>
          <w:lang w:val="en-IL"/>
        </w:rPr>
        <w:t>ההליך התחיל הרבה לפני שהוסדר בפועל</w:t>
      </w:r>
    </w:p>
    <w:p w14:paraId="6623066E" w14:textId="77777777" w:rsidR="00475AAA" w:rsidRPr="00666B71" w:rsidRDefault="00475AAA" w:rsidP="00475AAA">
      <w:pPr>
        <w:numPr>
          <w:ilvl w:val="0"/>
          <w:numId w:val="128"/>
        </w:numPr>
        <w:bidi/>
        <w:ind w:left="1080"/>
        <w:rPr>
          <w:rFonts w:asciiTheme="minorBidi" w:hAnsiTheme="minorBidi" w:cstheme="minorBidi"/>
          <w:lang w:val="en-IL"/>
        </w:rPr>
      </w:pPr>
      <w:r w:rsidRPr="00666B71">
        <w:rPr>
          <w:rFonts w:asciiTheme="minorBidi" w:hAnsiTheme="minorBidi" w:cstheme="minorBidi"/>
          <w:rtl/>
          <w:lang w:val="en-IL"/>
        </w:rPr>
        <w:t>בחינה והמלצה על דרכים ליישוב הסכסוך בהסכמה</w:t>
      </w:r>
    </w:p>
    <w:p w14:paraId="68BA9747" w14:textId="77777777" w:rsidR="00475AAA" w:rsidRPr="00666B71" w:rsidRDefault="00475AAA" w:rsidP="00475AAA">
      <w:pPr>
        <w:numPr>
          <w:ilvl w:val="0"/>
          <w:numId w:val="128"/>
        </w:numPr>
        <w:bidi/>
        <w:ind w:left="1080"/>
        <w:rPr>
          <w:rFonts w:asciiTheme="minorBidi" w:hAnsiTheme="minorBidi" w:cstheme="minorBidi"/>
          <w:color w:val="FF0000"/>
          <w:lang w:val="en-IL"/>
        </w:rPr>
      </w:pPr>
      <w:r w:rsidRPr="00666B71">
        <w:rPr>
          <w:rFonts w:asciiTheme="minorBidi" w:hAnsiTheme="minorBidi" w:cstheme="minorBidi"/>
          <w:rtl/>
          <w:lang w:val="en-IL"/>
        </w:rPr>
        <w:t>7.</w:t>
      </w:r>
      <w:r>
        <w:rPr>
          <w:rFonts w:asciiTheme="minorBidi" w:hAnsiTheme="minorBidi" w:cstheme="minorBidi"/>
          <w:rtl/>
          <w:lang w:val="en-IL"/>
        </w:rPr>
        <w:t xml:space="preserve"> </w:t>
      </w:r>
      <w:r w:rsidRPr="00666B71">
        <w:rPr>
          <w:rFonts w:asciiTheme="minorBidi" w:hAnsiTheme="minorBidi" w:cstheme="minorBidi"/>
          <w:rtl/>
          <w:lang w:val="en-IL"/>
        </w:rPr>
        <w:t xml:space="preserve">(א) בתום ישיבת המהו"ת האחרונה, ועל בסיס היכרות יחידת הסיוע עם הצדדים, כאמור בסעיף 3(ג)(3) לחוק, </w:t>
      </w:r>
      <w:r w:rsidRPr="00666B71">
        <w:rPr>
          <w:rFonts w:asciiTheme="minorBidi" w:hAnsiTheme="minorBidi" w:cstheme="minorBidi"/>
          <w:color w:val="FF0000"/>
          <w:rtl/>
          <w:lang w:val="en-IL"/>
        </w:rPr>
        <w:t xml:space="preserve">תמליץ יחידת הסיוע לצדדים בעניין ההליך המתאים </w:t>
      </w:r>
      <w:r w:rsidRPr="00666B71">
        <w:rPr>
          <w:rFonts w:asciiTheme="minorBidi" w:hAnsiTheme="minorBidi" w:cstheme="minorBidi"/>
          <w:rtl/>
          <w:lang w:val="en-IL"/>
        </w:rPr>
        <w:t xml:space="preserve">לדעתה ליישוב הסכסוך ביניהם ובכלל זה בדרך של ייעוץ, גישור, </w:t>
      </w:r>
      <w:r w:rsidRPr="00666B71">
        <w:rPr>
          <w:rFonts w:asciiTheme="minorBidi" w:hAnsiTheme="minorBidi" w:cstheme="minorBidi"/>
          <w:color w:val="FF0000"/>
          <w:rtl/>
          <w:lang w:val="en-IL"/>
        </w:rPr>
        <w:t>גירושין בשיתוף פעולה</w:t>
      </w:r>
      <w:r w:rsidRPr="00666B71">
        <w:rPr>
          <w:rFonts w:asciiTheme="minorBidi" w:hAnsiTheme="minorBidi" w:cstheme="minorBidi"/>
          <w:rtl/>
          <w:lang w:val="en-IL"/>
        </w:rPr>
        <w:t xml:space="preserve">, וטיפול משפחתי או זוגי, וכן רשאית יחידת הסיוע להציע לצדדים לסייע להם בעצמה ליישב את הסכסוך בלי להפנותם להמשך הליך ליישוב הסכסוך מחוץ ליחידת הסיוע במקרים מיוחדים ולפי נהלים שיורה הממונה הארצי על יחידות הסיוע לעניין זה, ...; </w:t>
      </w:r>
      <w:r w:rsidRPr="00666B71">
        <w:rPr>
          <w:rFonts w:asciiTheme="minorBidi" w:hAnsiTheme="minorBidi" w:cstheme="minorBidi"/>
          <w:color w:val="FF0000"/>
          <w:rtl/>
          <w:lang w:val="en-IL"/>
        </w:rPr>
        <w:t>בתקנת משנה זו, "גירושין בשיתוף פעולה" – משא ומתן שבו כל אחד מהצדדים מיוצג על ידי עורך דין בשיתוף פעולה עם אנשי מקצוע נוספים אם יש צורך, ובלבד שאותם עורכי דין לא יוכלו לייצג את הצדדים בהליך המשפטי שיתנהל ביניהם, אם המשא ומתן ייכשל.</w:t>
      </w:r>
    </w:p>
    <w:p w14:paraId="594A7F85" w14:textId="77777777" w:rsidR="00475AAA" w:rsidRPr="00666B71" w:rsidRDefault="00475AAA" w:rsidP="00475AAA">
      <w:pPr>
        <w:bidi/>
        <w:ind w:left="1080"/>
        <w:rPr>
          <w:rFonts w:asciiTheme="minorBidi" w:hAnsiTheme="minorBidi" w:cstheme="minorBidi"/>
          <w:lang w:val="en-IL"/>
        </w:rPr>
      </w:pPr>
    </w:p>
    <w:p w14:paraId="1A0AED68" w14:textId="77777777" w:rsidR="00475AAA" w:rsidRPr="00666B71" w:rsidRDefault="00475AAA" w:rsidP="00475AAA">
      <w:pPr>
        <w:bidi/>
        <w:ind w:left="720"/>
        <w:rPr>
          <w:rFonts w:asciiTheme="minorBidi" w:hAnsiTheme="minorBidi" w:cstheme="minorBidi"/>
          <w:rtl/>
          <w:lang w:val="en-IL"/>
        </w:rPr>
      </w:pPr>
      <w:r w:rsidRPr="00666B71">
        <w:rPr>
          <w:rFonts w:asciiTheme="minorBidi" w:hAnsiTheme="minorBidi" w:cstheme="minorBidi"/>
          <w:b/>
          <w:bCs/>
          <w:rtl/>
          <w:lang w:val="en-IL"/>
        </w:rPr>
        <w:t>מידע כללי</w:t>
      </w:r>
    </w:p>
    <w:p w14:paraId="30426B53" w14:textId="77777777" w:rsidR="00475AAA" w:rsidRPr="00666B71" w:rsidRDefault="00475AAA" w:rsidP="00475AAA">
      <w:pPr>
        <w:numPr>
          <w:ilvl w:val="0"/>
          <w:numId w:val="128"/>
        </w:numPr>
        <w:bidi/>
        <w:ind w:left="1080"/>
        <w:rPr>
          <w:rFonts w:asciiTheme="minorBidi" w:hAnsiTheme="minorBidi" w:cstheme="minorBidi"/>
          <w:lang w:val="en-IL"/>
        </w:rPr>
      </w:pPr>
      <w:r w:rsidRPr="00666B71">
        <w:rPr>
          <w:rFonts w:asciiTheme="minorBidi" w:hAnsiTheme="minorBidi" w:cstheme="minorBidi"/>
          <w:rtl/>
          <w:lang w:val="en-IL"/>
        </w:rPr>
        <w:t>החלת ההליך במשפט הישראלי</w:t>
      </w:r>
    </w:p>
    <w:p w14:paraId="7F1C1FFF" w14:textId="77777777" w:rsidR="00475AAA" w:rsidRPr="00666B71" w:rsidRDefault="00475AAA" w:rsidP="00475AAA">
      <w:pPr>
        <w:numPr>
          <w:ilvl w:val="0"/>
          <w:numId w:val="128"/>
        </w:numPr>
        <w:bidi/>
        <w:ind w:left="1080"/>
        <w:rPr>
          <w:rFonts w:asciiTheme="minorBidi" w:hAnsiTheme="minorBidi" w:cstheme="minorBidi"/>
          <w:lang w:val="en-IL"/>
        </w:rPr>
      </w:pPr>
      <w:r w:rsidRPr="00666B71">
        <w:rPr>
          <w:rFonts w:asciiTheme="minorBidi" w:hAnsiTheme="minorBidi" w:cstheme="minorBidi"/>
          <w:rtl/>
          <w:lang w:val="en-IL"/>
        </w:rPr>
        <w:t>עמותות וארגון על ישראלי: הארגון הישראלי לגשת"פ</w:t>
      </w:r>
    </w:p>
    <w:p w14:paraId="75047976" w14:textId="77777777" w:rsidR="00475AAA" w:rsidRPr="00666B71" w:rsidRDefault="00475AAA" w:rsidP="00475AAA">
      <w:pPr>
        <w:numPr>
          <w:ilvl w:val="0"/>
          <w:numId w:val="128"/>
        </w:numPr>
        <w:bidi/>
        <w:ind w:left="1080"/>
        <w:rPr>
          <w:rFonts w:asciiTheme="minorBidi" w:hAnsiTheme="minorBidi" w:cstheme="minorBidi"/>
          <w:lang w:val="en-IL"/>
        </w:rPr>
      </w:pPr>
      <w:hyperlink r:id="rId29" w:history="1">
        <w:r w:rsidRPr="00666B71">
          <w:rPr>
            <w:rStyle w:val="Hyperlink"/>
            <w:rFonts w:asciiTheme="minorBidi" w:hAnsiTheme="minorBidi" w:cstheme="minorBidi"/>
            <w:lang w:val="en-IL"/>
          </w:rPr>
          <w:t>https://www.co-divorce.org.il/</w:t>
        </w:r>
      </w:hyperlink>
    </w:p>
    <w:p w14:paraId="47B49F93" w14:textId="77777777" w:rsidR="00475AAA" w:rsidRPr="00666B71" w:rsidRDefault="00475AAA" w:rsidP="00475AAA">
      <w:pPr>
        <w:numPr>
          <w:ilvl w:val="0"/>
          <w:numId w:val="128"/>
        </w:numPr>
        <w:bidi/>
        <w:ind w:left="1080"/>
        <w:rPr>
          <w:rFonts w:asciiTheme="minorBidi" w:hAnsiTheme="minorBidi" w:cstheme="minorBidi"/>
          <w:lang w:val="en-IL"/>
        </w:rPr>
      </w:pPr>
      <w:r w:rsidRPr="00666B71">
        <w:rPr>
          <w:rFonts w:asciiTheme="minorBidi" w:hAnsiTheme="minorBidi" w:cstheme="minorBidi"/>
          <w:rtl/>
          <w:lang w:val="en-IL"/>
        </w:rPr>
        <w:t xml:space="preserve">ארגון ההכשרה האמריקני </w:t>
      </w:r>
      <w:r w:rsidRPr="00666B71">
        <w:rPr>
          <w:rFonts w:asciiTheme="minorBidi" w:hAnsiTheme="minorBidi" w:cstheme="minorBidi"/>
        </w:rPr>
        <w:t>IACP</w:t>
      </w:r>
    </w:p>
    <w:p w14:paraId="775AA00B"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 xml:space="preserve">השוואה בין הליך הגישור </w:t>
      </w:r>
      <w:r w:rsidRPr="00666B71">
        <w:rPr>
          <w:rFonts w:asciiTheme="minorBidi" w:hAnsiTheme="minorBidi" w:cstheme="minorBidi"/>
          <w:rtl/>
        </w:rPr>
        <w:br/>
        <w:t>להליך הגירושין בשיתוף פעולה</w:t>
      </w:r>
    </w:p>
    <w:p w14:paraId="6ABAB76F"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noProof/>
          <w:rtl/>
        </w:rPr>
        <w:drawing>
          <wp:anchor distT="0" distB="0" distL="114300" distR="114300" simplePos="0" relativeHeight="251665408" behindDoc="0" locked="0" layoutInCell="1" allowOverlap="1" wp14:anchorId="2CB130A7" wp14:editId="24A45022">
            <wp:simplePos x="0" y="0"/>
            <wp:positionH relativeFrom="column">
              <wp:posOffset>71336</wp:posOffset>
            </wp:positionH>
            <wp:positionV relativeFrom="paragraph">
              <wp:posOffset>-3107</wp:posOffset>
            </wp:positionV>
            <wp:extent cx="5658141" cy="2438525"/>
            <wp:effectExtent l="0" t="0" r="0" b="0"/>
            <wp:wrapTopAndBottom/>
            <wp:docPr id="742859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59760" name="Picture 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658141" cy="2438525"/>
                    </a:xfrm>
                    <a:prstGeom prst="rect">
                      <a:avLst/>
                    </a:prstGeom>
                  </pic:spPr>
                </pic:pic>
              </a:graphicData>
            </a:graphic>
          </wp:anchor>
        </w:drawing>
      </w:r>
    </w:p>
    <w:p w14:paraId="181C1DD4" w14:textId="77777777" w:rsidR="00475AAA" w:rsidRPr="00666B71" w:rsidRDefault="00475AAA" w:rsidP="00475AAA">
      <w:pPr>
        <w:pStyle w:val="Heading2"/>
        <w:bidi/>
        <w:spacing w:before="0" w:after="0"/>
        <w:rPr>
          <w:rFonts w:asciiTheme="minorBidi" w:hAnsiTheme="minorBidi" w:cstheme="minorBidi"/>
          <w:rtl/>
        </w:rPr>
      </w:pPr>
      <w:bookmarkStart w:id="6" w:name="_Toc186278717"/>
      <w:r w:rsidRPr="00666B71">
        <w:rPr>
          <w:rFonts w:asciiTheme="minorBidi" w:hAnsiTheme="minorBidi" w:cstheme="minorBidi"/>
          <w:rtl/>
        </w:rPr>
        <w:t>שיעור 5 5-דצמ-2024</w:t>
      </w:r>
      <w:bookmarkEnd w:id="6"/>
    </w:p>
    <w:p w14:paraId="09B11533" w14:textId="77777777" w:rsidR="00475AAA" w:rsidRPr="00666B71" w:rsidRDefault="00475AAA" w:rsidP="00475AAA">
      <w:pPr>
        <w:bidi/>
        <w:ind w:left="360"/>
        <w:rPr>
          <w:rFonts w:asciiTheme="minorBidi" w:hAnsiTheme="minorBidi" w:cstheme="minorBidi"/>
          <w:rtl/>
        </w:rPr>
      </w:pPr>
    </w:p>
    <w:p w14:paraId="69870E6E"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הליך הבוררות – בדכ לא ענייני משפחה</w:t>
      </w:r>
      <w:r w:rsidRPr="00666B71">
        <w:rPr>
          <w:rFonts w:asciiTheme="minorBidi" w:hAnsiTheme="minorBidi" w:cstheme="minorBidi"/>
          <w:rtl/>
        </w:rPr>
        <w:br/>
        <w:t>במתכונת הרווחת</w:t>
      </w:r>
    </w:p>
    <w:p w14:paraId="7D41880B"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rtl/>
        </w:rPr>
        <w:t>חוק הבוררות, התשכ"ח–</w:t>
      </w:r>
      <w:r w:rsidRPr="00666B71">
        <w:rPr>
          <w:rFonts w:asciiTheme="minorBidi" w:hAnsiTheme="minorBidi" w:cstheme="minorBidi"/>
          <w:b/>
          <w:bCs/>
          <w:rtl/>
        </w:rPr>
        <w:t>1968</w:t>
      </w:r>
    </w:p>
    <w:p w14:paraId="560D1863"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b/>
          <w:bCs/>
          <w:rtl/>
        </w:rPr>
        <w:t>מאפיינים שיפוטיים/אדוורסריים</w:t>
      </w:r>
      <w:r w:rsidRPr="00666B71">
        <w:rPr>
          <w:rFonts w:asciiTheme="minorBidi" w:hAnsiTheme="minorBidi" w:cstheme="minorBidi"/>
          <w:rtl/>
        </w:rPr>
        <w:t xml:space="preserve">: </w:t>
      </w:r>
      <w:r w:rsidRPr="00666B71">
        <w:rPr>
          <w:rFonts w:asciiTheme="minorBidi" w:hAnsiTheme="minorBidi" w:cstheme="minorBidi"/>
          <w:b/>
          <w:bCs/>
          <w:rtl/>
        </w:rPr>
        <w:t>(לעומתי)</w:t>
      </w:r>
    </w:p>
    <w:p w14:paraId="4F6D7AAF" w14:textId="77777777" w:rsidR="00475AAA" w:rsidRPr="00666B71" w:rsidRDefault="00475AAA" w:rsidP="00475AAA">
      <w:pPr>
        <w:numPr>
          <w:ilvl w:val="0"/>
          <w:numId w:val="129"/>
        </w:numPr>
        <w:bidi/>
        <w:ind w:left="1080"/>
        <w:rPr>
          <w:rFonts w:asciiTheme="minorBidi" w:hAnsiTheme="minorBidi" w:cstheme="minorBidi"/>
          <w:lang w:val="en-IL"/>
        </w:rPr>
      </w:pPr>
      <w:r w:rsidRPr="00666B71">
        <w:rPr>
          <w:rFonts w:asciiTheme="minorBidi" w:hAnsiTheme="minorBidi" w:cstheme="minorBidi"/>
          <w:rtl/>
        </w:rPr>
        <w:t xml:space="preserve">הליך המדמה הליך שפיטה אדוורסרי קלאסי אך </w:t>
      </w:r>
      <w:r w:rsidRPr="00666B71">
        <w:rPr>
          <w:rFonts w:asciiTheme="minorBidi" w:hAnsiTheme="minorBidi" w:cstheme="minorBidi"/>
          <w:b/>
          <w:bCs/>
          <w:rtl/>
        </w:rPr>
        <w:t>אינו פומבי</w:t>
      </w:r>
    </w:p>
    <w:p w14:paraId="36087AEB" w14:textId="77777777" w:rsidR="00475AAA" w:rsidRPr="00666B71" w:rsidRDefault="00475AAA" w:rsidP="00475AAA">
      <w:pPr>
        <w:numPr>
          <w:ilvl w:val="0"/>
          <w:numId w:val="129"/>
        </w:numPr>
        <w:bidi/>
        <w:ind w:left="1080"/>
        <w:rPr>
          <w:rFonts w:asciiTheme="minorBidi" w:hAnsiTheme="minorBidi" w:cstheme="minorBidi"/>
          <w:lang w:val="en-IL"/>
        </w:rPr>
      </w:pPr>
      <w:r w:rsidRPr="00666B71">
        <w:rPr>
          <w:rFonts w:asciiTheme="minorBidi" w:hAnsiTheme="minorBidi" w:cstheme="minorBidi"/>
          <w:rtl/>
        </w:rPr>
        <w:t>הליך פורמלי</w:t>
      </w:r>
    </w:p>
    <w:p w14:paraId="7E60600F" w14:textId="77777777" w:rsidR="00475AAA" w:rsidRPr="00666B71" w:rsidRDefault="00475AAA" w:rsidP="00475AAA">
      <w:pPr>
        <w:numPr>
          <w:ilvl w:val="0"/>
          <w:numId w:val="129"/>
        </w:numPr>
        <w:bidi/>
        <w:ind w:left="1080"/>
        <w:rPr>
          <w:rFonts w:asciiTheme="minorBidi" w:hAnsiTheme="minorBidi" w:cstheme="minorBidi"/>
          <w:lang w:val="en-IL"/>
        </w:rPr>
      </w:pPr>
      <w:r w:rsidRPr="00666B71">
        <w:rPr>
          <w:rFonts w:asciiTheme="minorBidi" w:hAnsiTheme="minorBidi" w:cstheme="minorBidi"/>
          <w:rtl/>
        </w:rPr>
        <w:t>בד"כ התוכן מוקלט ונכתב פרוטוקול</w:t>
      </w:r>
    </w:p>
    <w:p w14:paraId="525225B8" w14:textId="77777777" w:rsidR="00475AAA" w:rsidRPr="00666B71" w:rsidRDefault="00475AAA" w:rsidP="00475AAA">
      <w:pPr>
        <w:numPr>
          <w:ilvl w:val="0"/>
          <w:numId w:val="129"/>
        </w:numPr>
        <w:bidi/>
        <w:ind w:left="1080"/>
        <w:rPr>
          <w:rFonts w:asciiTheme="minorBidi" w:hAnsiTheme="minorBidi" w:cstheme="minorBidi"/>
          <w:lang w:val="en-IL"/>
        </w:rPr>
      </w:pPr>
      <w:r w:rsidRPr="00666B71">
        <w:rPr>
          <w:rFonts w:asciiTheme="minorBidi" w:hAnsiTheme="minorBidi" w:cstheme="minorBidi"/>
          <w:rtl/>
        </w:rPr>
        <w:t>שיח של זכויות וחובות</w:t>
      </w:r>
      <w:r w:rsidRPr="00666B71">
        <w:rPr>
          <w:rFonts w:asciiTheme="minorBidi" w:hAnsiTheme="minorBidi" w:cstheme="minorBidi"/>
          <w:rtl/>
          <w:lang w:val="en-IL"/>
        </w:rPr>
        <w:t>, הגשת טענות</w:t>
      </w:r>
    </w:p>
    <w:p w14:paraId="347DF0DE" w14:textId="77777777" w:rsidR="00475AAA" w:rsidRPr="00666B71" w:rsidRDefault="00475AAA" w:rsidP="00475AAA">
      <w:pPr>
        <w:numPr>
          <w:ilvl w:val="0"/>
          <w:numId w:val="129"/>
        </w:numPr>
        <w:bidi/>
        <w:ind w:left="1080"/>
        <w:rPr>
          <w:rFonts w:asciiTheme="minorBidi" w:hAnsiTheme="minorBidi" w:cstheme="minorBidi"/>
          <w:lang w:val="en-IL"/>
        </w:rPr>
      </w:pPr>
      <w:r w:rsidRPr="00666B71">
        <w:rPr>
          <w:rFonts w:asciiTheme="minorBidi" w:hAnsiTheme="minorBidi" w:cstheme="minorBidi"/>
          <w:rtl/>
        </w:rPr>
        <w:t>סיומו בהכרעה מחייבת</w:t>
      </w:r>
    </w:p>
    <w:p w14:paraId="5E8E3323" w14:textId="77777777" w:rsidR="00475AAA" w:rsidRPr="00666B71" w:rsidRDefault="00475AAA" w:rsidP="00475AAA">
      <w:pPr>
        <w:numPr>
          <w:ilvl w:val="0"/>
          <w:numId w:val="129"/>
        </w:numPr>
        <w:bidi/>
        <w:ind w:left="1080"/>
        <w:rPr>
          <w:rFonts w:asciiTheme="minorBidi" w:hAnsiTheme="minorBidi" w:cstheme="minorBidi"/>
          <w:lang w:val="en-IL"/>
        </w:rPr>
      </w:pPr>
      <w:r w:rsidRPr="00666B71">
        <w:rPr>
          <w:rFonts w:asciiTheme="minorBidi" w:hAnsiTheme="minorBidi" w:cstheme="minorBidi"/>
          <w:rtl/>
        </w:rPr>
        <w:t>בד"כ הכרעה מנומקת בכתב, מבוססת על דין מהותי</w:t>
      </w:r>
      <w:r w:rsidRPr="00666B71">
        <w:rPr>
          <w:rFonts w:asciiTheme="minorBidi" w:hAnsiTheme="minorBidi" w:cstheme="minorBidi"/>
          <w:rtl/>
          <w:lang w:val="en-IL"/>
        </w:rPr>
        <w:t>. נקראת פסק בורר</w:t>
      </w:r>
    </w:p>
    <w:p w14:paraId="104CB24A" w14:textId="77777777" w:rsidR="00475AAA" w:rsidRPr="00666B71" w:rsidRDefault="00475AAA" w:rsidP="00475AAA">
      <w:pPr>
        <w:numPr>
          <w:ilvl w:val="0"/>
          <w:numId w:val="129"/>
        </w:numPr>
        <w:bidi/>
        <w:ind w:left="1080"/>
        <w:rPr>
          <w:rFonts w:asciiTheme="minorBidi" w:hAnsiTheme="minorBidi" w:cstheme="minorBidi"/>
          <w:lang w:val="en-IL"/>
        </w:rPr>
      </w:pPr>
      <w:r w:rsidRPr="00666B71">
        <w:rPr>
          <w:rFonts w:asciiTheme="minorBidi" w:hAnsiTheme="minorBidi" w:cstheme="minorBidi"/>
          <w:rtl/>
        </w:rPr>
        <w:lastRenderedPageBreak/>
        <w:t xml:space="preserve">האפשרות לערער או לבטל הכרעת בורר- מוגבלת ביותר </w:t>
      </w:r>
    </w:p>
    <w:p w14:paraId="69607BED" w14:textId="77777777" w:rsidR="00475AAA" w:rsidRPr="00666B71" w:rsidRDefault="00475AAA" w:rsidP="00475AAA">
      <w:pPr>
        <w:bidi/>
        <w:ind w:left="1800"/>
        <w:rPr>
          <w:rFonts w:asciiTheme="minorBidi" w:hAnsiTheme="minorBidi" w:cstheme="minorBidi"/>
          <w:lang w:val="en-IL"/>
        </w:rPr>
      </w:pPr>
      <w:r w:rsidRPr="00666B71">
        <w:rPr>
          <w:rFonts w:asciiTheme="minorBidi" w:hAnsiTheme="minorBidi" w:cstheme="minorBidi"/>
          <w:u w:val="single"/>
          <w:rtl/>
          <w:lang w:val="en-IL"/>
        </w:rPr>
        <w:t>מאפיינים הסכמיים, תלוי בנסיבות</w:t>
      </w:r>
      <w:r w:rsidRPr="00666B71">
        <w:rPr>
          <w:rFonts w:asciiTheme="minorBidi" w:hAnsiTheme="minorBidi" w:cstheme="minorBidi"/>
          <w:rtl/>
          <w:lang w:val="en-IL"/>
        </w:rPr>
        <w:t>:</w:t>
      </w:r>
    </w:p>
    <w:p w14:paraId="357F1208" w14:textId="77777777" w:rsidR="00475AAA" w:rsidRPr="00666B71" w:rsidRDefault="00475AAA" w:rsidP="00475AAA">
      <w:pPr>
        <w:numPr>
          <w:ilvl w:val="0"/>
          <w:numId w:val="129"/>
        </w:numPr>
        <w:tabs>
          <w:tab w:val="clear" w:pos="720"/>
          <w:tab w:val="num" w:pos="1440"/>
        </w:tabs>
        <w:bidi/>
        <w:ind w:left="1800"/>
        <w:rPr>
          <w:rFonts w:asciiTheme="minorBidi" w:hAnsiTheme="minorBidi" w:cstheme="minorBidi"/>
          <w:lang w:val="en-IL"/>
        </w:rPr>
      </w:pPr>
      <w:r w:rsidRPr="00666B71">
        <w:rPr>
          <w:rFonts w:asciiTheme="minorBidi" w:hAnsiTheme="minorBidi" w:cstheme="minorBidi"/>
          <w:rtl/>
          <w:lang w:val="en-IL"/>
        </w:rPr>
        <w:t>ההחלטה (לעיתים) על קיום ההליך – בדכ ההחלטה היא ברצון השווה של הצדדים, בחוזים רבים יש סעיף בוררות. שופט יכול להמליץ.</w:t>
      </w:r>
    </w:p>
    <w:p w14:paraId="66E39C10" w14:textId="77777777" w:rsidR="00475AAA" w:rsidRPr="00666B71" w:rsidRDefault="00475AAA" w:rsidP="00475AAA">
      <w:pPr>
        <w:pStyle w:val="ListParagraph"/>
        <w:numPr>
          <w:ilvl w:val="1"/>
          <w:numId w:val="129"/>
        </w:numPr>
        <w:bidi/>
        <w:ind w:left="1800"/>
        <w:rPr>
          <w:rFonts w:asciiTheme="minorBidi" w:hAnsiTheme="minorBidi"/>
          <w:lang w:val="en-IL"/>
        </w:rPr>
      </w:pPr>
      <w:r w:rsidRPr="00666B71">
        <w:rPr>
          <w:rFonts w:asciiTheme="minorBidi" w:hAnsiTheme="minorBidi"/>
          <w:rtl/>
          <w:lang w:val="en-IL"/>
        </w:rPr>
        <w:t>היכולת (לעיתים) לקבוע את זהות הבורר - אין הגדרה בחוק מי יכול להיות בורר, כל אחד יכול להיות בורר, שופטים, מהנדסים, פסיכולוגים... הצדדים יכולים לבחור מי יהיה הבורר שלהם, אם לא נכפה עליהם.</w:t>
      </w:r>
    </w:p>
    <w:p w14:paraId="44E705E0" w14:textId="77777777" w:rsidR="00475AAA" w:rsidRPr="00666B71" w:rsidRDefault="00475AAA" w:rsidP="00475AAA">
      <w:pPr>
        <w:numPr>
          <w:ilvl w:val="0"/>
          <w:numId w:val="129"/>
        </w:numPr>
        <w:tabs>
          <w:tab w:val="clear" w:pos="720"/>
          <w:tab w:val="num" w:pos="1440"/>
        </w:tabs>
        <w:bidi/>
        <w:ind w:left="1800"/>
        <w:rPr>
          <w:rFonts w:asciiTheme="minorBidi" w:hAnsiTheme="minorBidi" w:cstheme="minorBidi"/>
          <w:lang w:val="en-IL"/>
        </w:rPr>
      </w:pPr>
      <w:r w:rsidRPr="00666B71">
        <w:rPr>
          <w:rFonts w:asciiTheme="minorBidi" w:hAnsiTheme="minorBidi" w:cstheme="minorBidi"/>
          <w:rtl/>
          <w:lang w:val="en-IL"/>
        </w:rPr>
        <w:t>היכולת (לעיתים) לקבוע את תכני הסכם הבוררות. אפשר להעלות את השאלות הספציפיות שנרצה שהבורר יכריע בהם.</w:t>
      </w:r>
    </w:p>
    <w:p w14:paraId="6DD94A13" w14:textId="77777777" w:rsidR="00475AAA" w:rsidRPr="00666B71" w:rsidRDefault="00475AAA" w:rsidP="00475AAA">
      <w:pPr>
        <w:bidi/>
        <w:ind w:left="1080"/>
        <w:rPr>
          <w:rFonts w:asciiTheme="minorBidi" w:hAnsiTheme="minorBidi" w:cstheme="minorBidi"/>
          <w:rtl/>
          <w:lang w:val="en-IL"/>
        </w:rPr>
      </w:pPr>
      <w:r w:rsidRPr="00666B71">
        <w:rPr>
          <w:rFonts w:asciiTheme="minorBidi" w:hAnsiTheme="minorBidi" w:cstheme="minorBidi"/>
          <w:rtl/>
          <w:lang w:val="en-IL"/>
        </w:rPr>
        <w:t>הכי קרוב לשפיטה, מחוץ לבתי המשפט. יש לו מאפיינים שיפוטיים לעומתיים.</w:t>
      </w:r>
    </w:p>
    <w:p w14:paraId="43FBA3BA" w14:textId="77777777" w:rsidR="00475AAA" w:rsidRPr="00666B71" w:rsidRDefault="00475AAA" w:rsidP="00475AAA">
      <w:pPr>
        <w:bidi/>
        <w:ind w:left="1080"/>
        <w:rPr>
          <w:rFonts w:asciiTheme="minorBidi" w:hAnsiTheme="minorBidi" w:cstheme="minorBidi"/>
          <w:rtl/>
          <w:lang w:val="en-IL"/>
        </w:rPr>
      </w:pPr>
      <w:r w:rsidRPr="00666B71">
        <w:rPr>
          <w:rFonts w:asciiTheme="minorBidi" w:hAnsiTheme="minorBidi" w:cstheme="minorBidi"/>
          <w:rtl/>
          <w:lang w:val="en-IL"/>
        </w:rPr>
        <w:t>יתרונות – עשוי להיות קצר יותר, יש הכרעה מחייבת, יש וודאות, יכולים לבחור את זהות מנהל ההליך, שיח של זכויות וחובות, היעדר פומביות</w:t>
      </w:r>
    </w:p>
    <w:p w14:paraId="27C4F4E8" w14:textId="77777777" w:rsidR="00475AAA" w:rsidRPr="00666B71" w:rsidRDefault="00475AAA" w:rsidP="00475AAA">
      <w:pPr>
        <w:bidi/>
        <w:ind w:left="1080"/>
        <w:rPr>
          <w:rFonts w:asciiTheme="minorBidi" w:hAnsiTheme="minorBidi" w:cstheme="minorBidi"/>
          <w:lang w:val="en-IL"/>
        </w:rPr>
      </w:pPr>
      <w:r w:rsidRPr="00666B71">
        <w:rPr>
          <w:rFonts w:asciiTheme="minorBidi" w:hAnsiTheme="minorBidi" w:cstheme="minorBidi"/>
          <w:rtl/>
          <w:lang w:val="en-IL"/>
        </w:rPr>
        <w:t>וחסרונות – אין שיח של אינטרסים ורגשות, יכול לקלקל מערכת יחסים עתידית, פתרונות אינם יצירתיים, פחות גמיש, לעורכי הדין יש את התפקיד המרכזי, אין בפסק יכולת תקדימית הלכתית.</w:t>
      </w:r>
    </w:p>
    <w:p w14:paraId="49F4360E" w14:textId="77777777" w:rsidR="00475AAA" w:rsidRPr="00666B71" w:rsidRDefault="00475AAA" w:rsidP="00475AAA">
      <w:pPr>
        <w:bidi/>
        <w:ind w:left="1080"/>
        <w:rPr>
          <w:rFonts w:asciiTheme="minorBidi" w:hAnsiTheme="minorBidi" w:cstheme="minorBidi"/>
          <w:lang w:val="en-IL"/>
        </w:rPr>
      </w:pPr>
      <w:r w:rsidRPr="00666B71">
        <w:rPr>
          <w:rFonts w:asciiTheme="minorBidi" w:hAnsiTheme="minorBidi" w:cstheme="minorBidi"/>
          <w:rtl/>
          <w:lang w:val="en-IL"/>
        </w:rPr>
        <w:t>סוגי סכסוכים – בעיקר בוררויות עסקיות</w:t>
      </w:r>
    </w:p>
    <w:p w14:paraId="38CAA5C1" w14:textId="77777777" w:rsidR="00475AAA" w:rsidRPr="00666B71" w:rsidRDefault="00475AAA" w:rsidP="00475AAA">
      <w:pPr>
        <w:bidi/>
        <w:ind w:left="360"/>
        <w:rPr>
          <w:rFonts w:asciiTheme="minorBidi" w:hAnsiTheme="minorBidi" w:cstheme="minorBidi"/>
          <w:rtl/>
          <w:lang w:val="en-IL"/>
        </w:rPr>
      </w:pPr>
    </w:p>
    <w:p w14:paraId="5145C1D1"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rtl/>
          <w:lang w:val="en-IL"/>
        </w:rPr>
        <w:t xml:space="preserve">קביעת בוררות חובה? </w:t>
      </w:r>
    </w:p>
    <w:p w14:paraId="7C294D8F" w14:textId="77777777" w:rsidR="00475AAA" w:rsidRPr="00666B71" w:rsidRDefault="00475AAA" w:rsidP="00475AAA">
      <w:pPr>
        <w:numPr>
          <w:ilvl w:val="0"/>
          <w:numId w:val="130"/>
        </w:numPr>
        <w:bidi/>
        <w:ind w:left="1080"/>
        <w:rPr>
          <w:rFonts w:asciiTheme="minorBidi" w:hAnsiTheme="minorBidi" w:cstheme="minorBidi"/>
          <w:lang w:val="en-IL"/>
        </w:rPr>
      </w:pPr>
      <w:r w:rsidRPr="00666B71">
        <w:rPr>
          <w:rFonts w:asciiTheme="minorBidi" w:hAnsiTheme="minorBidi" w:cstheme="minorBidi"/>
          <w:rtl/>
          <w:lang w:val="en-IL"/>
        </w:rPr>
        <w:t xml:space="preserve">2011 הצעת חוק בוררות חובה – הצעת נאמן. </w:t>
      </w:r>
      <w:r w:rsidRPr="00666B71">
        <w:rPr>
          <w:rFonts w:asciiTheme="minorBidi" w:hAnsiTheme="minorBidi" w:cstheme="minorBidi"/>
          <w:color w:val="FF0000"/>
          <w:rtl/>
          <w:lang w:val="en-IL"/>
        </w:rPr>
        <w:t>הצעה שלא עברה... מתעלם מהאופציה של הגישור. מתעלם מהאינטרסים האמיתיים של הצדדים</w:t>
      </w:r>
    </w:p>
    <w:p w14:paraId="57915099" w14:textId="77777777" w:rsidR="00475AAA" w:rsidRPr="00666B71" w:rsidRDefault="00475AAA" w:rsidP="00475AAA">
      <w:pPr>
        <w:numPr>
          <w:ilvl w:val="0"/>
          <w:numId w:val="130"/>
        </w:numPr>
        <w:bidi/>
        <w:ind w:left="1080"/>
        <w:rPr>
          <w:rFonts w:asciiTheme="minorBidi" w:hAnsiTheme="minorBidi" w:cstheme="minorBidi"/>
          <w:lang w:val="en-IL"/>
        </w:rPr>
      </w:pPr>
      <w:r w:rsidRPr="00666B71">
        <w:rPr>
          <w:rFonts w:asciiTheme="minorBidi" w:hAnsiTheme="minorBidi" w:cstheme="minorBidi"/>
          <w:rtl/>
          <w:lang w:val="en-IL"/>
        </w:rPr>
        <w:t xml:space="preserve">יישוב סכסוכי עבודה (תיקון – בוררות חובה בשירותים חיוניים), התשע"ג–2013 </w:t>
      </w:r>
      <w:r w:rsidRPr="00666B71">
        <w:rPr>
          <w:rFonts w:asciiTheme="minorBidi" w:hAnsiTheme="minorBidi" w:cstheme="minorBidi"/>
          <w:color w:val="FF0000"/>
          <w:rtl/>
          <w:lang w:val="en-IL"/>
        </w:rPr>
        <w:t>, לא עברה</w:t>
      </w:r>
    </w:p>
    <w:p w14:paraId="7CCDDBEA" w14:textId="77777777" w:rsidR="00475AAA" w:rsidRPr="00666B71" w:rsidRDefault="00475AAA" w:rsidP="00475AAA">
      <w:pPr>
        <w:numPr>
          <w:ilvl w:val="0"/>
          <w:numId w:val="130"/>
        </w:numPr>
        <w:bidi/>
        <w:ind w:left="1080"/>
        <w:rPr>
          <w:rFonts w:asciiTheme="minorBidi" w:hAnsiTheme="minorBidi" w:cstheme="minorBidi"/>
          <w:lang w:val="en-IL"/>
        </w:rPr>
      </w:pPr>
      <w:r w:rsidRPr="00666B71">
        <w:rPr>
          <w:rFonts w:asciiTheme="minorBidi" w:hAnsiTheme="minorBidi" w:cstheme="minorBidi"/>
          <w:rtl/>
          <w:lang w:val="en-IL"/>
        </w:rPr>
        <w:t>הצעת חוק בתי המשפט (תיקון – בוררות חובה בתובענה כספית), התשע"ו–2016</w:t>
      </w:r>
    </w:p>
    <w:p w14:paraId="007A9427" w14:textId="77777777" w:rsidR="00475AAA" w:rsidRPr="00666B71" w:rsidRDefault="00475AAA" w:rsidP="00475AAA">
      <w:pPr>
        <w:bidi/>
        <w:ind w:left="1080"/>
        <w:rPr>
          <w:rFonts w:asciiTheme="minorBidi" w:hAnsiTheme="minorBidi" w:cstheme="minorBidi"/>
          <w:lang w:val="en-IL"/>
        </w:rPr>
      </w:pPr>
      <w:r w:rsidRPr="00666B71">
        <w:rPr>
          <w:rFonts w:asciiTheme="minorBidi" w:hAnsiTheme="minorBidi" w:cstheme="minorBidi"/>
          <w:rtl/>
          <w:lang w:val="en-IL"/>
        </w:rPr>
        <w:t>פיצויים בשל נזק שנגרם לנכס עקב ליקויים בבנייה, נזק שנגרם לרכוש עקב תאונת דרכים</w:t>
      </w:r>
      <w:r w:rsidRPr="00666B71">
        <w:rPr>
          <w:rFonts w:asciiTheme="minorBidi" w:hAnsiTheme="minorBidi" w:cstheme="minorBidi"/>
          <w:color w:val="FF0000"/>
          <w:rtl/>
          <w:lang w:val="en-IL"/>
        </w:rPr>
        <w:t>, לא עברה</w:t>
      </w:r>
    </w:p>
    <w:p w14:paraId="79923E42" w14:textId="77777777" w:rsidR="00475AAA" w:rsidRPr="00666B71" w:rsidRDefault="00475AAA" w:rsidP="00475AAA">
      <w:pPr>
        <w:bidi/>
        <w:ind w:left="360"/>
        <w:rPr>
          <w:rFonts w:asciiTheme="minorBidi" w:hAnsiTheme="minorBidi" w:cstheme="minorBidi"/>
          <w:b/>
          <w:bCs/>
          <w:rtl/>
          <w:lang w:val="en-IL"/>
        </w:rPr>
      </w:pPr>
    </w:p>
    <w:p w14:paraId="7A6B5C9D" w14:textId="77777777" w:rsidR="00475AAA" w:rsidRPr="00666B71" w:rsidRDefault="00475AAA" w:rsidP="00475AAA">
      <w:pPr>
        <w:bidi/>
        <w:ind w:left="360"/>
        <w:rPr>
          <w:rFonts w:asciiTheme="minorBidi" w:hAnsiTheme="minorBidi" w:cstheme="minorBidi"/>
          <w:rtl/>
          <w:lang w:val="en-IL"/>
        </w:rPr>
      </w:pPr>
    </w:p>
    <w:p w14:paraId="03CCFB55"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b/>
          <w:bCs/>
          <w:rtl/>
          <w:lang w:val="en-IL"/>
        </w:rPr>
        <w:t>פגישות מהו"ת</w:t>
      </w:r>
    </w:p>
    <w:p w14:paraId="69D2AEF0"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b/>
          <w:bCs/>
          <w:u w:val="single"/>
          <w:rtl/>
          <w:lang w:val="en-IL"/>
        </w:rPr>
        <w:t>מהו"ת : מידע, הכרות/הערכה, תיאום</w:t>
      </w:r>
    </w:p>
    <w:p w14:paraId="528E1CD4"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rtl/>
          <w:lang w:val="en-IL"/>
        </w:rPr>
        <w:t>פגישות מהו"ת מתקיימות בשתי מערכות נבדלות:</w:t>
      </w:r>
    </w:p>
    <w:p w14:paraId="30F4E395" w14:textId="77777777" w:rsidR="00475AAA" w:rsidRPr="00666B71" w:rsidRDefault="00475AAA" w:rsidP="00475AAA">
      <w:pPr>
        <w:numPr>
          <w:ilvl w:val="1"/>
          <w:numId w:val="178"/>
        </w:numPr>
        <w:bidi/>
        <w:ind w:left="1800"/>
        <w:rPr>
          <w:rFonts w:asciiTheme="minorBidi" w:hAnsiTheme="minorBidi" w:cstheme="minorBidi"/>
          <w:lang w:val="en-IL"/>
        </w:rPr>
      </w:pPr>
      <w:r w:rsidRPr="00666B71">
        <w:rPr>
          <w:rFonts w:asciiTheme="minorBidi" w:hAnsiTheme="minorBidi" w:cstheme="minorBidi"/>
          <w:b/>
          <w:bCs/>
          <w:rtl/>
          <w:lang w:val="en-IL"/>
        </w:rPr>
        <w:t>בתי משפט שלום</w:t>
      </w:r>
    </w:p>
    <w:p w14:paraId="3DCB9A8E" w14:textId="77777777" w:rsidR="00475AAA" w:rsidRPr="00666B71" w:rsidRDefault="00475AAA" w:rsidP="00475AAA">
      <w:pPr>
        <w:numPr>
          <w:ilvl w:val="1"/>
          <w:numId w:val="178"/>
        </w:numPr>
        <w:bidi/>
        <w:ind w:left="1800"/>
        <w:rPr>
          <w:rFonts w:asciiTheme="minorBidi" w:hAnsiTheme="minorBidi" w:cstheme="minorBidi"/>
          <w:lang w:val="en-IL"/>
        </w:rPr>
      </w:pPr>
      <w:r w:rsidRPr="00666B71">
        <w:rPr>
          <w:rFonts w:asciiTheme="minorBidi" w:hAnsiTheme="minorBidi" w:cstheme="minorBidi"/>
          <w:b/>
          <w:bCs/>
          <w:rtl/>
          <w:lang w:val="en-IL"/>
        </w:rPr>
        <w:t>בתי המשפט לענייני משפחה ובתי הדין הדתיים</w:t>
      </w:r>
    </w:p>
    <w:p w14:paraId="46F501BE" w14:textId="77777777" w:rsidR="00475AAA" w:rsidRPr="00666B71" w:rsidRDefault="00475AAA" w:rsidP="00475AAA">
      <w:pPr>
        <w:bidi/>
        <w:ind w:left="360"/>
        <w:rPr>
          <w:rFonts w:asciiTheme="minorBidi" w:hAnsiTheme="minorBidi" w:cstheme="minorBidi"/>
          <w:rtl/>
          <w:lang w:val="en-IL"/>
        </w:rPr>
      </w:pPr>
    </w:p>
    <w:p w14:paraId="4050ACCA"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b/>
          <w:bCs/>
          <w:u w:val="single"/>
          <w:rtl/>
          <w:lang w:val="en-IL"/>
        </w:rPr>
        <w:t>פגישות מהו"ת בבתי משפט השלום</w:t>
      </w:r>
    </w:p>
    <w:tbl>
      <w:tblPr>
        <w:bidiVisual/>
        <w:tblW w:w="8832" w:type="dxa"/>
        <w:tblLook w:val="0420" w:firstRow="1" w:lastRow="0" w:firstColumn="0" w:lastColumn="0" w:noHBand="0" w:noVBand="1"/>
      </w:tblPr>
      <w:tblGrid>
        <w:gridCol w:w="1881"/>
        <w:gridCol w:w="3267"/>
        <w:gridCol w:w="3684"/>
      </w:tblGrid>
      <w:tr w:rsidR="00475AAA" w:rsidRPr="00666B71" w14:paraId="4615FE7F" w14:textId="77777777" w:rsidTr="00854906">
        <w:trPr>
          <w:trHeight w:val="44"/>
        </w:trPr>
        <w:tc>
          <w:tcPr>
            <w:tcW w:w="1881" w:type="dxa"/>
            <w:tcBorders>
              <w:top w:val="single" w:sz="8" w:space="0" w:color="FFFFFF"/>
              <w:left w:val="single" w:sz="8" w:space="0" w:color="FFFFFF"/>
              <w:bottom w:val="single" w:sz="12" w:space="0" w:color="FFFFFF"/>
              <w:right w:val="single" w:sz="8" w:space="0" w:color="FFFFFF"/>
            </w:tcBorders>
            <w:shd w:val="clear" w:color="000000" w:fill="92B0C8"/>
            <w:hideMark/>
          </w:tcPr>
          <w:p w14:paraId="7201A842" w14:textId="77777777" w:rsidR="00475AAA" w:rsidRPr="00666B71" w:rsidRDefault="00475AAA" w:rsidP="00475AAA">
            <w:pPr>
              <w:bidi/>
              <w:ind w:left="360"/>
              <w:rPr>
                <w:rFonts w:asciiTheme="minorBidi" w:hAnsiTheme="minorBidi" w:cstheme="minorBidi"/>
                <w:sz w:val="20"/>
                <w:szCs w:val="20"/>
              </w:rPr>
            </w:pPr>
            <w:r w:rsidRPr="00666B71">
              <w:rPr>
                <w:rFonts w:asciiTheme="minorBidi" w:hAnsiTheme="minorBidi" w:cstheme="minorBidi"/>
                <w:sz w:val="20"/>
                <w:szCs w:val="20"/>
              </w:rPr>
              <w:t> </w:t>
            </w:r>
          </w:p>
        </w:tc>
        <w:tc>
          <w:tcPr>
            <w:tcW w:w="3267" w:type="dxa"/>
            <w:tcBorders>
              <w:top w:val="single" w:sz="8" w:space="0" w:color="FFFFFF"/>
              <w:left w:val="single" w:sz="8" w:space="0" w:color="FFFFFF"/>
              <w:bottom w:val="single" w:sz="12" w:space="0" w:color="FFFFFF"/>
              <w:right w:val="single" w:sz="8" w:space="0" w:color="FFFFFF"/>
            </w:tcBorders>
            <w:shd w:val="clear" w:color="000000" w:fill="92B0C8"/>
            <w:vAlign w:val="center"/>
            <w:hideMark/>
          </w:tcPr>
          <w:p w14:paraId="44A0D4E0" w14:textId="77777777" w:rsidR="00475AAA" w:rsidRPr="00666B71" w:rsidRDefault="00475AAA" w:rsidP="00475AAA">
            <w:pPr>
              <w:bidi/>
              <w:ind w:left="360"/>
              <w:rPr>
                <w:rFonts w:asciiTheme="minorBidi" w:hAnsiTheme="minorBidi" w:cstheme="minorBidi"/>
                <w:b/>
                <w:bCs/>
                <w:color w:val="000000"/>
                <w:sz w:val="20"/>
                <w:szCs w:val="20"/>
                <w:rtl/>
              </w:rPr>
            </w:pPr>
            <w:r w:rsidRPr="00666B71">
              <w:rPr>
                <w:rFonts w:asciiTheme="minorBidi" w:hAnsiTheme="minorBidi" w:cstheme="minorBidi"/>
                <w:color w:val="FFFFFF"/>
                <w:sz w:val="20"/>
                <w:szCs w:val="20"/>
                <w:rtl/>
              </w:rPr>
              <w:t xml:space="preserve">פגישות מהו"ת לפי </w:t>
            </w:r>
            <w:r w:rsidRPr="00666B71">
              <w:rPr>
                <w:rFonts w:asciiTheme="minorBidi" w:hAnsiTheme="minorBidi" w:cstheme="minorBidi"/>
                <w:b/>
                <w:bCs/>
                <w:color w:val="000000"/>
                <w:sz w:val="20"/>
                <w:szCs w:val="20"/>
                <w:rtl/>
              </w:rPr>
              <w:t>תקנות סד"א 2021</w:t>
            </w:r>
          </w:p>
          <w:p w14:paraId="69137A9A" w14:textId="77777777" w:rsidR="00475AAA" w:rsidRPr="00666B71" w:rsidRDefault="00475AAA" w:rsidP="00475AAA">
            <w:pPr>
              <w:bidi/>
              <w:ind w:left="360"/>
              <w:rPr>
                <w:rFonts w:asciiTheme="minorBidi" w:hAnsiTheme="minorBidi" w:cstheme="minorBidi"/>
                <w:sz w:val="20"/>
                <w:szCs w:val="20"/>
                <w:lang w:val="en-IL"/>
              </w:rPr>
            </w:pPr>
            <w:r w:rsidRPr="00666B71">
              <w:rPr>
                <w:rFonts w:asciiTheme="minorBidi" w:hAnsiTheme="minorBidi" w:cstheme="minorBidi"/>
                <w:b/>
                <w:bCs/>
                <w:sz w:val="20"/>
                <w:szCs w:val="20"/>
                <w:rtl/>
                <w:lang w:val="en-IL"/>
              </w:rPr>
              <w:t>בתי משפט שלום</w:t>
            </w:r>
          </w:p>
          <w:p w14:paraId="2B534EFF" w14:textId="77777777" w:rsidR="00475AAA" w:rsidRPr="00666B71" w:rsidRDefault="00475AAA" w:rsidP="00475AAA">
            <w:pPr>
              <w:bidi/>
              <w:ind w:left="360"/>
              <w:rPr>
                <w:rFonts w:asciiTheme="minorBidi" w:hAnsiTheme="minorBidi" w:cstheme="minorBidi"/>
                <w:color w:val="FFFFFF"/>
                <w:sz w:val="20"/>
                <w:szCs w:val="20"/>
              </w:rPr>
            </w:pPr>
          </w:p>
        </w:tc>
        <w:tc>
          <w:tcPr>
            <w:tcW w:w="3684" w:type="dxa"/>
            <w:tcBorders>
              <w:top w:val="single" w:sz="8" w:space="0" w:color="FFFFFF"/>
              <w:left w:val="single" w:sz="8" w:space="0" w:color="FFFFFF"/>
              <w:bottom w:val="single" w:sz="12" w:space="0" w:color="FFFFFF"/>
              <w:right w:val="single" w:sz="8" w:space="0" w:color="FFFFFF"/>
            </w:tcBorders>
            <w:shd w:val="clear" w:color="000000" w:fill="92B0C8"/>
            <w:hideMark/>
          </w:tcPr>
          <w:p w14:paraId="360A5970" w14:textId="77777777" w:rsidR="00475AAA" w:rsidRPr="00666B71" w:rsidRDefault="00475AAA" w:rsidP="00475AAA">
            <w:pPr>
              <w:bidi/>
              <w:ind w:left="360"/>
              <w:rPr>
                <w:rFonts w:asciiTheme="minorBidi" w:hAnsiTheme="minorBidi" w:cstheme="minorBidi"/>
                <w:b/>
                <w:bCs/>
                <w:sz w:val="20"/>
                <w:szCs w:val="20"/>
                <w:u w:val="single"/>
              </w:rPr>
            </w:pPr>
            <w:r w:rsidRPr="00666B71">
              <w:rPr>
                <w:rFonts w:asciiTheme="minorBidi" w:hAnsiTheme="minorBidi" w:cstheme="minorBidi"/>
                <w:sz w:val="20"/>
                <w:szCs w:val="20"/>
              </w:rPr>
              <w:t> </w:t>
            </w:r>
            <w:r w:rsidRPr="00666B71">
              <w:rPr>
                <w:rFonts w:asciiTheme="minorBidi" w:hAnsiTheme="minorBidi" w:cstheme="minorBidi"/>
                <w:b/>
                <w:bCs/>
                <w:sz w:val="20"/>
                <w:szCs w:val="20"/>
                <w:u w:val="single"/>
                <w:rtl/>
              </w:rPr>
              <w:t>פגישות מהו"ת בבתי המשפט לענייני משפחה</w:t>
            </w:r>
            <w:r w:rsidRPr="00666B71">
              <w:rPr>
                <w:rFonts w:asciiTheme="minorBidi" w:hAnsiTheme="minorBidi" w:cstheme="minorBidi"/>
                <w:b/>
                <w:bCs/>
                <w:sz w:val="20"/>
                <w:szCs w:val="20"/>
                <w:u w:val="single"/>
                <w:rtl/>
              </w:rPr>
              <w:br/>
              <w:t>ובתי הדין הדתיים</w:t>
            </w:r>
          </w:p>
        </w:tc>
      </w:tr>
      <w:tr w:rsidR="00475AAA" w:rsidRPr="00666B71" w14:paraId="33646F28" w14:textId="77777777" w:rsidTr="00854906">
        <w:trPr>
          <w:trHeight w:val="34"/>
        </w:trPr>
        <w:tc>
          <w:tcPr>
            <w:tcW w:w="1881" w:type="dxa"/>
            <w:tcBorders>
              <w:top w:val="nil"/>
              <w:left w:val="single" w:sz="8" w:space="0" w:color="FFFFFF"/>
              <w:bottom w:val="single" w:sz="8" w:space="0" w:color="FFFFFF"/>
              <w:right w:val="single" w:sz="8" w:space="0" w:color="FFFFFF"/>
            </w:tcBorders>
            <w:shd w:val="clear" w:color="000000" w:fill="DCE4EB"/>
            <w:vAlign w:val="center"/>
          </w:tcPr>
          <w:p w14:paraId="54D11BB0" w14:textId="77777777" w:rsidR="00475AAA" w:rsidRPr="00666B71" w:rsidRDefault="00475AAA" w:rsidP="00475AAA">
            <w:pPr>
              <w:bidi/>
              <w:ind w:left="360"/>
              <w:rPr>
                <w:rFonts w:asciiTheme="minorBidi" w:hAnsiTheme="minorBidi" w:cstheme="minorBidi"/>
                <w:color w:val="0066FF"/>
                <w:sz w:val="20"/>
                <w:szCs w:val="20"/>
                <w:rtl/>
              </w:rPr>
            </w:pPr>
          </w:p>
        </w:tc>
        <w:tc>
          <w:tcPr>
            <w:tcW w:w="3267" w:type="dxa"/>
            <w:tcBorders>
              <w:top w:val="nil"/>
              <w:left w:val="single" w:sz="8" w:space="0" w:color="FFFFFF"/>
              <w:bottom w:val="single" w:sz="8" w:space="0" w:color="FFFFFF"/>
              <w:right w:val="single" w:sz="8" w:space="0" w:color="FFFFFF"/>
            </w:tcBorders>
            <w:shd w:val="clear" w:color="000000" w:fill="DCE4EB"/>
            <w:vAlign w:val="center"/>
          </w:tcPr>
          <w:p w14:paraId="752008B3" w14:textId="77777777" w:rsidR="00475AAA" w:rsidRPr="00666B71" w:rsidRDefault="00475AAA" w:rsidP="00475AAA">
            <w:pPr>
              <w:bidi/>
              <w:ind w:left="360"/>
              <w:rPr>
                <w:rFonts w:asciiTheme="minorBidi" w:hAnsiTheme="minorBidi" w:cstheme="minorBidi"/>
                <w:color w:val="000000"/>
                <w:sz w:val="20"/>
                <w:szCs w:val="20"/>
                <w:rtl/>
              </w:rPr>
            </w:pPr>
            <w:r w:rsidRPr="00666B71">
              <w:rPr>
                <w:rFonts w:asciiTheme="minorBidi" w:hAnsiTheme="minorBidi" w:cstheme="minorBidi"/>
                <w:color w:val="000000"/>
                <w:sz w:val="20"/>
                <w:szCs w:val="20"/>
                <w:rtl/>
              </w:rPr>
              <w:t xml:space="preserve">פגישה מדגמית חובה, החליטה שמגשר אינו חייב להיות עורך דין. ב2006 מתחיל פרויקט נסיוני לשנתיים בשם מהות, בביתי משפט השלום הגדולים ואחכ בכל מחוז מרכז. צדדים מחוייבים לבוא לפגישה בפני מגשר/ת </w:t>
            </w:r>
          </w:p>
        </w:tc>
        <w:tc>
          <w:tcPr>
            <w:tcW w:w="3684" w:type="dxa"/>
            <w:tcBorders>
              <w:top w:val="nil"/>
              <w:left w:val="single" w:sz="8" w:space="0" w:color="FFFFFF"/>
              <w:bottom w:val="single" w:sz="8" w:space="0" w:color="FFFFFF"/>
              <w:right w:val="single" w:sz="8" w:space="0" w:color="FFFFFF"/>
            </w:tcBorders>
            <w:shd w:val="clear" w:color="000000" w:fill="DCE4EB"/>
          </w:tcPr>
          <w:p w14:paraId="68FAAC18" w14:textId="77777777" w:rsidR="00475AAA" w:rsidRPr="00666B71" w:rsidRDefault="00475AAA" w:rsidP="00475AAA">
            <w:pPr>
              <w:bidi/>
              <w:ind w:left="360"/>
              <w:rPr>
                <w:rFonts w:asciiTheme="minorBidi" w:hAnsiTheme="minorBidi" w:cstheme="minorBidi"/>
                <w:color w:val="FF0000"/>
                <w:sz w:val="20"/>
                <w:szCs w:val="20"/>
                <w:rtl/>
              </w:rPr>
            </w:pPr>
            <w:r w:rsidRPr="00666B71">
              <w:rPr>
                <w:rFonts w:asciiTheme="minorBidi" w:hAnsiTheme="minorBidi" w:cstheme="minorBidi"/>
                <w:color w:val="FF0000"/>
                <w:sz w:val="20"/>
                <w:szCs w:val="20"/>
                <w:rtl/>
              </w:rPr>
              <w:t>המסקנה היא לא לכפות גישור חובה אבל תהיינה פגישות מהות חובה ויבחנו את ההליך ויציעו חלופות</w:t>
            </w:r>
          </w:p>
          <w:p w14:paraId="73A8F24D" w14:textId="77777777" w:rsidR="00475AAA" w:rsidRPr="00666B71" w:rsidRDefault="00475AAA" w:rsidP="00475AAA">
            <w:pPr>
              <w:bidi/>
              <w:ind w:left="360"/>
              <w:rPr>
                <w:rFonts w:asciiTheme="minorBidi" w:hAnsiTheme="minorBidi" w:cstheme="minorBidi"/>
                <w:color w:val="FF0000"/>
                <w:sz w:val="20"/>
                <w:szCs w:val="20"/>
                <w:rtl/>
              </w:rPr>
            </w:pPr>
            <w:r w:rsidRPr="00666B71">
              <w:rPr>
                <w:rFonts w:asciiTheme="minorBidi" w:hAnsiTheme="minorBidi" w:cstheme="minorBidi"/>
                <w:color w:val="FF0000"/>
                <w:sz w:val="20"/>
                <w:szCs w:val="20"/>
                <w:rtl/>
              </w:rPr>
              <w:t>המנגנון הוא שמצד אחד לא צריך מיד לפנות לביהמש או ביהד עם מסמך דרישות מפורט, אלא למלא טופס לבקשה ליישוב סכסוך. כדי לא להסלים את הסכסוך, הקטין ב50% את כמות התובענות שהגישו לביהמש</w:t>
            </w:r>
          </w:p>
        </w:tc>
      </w:tr>
      <w:tr w:rsidR="00475AAA" w:rsidRPr="00666B71" w14:paraId="181CE4B7" w14:textId="77777777" w:rsidTr="00854906">
        <w:trPr>
          <w:trHeight w:val="34"/>
        </w:trPr>
        <w:tc>
          <w:tcPr>
            <w:tcW w:w="1881" w:type="dxa"/>
            <w:tcBorders>
              <w:top w:val="nil"/>
              <w:left w:val="single" w:sz="8" w:space="0" w:color="FFFFFF"/>
              <w:bottom w:val="single" w:sz="8" w:space="0" w:color="FFFFFF"/>
              <w:right w:val="single" w:sz="8" w:space="0" w:color="FFFFFF"/>
            </w:tcBorders>
            <w:shd w:val="clear" w:color="000000" w:fill="DCE4EB"/>
            <w:vAlign w:val="center"/>
            <w:hideMark/>
          </w:tcPr>
          <w:p w14:paraId="2F091CB0" w14:textId="77777777" w:rsidR="00475AAA" w:rsidRPr="00666B71" w:rsidRDefault="00475AAA" w:rsidP="00475AAA">
            <w:pPr>
              <w:bidi/>
              <w:ind w:left="360"/>
              <w:rPr>
                <w:rFonts w:asciiTheme="minorBidi" w:hAnsiTheme="minorBidi" w:cstheme="minorBidi"/>
                <w:color w:val="0066FF"/>
                <w:sz w:val="20"/>
                <w:szCs w:val="20"/>
              </w:rPr>
            </w:pPr>
            <w:r w:rsidRPr="00666B71">
              <w:rPr>
                <w:rFonts w:asciiTheme="minorBidi" w:hAnsiTheme="minorBidi" w:cstheme="minorBidi"/>
                <w:color w:val="0066FF"/>
                <w:sz w:val="20"/>
                <w:szCs w:val="20"/>
                <w:rtl/>
              </w:rPr>
              <w:t>תולדת איזו ועדה?</w:t>
            </w:r>
          </w:p>
        </w:tc>
        <w:tc>
          <w:tcPr>
            <w:tcW w:w="3267" w:type="dxa"/>
            <w:tcBorders>
              <w:top w:val="nil"/>
              <w:left w:val="single" w:sz="8" w:space="0" w:color="FFFFFF"/>
              <w:bottom w:val="single" w:sz="8" w:space="0" w:color="FFFFFF"/>
              <w:right w:val="single" w:sz="8" w:space="0" w:color="FFFFFF"/>
            </w:tcBorders>
            <w:shd w:val="clear" w:color="000000" w:fill="DCE4EB"/>
            <w:vAlign w:val="center"/>
            <w:hideMark/>
          </w:tcPr>
          <w:p w14:paraId="0B9E4689" w14:textId="77777777" w:rsidR="00475AAA" w:rsidRPr="00666B71" w:rsidRDefault="00475AAA" w:rsidP="00475AAA">
            <w:pPr>
              <w:bidi/>
              <w:ind w:left="360"/>
              <w:rPr>
                <w:rFonts w:asciiTheme="minorBidi" w:hAnsiTheme="minorBidi" w:cstheme="minorBidi"/>
                <w:color w:val="000000"/>
                <w:sz w:val="20"/>
                <w:szCs w:val="20"/>
                <w:rtl/>
              </w:rPr>
            </w:pPr>
            <w:r w:rsidRPr="00666B71">
              <w:rPr>
                <w:rFonts w:asciiTheme="minorBidi" w:hAnsiTheme="minorBidi" w:cstheme="minorBidi"/>
                <w:color w:val="000000"/>
                <w:sz w:val="20"/>
                <w:szCs w:val="20"/>
                <w:rtl/>
              </w:rPr>
              <w:t>ועדת רובינשטין</w:t>
            </w:r>
          </w:p>
        </w:tc>
        <w:tc>
          <w:tcPr>
            <w:tcW w:w="3684" w:type="dxa"/>
            <w:tcBorders>
              <w:top w:val="nil"/>
              <w:left w:val="single" w:sz="8" w:space="0" w:color="FFFFFF"/>
              <w:bottom w:val="single" w:sz="8" w:space="0" w:color="FFFFFF"/>
              <w:right w:val="single" w:sz="8" w:space="0" w:color="FFFFFF"/>
            </w:tcBorders>
            <w:shd w:val="clear" w:color="000000" w:fill="DCE4EB"/>
            <w:hideMark/>
          </w:tcPr>
          <w:p w14:paraId="5204AAE5" w14:textId="77777777" w:rsidR="00475AAA" w:rsidRPr="00666B71" w:rsidRDefault="00475AAA" w:rsidP="00475AAA">
            <w:pPr>
              <w:bidi/>
              <w:ind w:left="360"/>
              <w:rPr>
                <w:rFonts w:asciiTheme="minorBidi" w:hAnsiTheme="minorBidi" w:cstheme="minorBidi"/>
                <w:color w:val="FF0000"/>
                <w:sz w:val="20"/>
                <w:szCs w:val="20"/>
              </w:rPr>
            </w:pPr>
            <w:r w:rsidRPr="00666B71">
              <w:rPr>
                <w:rFonts w:asciiTheme="minorBidi" w:hAnsiTheme="minorBidi" w:cstheme="minorBidi"/>
                <w:color w:val="FF0000"/>
                <w:sz w:val="20"/>
                <w:szCs w:val="20"/>
                <w:rtl/>
              </w:rPr>
              <w:t>ועדת שנהב</w:t>
            </w:r>
          </w:p>
        </w:tc>
      </w:tr>
      <w:tr w:rsidR="00475AAA" w:rsidRPr="00666B71" w14:paraId="7892A844" w14:textId="77777777" w:rsidTr="00854906">
        <w:trPr>
          <w:trHeight w:val="44"/>
        </w:trPr>
        <w:tc>
          <w:tcPr>
            <w:tcW w:w="1881" w:type="dxa"/>
            <w:tcBorders>
              <w:top w:val="nil"/>
              <w:left w:val="single" w:sz="8" w:space="0" w:color="FFFFFF"/>
              <w:bottom w:val="single" w:sz="8" w:space="0" w:color="FFFFFF"/>
              <w:right w:val="single" w:sz="8" w:space="0" w:color="FFFFFF"/>
            </w:tcBorders>
            <w:shd w:val="clear" w:color="000000" w:fill="EEF2F5"/>
            <w:vAlign w:val="center"/>
            <w:hideMark/>
          </w:tcPr>
          <w:p w14:paraId="277F0BEF" w14:textId="77777777" w:rsidR="00475AAA" w:rsidRPr="00666B71" w:rsidRDefault="00475AAA" w:rsidP="00475AAA">
            <w:pPr>
              <w:bidi/>
              <w:ind w:left="360"/>
              <w:rPr>
                <w:rFonts w:asciiTheme="minorBidi" w:hAnsiTheme="minorBidi" w:cstheme="minorBidi"/>
                <w:color w:val="0066FF"/>
                <w:sz w:val="20"/>
                <w:szCs w:val="20"/>
              </w:rPr>
            </w:pPr>
            <w:r w:rsidRPr="00666B71">
              <w:rPr>
                <w:rFonts w:asciiTheme="minorBidi" w:hAnsiTheme="minorBidi" w:cstheme="minorBidi"/>
                <w:color w:val="0066FF"/>
                <w:sz w:val="20"/>
                <w:szCs w:val="20"/>
                <w:rtl/>
              </w:rPr>
              <w:t>המלצות הועדה</w:t>
            </w:r>
          </w:p>
        </w:tc>
        <w:tc>
          <w:tcPr>
            <w:tcW w:w="3267" w:type="dxa"/>
            <w:tcBorders>
              <w:top w:val="nil"/>
              <w:left w:val="single" w:sz="8" w:space="0" w:color="FFFFFF"/>
              <w:bottom w:val="single" w:sz="8" w:space="0" w:color="FFFFFF"/>
              <w:right w:val="single" w:sz="8" w:space="0" w:color="FFFFFF"/>
            </w:tcBorders>
            <w:shd w:val="clear" w:color="000000" w:fill="EEF2F5"/>
            <w:vAlign w:val="center"/>
            <w:hideMark/>
          </w:tcPr>
          <w:p w14:paraId="4FF9A64A" w14:textId="77777777" w:rsidR="00475AAA" w:rsidRPr="00666B71" w:rsidRDefault="00475AAA" w:rsidP="00475AAA">
            <w:pPr>
              <w:bidi/>
              <w:ind w:left="360"/>
              <w:rPr>
                <w:rFonts w:asciiTheme="minorBidi" w:hAnsiTheme="minorBidi" w:cstheme="minorBidi"/>
                <w:color w:val="000000"/>
                <w:sz w:val="20"/>
                <w:szCs w:val="20"/>
                <w:rtl/>
              </w:rPr>
            </w:pPr>
            <w:r w:rsidRPr="00666B71">
              <w:rPr>
                <w:rFonts w:asciiTheme="minorBidi" w:hAnsiTheme="minorBidi" w:cstheme="minorBidi"/>
                <w:color w:val="000000"/>
                <w:sz w:val="20"/>
                <w:szCs w:val="20"/>
                <w:rtl/>
              </w:rPr>
              <w:t>המלצות משנת 2006</w:t>
            </w:r>
          </w:p>
        </w:tc>
        <w:tc>
          <w:tcPr>
            <w:tcW w:w="3684" w:type="dxa"/>
            <w:tcBorders>
              <w:top w:val="nil"/>
              <w:left w:val="single" w:sz="8" w:space="0" w:color="FFFFFF"/>
              <w:bottom w:val="single" w:sz="8" w:space="0" w:color="FFFFFF"/>
              <w:right w:val="single" w:sz="8" w:space="0" w:color="FFFFFF"/>
            </w:tcBorders>
            <w:shd w:val="clear" w:color="000000" w:fill="EEF2F5"/>
            <w:hideMark/>
          </w:tcPr>
          <w:p w14:paraId="376D5640" w14:textId="77777777" w:rsidR="00475AAA" w:rsidRPr="00666B71" w:rsidRDefault="00475AAA" w:rsidP="00475AAA">
            <w:pPr>
              <w:bidi/>
              <w:ind w:left="360"/>
              <w:rPr>
                <w:rFonts w:asciiTheme="minorBidi" w:hAnsiTheme="minorBidi" w:cstheme="minorBidi"/>
                <w:color w:val="FF0000"/>
                <w:sz w:val="20"/>
                <w:szCs w:val="20"/>
              </w:rPr>
            </w:pPr>
            <w:r w:rsidRPr="00666B71">
              <w:rPr>
                <w:rFonts w:asciiTheme="minorBidi" w:hAnsiTheme="minorBidi" w:cstheme="minorBidi"/>
                <w:color w:val="FF0000"/>
                <w:sz w:val="20"/>
                <w:szCs w:val="20"/>
                <w:rtl/>
              </w:rPr>
              <w:t>2005 - לא עברה בכנסה</w:t>
            </w:r>
          </w:p>
        </w:tc>
      </w:tr>
      <w:tr w:rsidR="00475AAA" w:rsidRPr="00666B71" w14:paraId="319C71CF" w14:textId="77777777" w:rsidTr="00854906">
        <w:trPr>
          <w:trHeight w:val="44"/>
        </w:trPr>
        <w:tc>
          <w:tcPr>
            <w:tcW w:w="1881" w:type="dxa"/>
            <w:tcBorders>
              <w:top w:val="nil"/>
              <w:left w:val="single" w:sz="8" w:space="0" w:color="FFFFFF"/>
              <w:bottom w:val="single" w:sz="8" w:space="0" w:color="FFFFFF"/>
              <w:right w:val="single" w:sz="8" w:space="0" w:color="FFFFFF"/>
            </w:tcBorders>
            <w:shd w:val="clear" w:color="000000" w:fill="DCE4EB"/>
            <w:vAlign w:val="center"/>
            <w:hideMark/>
          </w:tcPr>
          <w:p w14:paraId="2D4E42CC" w14:textId="77777777" w:rsidR="00475AAA" w:rsidRPr="00666B71" w:rsidRDefault="00475AAA" w:rsidP="00475AAA">
            <w:pPr>
              <w:bidi/>
              <w:ind w:left="360"/>
              <w:rPr>
                <w:rFonts w:asciiTheme="minorBidi" w:hAnsiTheme="minorBidi" w:cstheme="minorBidi"/>
                <w:color w:val="0066FF"/>
                <w:sz w:val="20"/>
                <w:szCs w:val="20"/>
              </w:rPr>
            </w:pPr>
            <w:r w:rsidRPr="00666B71">
              <w:rPr>
                <w:rFonts w:asciiTheme="minorBidi" w:hAnsiTheme="minorBidi" w:cstheme="minorBidi"/>
                <w:color w:val="0066FF"/>
                <w:sz w:val="20"/>
                <w:szCs w:val="20"/>
                <w:rtl/>
              </w:rPr>
              <w:t>הטמעתן בחקיקה</w:t>
            </w:r>
          </w:p>
        </w:tc>
        <w:tc>
          <w:tcPr>
            <w:tcW w:w="3267" w:type="dxa"/>
            <w:tcBorders>
              <w:top w:val="nil"/>
              <w:left w:val="single" w:sz="8" w:space="0" w:color="FFFFFF"/>
              <w:bottom w:val="single" w:sz="8" w:space="0" w:color="FFFFFF"/>
              <w:right w:val="single" w:sz="8" w:space="0" w:color="FFFFFF"/>
            </w:tcBorders>
            <w:shd w:val="clear" w:color="000000" w:fill="DCE4EB"/>
            <w:vAlign w:val="center"/>
            <w:hideMark/>
          </w:tcPr>
          <w:p w14:paraId="2E655CF5" w14:textId="77777777" w:rsidR="00475AAA" w:rsidRPr="00666B71" w:rsidRDefault="00475AAA" w:rsidP="00475AAA">
            <w:pPr>
              <w:bidi/>
              <w:ind w:left="360"/>
              <w:rPr>
                <w:rFonts w:asciiTheme="minorBidi" w:hAnsiTheme="minorBidi" w:cstheme="minorBidi"/>
                <w:color w:val="000000"/>
                <w:sz w:val="20"/>
                <w:szCs w:val="20"/>
                <w:rtl/>
              </w:rPr>
            </w:pPr>
            <w:r w:rsidRPr="00666B71">
              <w:rPr>
                <w:rFonts w:asciiTheme="minorBidi" w:hAnsiTheme="minorBidi" w:cstheme="minorBidi"/>
                <w:color w:val="000000"/>
                <w:sz w:val="20"/>
                <w:szCs w:val="20"/>
                <w:rtl/>
              </w:rPr>
              <w:t>תקנות סדר הדין האזרחי תשע"ט-2018 "החדשות"</w:t>
            </w:r>
          </w:p>
        </w:tc>
        <w:tc>
          <w:tcPr>
            <w:tcW w:w="3684" w:type="dxa"/>
            <w:tcBorders>
              <w:top w:val="nil"/>
              <w:left w:val="single" w:sz="8" w:space="0" w:color="FFFFFF"/>
              <w:bottom w:val="single" w:sz="8" w:space="0" w:color="FFFFFF"/>
              <w:right w:val="single" w:sz="8" w:space="0" w:color="FFFFFF"/>
            </w:tcBorders>
            <w:shd w:val="clear" w:color="000000" w:fill="DCE4EB"/>
            <w:hideMark/>
          </w:tcPr>
          <w:p w14:paraId="01ABFC79" w14:textId="77777777" w:rsidR="00475AAA" w:rsidRPr="00666B71" w:rsidRDefault="00475AAA" w:rsidP="00475AAA">
            <w:pPr>
              <w:bidi/>
              <w:ind w:left="360"/>
              <w:rPr>
                <w:rFonts w:asciiTheme="minorBidi" w:hAnsiTheme="minorBidi" w:cstheme="minorBidi"/>
                <w:color w:val="FF0000"/>
                <w:sz w:val="20"/>
                <w:szCs w:val="20"/>
              </w:rPr>
            </w:pPr>
            <w:r w:rsidRPr="00666B71">
              <w:rPr>
                <w:rFonts w:asciiTheme="minorBidi" w:hAnsiTheme="minorBidi" w:cstheme="minorBidi"/>
                <w:color w:val="FF0000"/>
                <w:sz w:val="20"/>
                <w:szCs w:val="20"/>
                <w:rtl/>
              </w:rPr>
              <w:t>2016,</w:t>
            </w:r>
          </w:p>
          <w:p w14:paraId="3E015CCA" w14:textId="77777777" w:rsidR="00475AAA" w:rsidRPr="00666B71" w:rsidRDefault="00475AAA" w:rsidP="00475AAA">
            <w:pPr>
              <w:bidi/>
              <w:ind w:left="360"/>
              <w:rPr>
                <w:rFonts w:asciiTheme="minorBidi" w:hAnsiTheme="minorBidi" w:cstheme="minorBidi"/>
                <w:color w:val="FF0000"/>
                <w:sz w:val="20"/>
                <w:szCs w:val="20"/>
                <w:rtl/>
              </w:rPr>
            </w:pPr>
            <w:r w:rsidRPr="00666B71">
              <w:rPr>
                <w:rFonts w:asciiTheme="minorBidi" w:hAnsiTheme="minorBidi" w:cstheme="minorBidi"/>
                <w:color w:val="FF0000"/>
                <w:sz w:val="20"/>
                <w:szCs w:val="20"/>
                <w:rtl/>
              </w:rPr>
              <w:t>תקנות (לחוק) להסדר התדיינויות במשפחה (מתחיל כהוראת שעה)</w:t>
            </w:r>
          </w:p>
          <w:p w14:paraId="55517904" w14:textId="77777777" w:rsidR="00475AAA" w:rsidRPr="00666B71" w:rsidRDefault="00475AAA" w:rsidP="00475AAA">
            <w:pPr>
              <w:bidi/>
              <w:ind w:left="360"/>
              <w:rPr>
                <w:rFonts w:asciiTheme="minorBidi" w:hAnsiTheme="minorBidi" w:cstheme="minorBidi"/>
                <w:color w:val="FF0000"/>
                <w:sz w:val="20"/>
                <w:szCs w:val="20"/>
              </w:rPr>
            </w:pPr>
            <w:r w:rsidRPr="00666B71">
              <w:rPr>
                <w:rFonts w:asciiTheme="minorBidi" w:hAnsiTheme="minorBidi" w:cstheme="minorBidi"/>
                <w:color w:val="FF0000"/>
                <w:sz w:val="20"/>
                <w:szCs w:val="20"/>
                <w:rtl/>
              </w:rPr>
              <w:lastRenderedPageBreak/>
              <w:t>קובעות פגישות מהות חובה, לא אצל מגשרים אלא ביחידות הסיוע.</w:t>
            </w:r>
          </w:p>
        </w:tc>
      </w:tr>
      <w:tr w:rsidR="00475AAA" w:rsidRPr="00666B71" w14:paraId="0FA678CB" w14:textId="77777777" w:rsidTr="00854906">
        <w:trPr>
          <w:trHeight w:val="44"/>
        </w:trPr>
        <w:tc>
          <w:tcPr>
            <w:tcW w:w="1881" w:type="dxa"/>
            <w:tcBorders>
              <w:top w:val="nil"/>
              <w:left w:val="single" w:sz="8" w:space="0" w:color="FFFFFF"/>
              <w:bottom w:val="single" w:sz="8" w:space="0" w:color="FFFFFF"/>
              <w:right w:val="single" w:sz="8" w:space="0" w:color="FFFFFF"/>
            </w:tcBorders>
            <w:shd w:val="clear" w:color="000000" w:fill="EEF2F5"/>
            <w:vAlign w:val="center"/>
            <w:hideMark/>
          </w:tcPr>
          <w:p w14:paraId="59C6E67E" w14:textId="77777777" w:rsidR="00475AAA" w:rsidRPr="00666B71" w:rsidRDefault="00475AAA" w:rsidP="00475AAA">
            <w:pPr>
              <w:bidi/>
              <w:ind w:left="360"/>
              <w:rPr>
                <w:rFonts w:asciiTheme="minorBidi" w:hAnsiTheme="minorBidi" w:cstheme="minorBidi"/>
                <w:color w:val="0066FF"/>
                <w:sz w:val="20"/>
                <w:szCs w:val="20"/>
              </w:rPr>
            </w:pPr>
            <w:r w:rsidRPr="00666B71">
              <w:rPr>
                <w:rFonts w:asciiTheme="minorBidi" w:hAnsiTheme="minorBidi" w:cstheme="minorBidi"/>
                <w:color w:val="0066FF"/>
                <w:sz w:val="20"/>
                <w:szCs w:val="20"/>
                <w:rtl/>
              </w:rPr>
              <w:lastRenderedPageBreak/>
              <w:t>תחילת פרוייקט המהו"ת</w:t>
            </w:r>
          </w:p>
        </w:tc>
        <w:tc>
          <w:tcPr>
            <w:tcW w:w="3267" w:type="dxa"/>
            <w:tcBorders>
              <w:top w:val="nil"/>
              <w:left w:val="single" w:sz="8" w:space="0" w:color="FFFFFF"/>
              <w:bottom w:val="single" w:sz="8" w:space="0" w:color="FFFFFF"/>
              <w:right w:val="single" w:sz="8" w:space="0" w:color="FFFFFF"/>
            </w:tcBorders>
            <w:shd w:val="clear" w:color="000000" w:fill="EEF2F5"/>
            <w:vAlign w:val="center"/>
            <w:hideMark/>
          </w:tcPr>
          <w:p w14:paraId="3E8556E0" w14:textId="77777777" w:rsidR="00475AAA" w:rsidRPr="00666B71" w:rsidRDefault="00475AAA" w:rsidP="00475AAA">
            <w:pPr>
              <w:bidi/>
              <w:ind w:left="360"/>
              <w:rPr>
                <w:rFonts w:asciiTheme="minorBidi" w:hAnsiTheme="minorBidi" w:cstheme="minorBidi"/>
                <w:color w:val="000000"/>
                <w:sz w:val="20"/>
                <w:szCs w:val="20"/>
                <w:rtl/>
              </w:rPr>
            </w:pPr>
            <w:r w:rsidRPr="00666B71">
              <w:rPr>
                <w:rFonts w:asciiTheme="minorBidi" w:hAnsiTheme="minorBidi" w:cstheme="minorBidi"/>
                <w:color w:val="000000"/>
                <w:sz w:val="20"/>
                <w:szCs w:val="20"/>
                <w:rtl/>
              </w:rPr>
              <w:t>2008</w:t>
            </w:r>
          </w:p>
        </w:tc>
        <w:tc>
          <w:tcPr>
            <w:tcW w:w="3684" w:type="dxa"/>
            <w:tcBorders>
              <w:top w:val="nil"/>
              <w:left w:val="single" w:sz="8" w:space="0" w:color="FFFFFF"/>
              <w:bottom w:val="single" w:sz="8" w:space="0" w:color="FFFFFF"/>
              <w:right w:val="single" w:sz="8" w:space="0" w:color="FFFFFF"/>
            </w:tcBorders>
            <w:shd w:val="clear" w:color="000000" w:fill="EEF2F5"/>
            <w:hideMark/>
          </w:tcPr>
          <w:p w14:paraId="1C62A6D2" w14:textId="77777777" w:rsidR="00475AAA" w:rsidRPr="00666B71" w:rsidRDefault="00475AAA" w:rsidP="00475AAA">
            <w:pPr>
              <w:bidi/>
              <w:ind w:left="360"/>
              <w:rPr>
                <w:rFonts w:asciiTheme="minorBidi" w:hAnsiTheme="minorBidi" w:cstheme="minorBidi"/>
                <w:color w:val="FF0000"/>
                <w:sz w:val="20"/>
                <w:szCs w:val="20"/>
                <w:rtl/>
              </w:rPr>
            </w:pPr>
            <w:r w:rsidRPr="00666B71">
              <w:rPr>
                <w:rFonts w:asciiTheme="minorBidi" w:hAnsiTheme="minorBidi" w:cstheme="minorBidi"/>
                <w:color w:val="FF0000"/>
                <w:sz w:val="20"/>
                <w:szCs w:val="20"/>
                <w:rtl/>
              </w:rPr>
              <w:t>2018</w:t>
            </w:r>
          </w:p>
        </w:tc>
      </w:tr>
      <w:tr w:rsidR="00475AAA" w:rsidRPr="00666B71" w14:paraId="77A675D2" w14:textId="77777777" w:rsidTr="00854906">
        <w:trPr>
          <w:trHeight w:val="44"/>
        </w:trPr>
        <w:tc>
          <w:tcPr>
            <w:tcW w:w="1881" w:type="dxa"/>
            <w:tcBorders>
              <w:top w:val="nil"/>
              <w:left w:val="single" w:sz="8" w:space="0" w:color="FFFFFF"/>
              <w:bottom w:val="single" w:sz="8" w:space="0" w:color="FFFFFF"/>
              <w:right w:val="single" w:sz="8" w:space="0" w:color="FFFFFF"/>
            </w:tcBorders>
            <w:shd w:val="clear" w:color="000000" w:fill="DCE4EB"/>
            <w:vAlign w:val="center"/>
            <w:hideMark/>
          </w:tcPr>
          <w:p w14:paraId="0074C78F" w14:textId="77777777" w:rsidR="00475AAA" w:rsidRPr="00666B71" w:rsidRDefault="00475AAA" w:rsidP="00475AAA">
            <w:pPr>
              <w:bidi/>
              <w:ind w:left="360"/>
              <w:rPr>
                <w:rFonts w:asciiTheme="minorBidi" w:hAnsiTheme="minorBidi" w:cstheme="minorBidi"/>
                <w:color w:val="0066FF"/>
                <w:sz w:val="20"/>
                <w:szCs w:val="20"/>
              </w:rPr>
            </w:pPr>
            <w:r w:rsidRPr="00666B71">
              <w:rPr>
                <w:rFonts w:asciiTheme="minorBidi" w:hAnsiTheme="minorBidi" w:cstheme="minorBidi"/>
                <w:color w:val="0066FF"/>
                <w:sz w:val="20"/>
                <w:szCs w:val="20"/>
                <w:rtl/>
              </w:rPr>
              <w:t>ערכאות</w:t>
            </w:r>
          </w:p>
        </w:tc>
        <w:tc>
          <w:tcPr>
            <w:tcW w:w="3267" w:type="dxa"/>
            <w:tcBorders>
              <w:top w:val="nil"/>
              <w:left w:val="single" w:sz="8" w:space="0" w:color="FFFFFF"/>
              <w:bottom w:val="single" w:sz="8" w:space="0" w:color="FFFFFF"/>
              <w:right w:val="single" w:sz="8" w:space="0" w:color="FFFFFF"/>
            </w:tcBorders>
            <w:shd w:val="clear" w:color="000000" w:fill="DCE4EB"/>
            <w:vAlign w:val="center"/>
            <w:hideMark/>
          </w:tcPr>
          <w:p w14:paraId="1B187B30" w14:textId="77777777" w:rsidR="00475AAA" w:rsidRPr="00666B71" w:rsidRDefault="00475AAA" w:rsidP="00475AAA">
            <w:pPr>
              <w:bidi/>
              <w:ind w:left="360"/>
              <w:rPr>
                <w:rFonts w:asciiTheme="minorBidi" w:hAnsiTheme="minorBidi" w:cstheme="minorBidi"/>
                <w:b/>
                <w:bCs/>
                <w:color w:val="000000"/>
                <w:sz w:val="20"/>
                <w:szCs w:val="20"/>
                <w:rtl/>
              </w:rPr>
            </w:pPr>
            <w:r w:rsidRPr="00666B71">
              <w:rPr>
                <w:rFonts w:asciiTheme="minorBidi" w:hAnsiTheme="minorBidi" w:cstheme="minorBidi"/>
                <w:b/>
                <w:bCs/>
                <w:color w:val="000000"/>
                <w:sz w:val="20"/>
                <w:szCs w:val="20"/>
                <w:rtl/>
              </w:rPr>
              <w:t>היום בכל</w:t>
            </w:r>
            <w:r w:rsidRPr="00666B71">
              <w:rPr>
                <w:rFonts w:asciiTheme="minorBidi" w:hAnsiTheme="minorBidi" w:cstheme="minorBidi"/>
                <w:color w:val="000000"/>
                <w:sz w:val="20"/>
                <w:szCs w:val="20"/>
                <w:rtl/>
              </w:rPr>
              <w:t xml:space="preserve"> בתי משפט השלום בארץ</w:t>
            </w:r>
          </w:p>
        </w:tc>
        <w:tc>
          <w:tcPr>
            <w:tcW w:w="3684" w:type="dxa"/>
            <w:tcBorders>
              <w:top w:val="nil"/>
              <w:left w:val="single" w:sz="8" w:space="0" w:color="FFFFFF"/>
              <w:bottom w:val="single" w:sz="8" w:space="0" w:color="FFFFFF"/>
              <w:right w:val="single" w:sz="8" w:space="0" w:color="FFFFFF"/>
            </w:tcBorders>
            <w:shd w:val="clear" w:color="000000" w:fill="DCE4EB"/>
            <w:hideMark/>
          </w:tcPr>
          <w:p w14:paraId="153AA9CC" w14:textId="77777777" w:rsidR="00475AAA" w:rsidRPr="00666B71" w:rsidRDefault="00475AAA" w:rsidP="00475AAA">
            <w:pPr>
              <w:bidi/>
              <w:ind w:left="360"/>
              <w:rPr>
                <w:rFonts w:asciiTheme="minorBidi" w:hAnsiTheme="minorBidi" w:cstheme="minorBidi"/>
                <w:color w:val="FF0000"/>
                <w:sz w:val="20"/>
                <w:szCs w:val="20"/>
              </w:rPr>
            </w:pPr>
            <w:r w:rsidRPr="00666B71">
              <w:rPr>
                <w:rFonts w:asciiTheme="minorBidi" w:hAnsiTheme="minorBidi" w:cstheme="minorBidi"/>
                <w:color w:val="FF0000"/>
                <w:sz w:val="20"/>
                <w:szCs w:val="20"/>
                <w:rtl/>
              </w:rPr>
              <w:t>בתי המשפט לענייני משפחה</w:t>
            </w:r>
          </w:p>
          <w:p w14:paraId="0690AF6C" w14:textId="77777777" w:rsidR="00475AAA" w:rsidRPr="00666B71" w:rsidRDefault="00475AAA" w:rsidP="00475AAA">
            <w:pPr>
              <w:bidi/>
              <w:ind w:left="360"/>
              <w:rPr>
                <w:rFonts w:asciiTheme="minorBidi" w:hAnsiTheme="minorBidi" w:cstheme="minorBidi"/>
                <w:color w:val="FF0000"/>
                <w:sz w:val="20"/>
                <w:szCs w:val="20"/>
              </w:rPr>
            </w:pPr>
            <w:r w:rsidRPr="00666B71">
              <w:rPr>
                <w:rFonts w:asciiTheme="minorBidi" w:hAnsiTheme="minorBidi" w:cstheme="minorBidi"/>
                <w:color w:val="FF0000"/>
                <w:sz w:val="20"/>
                <w:szCs w:val="20"/>
                <w:rtl/>
              </w:rPr>
              <w:t>ובתי הדין הדתיים</w:t>
            </w:r>
          </w:p>
        </w:tc>
      </w:tr>
      <w:tr w:rsidR="00475AAA" w:rsidRPr="00666B71" w14:paraId="46DC22F5" w14:textId="77777777" w:rsidTr="00854906">
        <w:trPr>
          <w:trHeight w:val="44"/>
        </w:trPr>
        <w:tc>
          <w:tcPr>
            <w:tcW w:w="1881" w:type="dxa"/>
            <w:tcBorders>
              <w:top w:val="nil"/>
              <w:left w:val="single" w:sz="8" w:space="0" w:color="FFFFFF"/>
              <w:bottom w:val="single" w:sz="8" w:space="0" w:color="FFFFFF"/>
              <w:right w:val="single" w:sz="8" w:space="0" w:color="FFFFFF"/>
            </w:tcBorders>
            <w:shd w:val="clear" w:color="000000" w:fill="EEF2F5"/>
            <w:vAlign w:val="center"/>
            <w:hideMark/>
          </w:tcPr>
          <w:p w14:paraId="4802E898" w14:textId="77777777" w:rsidR="00475AAA" w:rsidRPr="00666B71" w:rsidRDefault="00475AAA" w:rsidP="00475AAA">
            <w:pPr>
              <w:bidi/>
              <w:ind w:left="360"/>
              <w:rPr>
                <w:rFonts w:asciiTheme="minorBidi" w:hAnsiTheme="minorBidi" w:cstheme="minorBidi"/>
                <w:color w:val="0066FF"/>
                <w:sz w:val="20"/>
                <w:szCs w:val="20"/>
              </w:rPr>
            </w:pPr>
            <w:r w:rsidRPr="00666B71">
              <w:rPr>
                <w:rFonts w:asciiTheme="minorBidi" w:hAnsiTheme="minorBidi" w:cstheme="minorBidi"/>
                <w:color w:val="0066FF"/>
                <w:sz w:val="20"/>
                <w:szCs w:val="20"/>
                <w:rtl/>
              </w:rPr>
              <w:t>בפני מי מתקיימות?</w:t>
            </w:r>
          </w:p>
        </w:tc>
        <w:tc>
          <w:tcPr>
            <w:tcW w:w="3267" w:type="dxa"/>
            <w:tcBorders>
              <w:top w:val="nil"/>
              <w:left w:val="single" w:sz="8" w:space="0" w:color="FFFFFF"/>
              <w:bottom w:val="single" w:sz="8" w:space="0" w:color="FFFFFF"/>
              <w:right w:val="single" w:sz="8" w:space="0" w:color="FFFFFF"/>
            </w:tcBorders>
            <w:shd w:val="clear" w:color="000000" w:fill="EEF2F5"/>
            <w:vAlign w:val="center"/>
            <w:hideMark/>
          </w:tcPr>
          <w:p w14:paraId="32A1F5A6" w14:textId="77777777" w:rsidR="00475AAA" w:rsidRPr="00666B71" w:rsidRDefault="00475AAA" w:rsidP="00475AAA">
            <w:pPr>
              <w:bidi/>
              <w:ind w:left="360"/>
              <w:rPr>
                <w:rFonts w:asciiTheme="minorBidi" w:hAnsiTheme="minorBidi" w:cstheme="minorBidi"/>
                <w:color w:val="000000"/>
                <w:sz w:val="20"/>
                <w:szCs w:val="20"/>
                <w:rtl/>
              </w:rPr>
            </w:pPr>
            <w:r w:rsidRPr="00666B71">
              <w:rPr>
                <w:rFonts w:asciiTheme="minorBidi" w:hAnsiTheme="minorBidi" w:cstheme="minorBidi"/>
                <w:color w:val="000000"/>
                <w:sz w:val="20"/>
                <w:szCs w:val="20"/>
                <w:rtl/>
              </w:rPr>
              <w:t>מגשרים שנבחרו במכרזים של משרד המשפטים</w:t>
            </w:r>
          </w:p>
        </w:tc>
        <w:tc>
          <w:tcPr>
            <w:tcW w:w="3684" w:type="dxa"/>
            <w:tcBorders>
              <w:top w:val="nil"/>
              <w:left w:val="single" w:sz="8" w:space="0" w:color="FFFFFF"/>
              <w:bottom w:val="single" w:sz="8" w:space="0" w:color="FFFFFF"/>
              <w:right w:val="single" w:sz="8" w:space="0" w:color="FFFFFF"/>
            </w:tcBorders>
            <w:shd w:val="clear" w:color="000000" w:fill="EEF2F5"/>
            <w:hideMark/>
          </w:tcPr>
          <w:p w14:paraId="0A59A066" w14:textId="77777777" w:rsidR="00475AAA" w:rsidRPr="00666B71" w:rsidRDefault="00475AAA" w:rsidP="00475AAA">
            <w:pPr>
              <w:bidi/>
              <w:ind w:left="360"/>
              <w:rPr>
                <w:rFonts w:asciiTheme="minorBidi" w:hAnsiTheme="minorBidi" w:cstheme="minorBidi"/>
                <w:color w:val="FF0000"/>
                <w:sz w:val="20"/>
                <w:szCs w:val="20"/>
                <w:rtl/>
              </w:rPr>
            </w:pPr>
            <w:r w:rsidRPr="00666B71">
              <w:rPr>
                <w:rFonts w:asciiTheme="minorBidi" w:hAnsiTheme="minorBidi" w:cstheme="minorBidi"/>
                <w:color w:val="FF0000"/>
                <w:sz w:val="20"/>
                <w:szCs w:val="20"/>
                <w:rtl/>
              </w:rPr>
              <w:t>עובדי יחידות הסיוע (בעלי הכשרה בגישור)</w:t>
            </w:r>
          </w:p>
          <w:p w14:paraId="2B6B1A49" w14:textId="77777777" w:rsidR="00475AAA" w:rsidRPr="00666B71" w:rsidRDefault="00475AAA" w:rsidP="00475AAA">
            <w:pPr>
              <w:bidi/>
              <w:ind w:left="360"/>
              <w:rPr>
                <w:rFonts w:asciiTheme="minorBidi" w:hAnsiTheme="minorBidi" w:cstheme="minorBidi"/>
                <w:color w:val="FF0000"/>
                <w:sz w:val="20"/>
                <w:szCs w:val="20"/>
                <w:rtl/>
              </w:rPr>
            </w:pPr>
            <w:r w:rsidRPr="00666B71">
              <w:rPr>
                <w:rFonts w:asciiTheme="minorBidi" w:hAnsiTheme="minorBidi" w:cstheme="minorBidi"/>
                <w:color w:val="FF0000"/>
                <w:sz w:val="20"/>
                <w:szCs w:val="20"/>
                <w:rtl/>
              </w:rPr>
              <w:t>כפופות למשרד הרווחה</w:t>
            </w:r>
          </w:p>
        </w:tc>
      </w:tr>
      <w:tr w:rsidR="00475AAA" w:rsidRPr="00666B71" w14:paraId="28ED67B8" w14:textId="77777777" w:rsidTr="00854906">
        <w:trPr>
          <w:trHeight w:val="44"/>
        </w:trPr>
        <w:tc>
          <w:tcPr>
            <w:tcW w:w="1881" w:type="dxa"/>
            <w:tcBorders>
              <w:top w:val="nil"/>
              <w:left w:val="single" w:sz="8" w:space="0" w:color="FFFFFF"/>
              <w:bottom w:val="single" w:sz="8" w:space="0" w:color="FFFFFF"/>
              <w:right w:val="single" w:sz="8" w:space="0" w:color="FFFFFF"/>
            </w:tcBorders>
            <w:shd w:val="clear" w:color="000000" w:fill="DCE4EB"/>
            <w:vAlign w:val="center"/>
            <w:hideMark/>
          </w:tcPr>
          <w:p w14:paraId="0635F2F0" w14:textId="77777777" w:rsidR="00475AAA" w:rsidRPr="00666B71" w:rsidRDefault="00475AAA" w:rsidP="00475AAA">
            <w:pPr>
              <w:bidi/>
              <w:ind w:left="360"/>
              <w:rPr>
                <w:rFonts w:asciiTheme="minorBidi" w:hAnsiTheme="minorBidi" w:cstheme="minorBidi"/>
                <w:color w:val="0066FF"/>
                <w:sz w:val="20"/>
                <w:szCs w:val="20"/>
              </w:rPr>
            </w:pPr>
            <w:r w:rsidRPr="00666B71">
              <w:rPr>
                <w:rFonts w:asciiTheme="minorBidi" w:hAnsiTheme="minorBidi" w:cstheme="minorBidi"/>
                <w:color w:val="0066FF"/>
                <w:sz w:val="20"/>
                <w:szCs w:val="20"/>
                <w:rtl/>
              </w:rPr>
              <w:t>זהות מקצועית</w:t>
            </w:r>
          </w:p>
        </w:tc>
        <w:tc>
          <w:tcPr>
            <w:tcW w:w="3267" w:type="dxa"/>
            <w:tcBorders>
              <w:top w:val="nil"/>
              <w:left w:val="single" w:sz="8" w:space="0" w:color="FFFFFF"/>
              <w:bottom w:val="single" w:sz="8" w:space="0" w:color="FFFFFF"/>
              <w:right w:val="single" w:sz="8" w:space="0" w:color="FFFFFF"/>
            </w:tcBorders>
            <w:shd w:val="clear" w:color="000000" w:fill="DCE4EB"/>
            <w:vAlign w:val="center"/>
            <w:hideMark/>
          </w:tcPr>
          <w:p w14:paraId="5EB5A42C" w14:textId="77777777" w:rsidR="00475AAA" w:rsidRPr="00666B71" w:rsidRDefault="00475AAA" w:rsidP="00475AAA">
            <w:pPr>
              <w:bidi/>
              <w:ind w:left="360"/>
              <w:rPr>
                <w:rFonts w:asciiTheme="minorBidi" w:hAnsiTheme="minorBidi" w:cstheme="minorBidi"/>
                <w:color w:val="000000"/>
                <w:sz w:val="20"/>
                <w:szCs w:val="20"/>
                <w:rtl/>
              </w:rPr>
            </w:pPr>
            <w:r w:rsidRPr="00666B71">
              <w:rPr>
                <w:rFonts w:asciiTheme="minorBidi" w:hAnsiTheme="minorBidi" w:cstheme="minorBidi"/>
                <w:color w:val="000000"/>
                <w:sz w:val="20"/>
                <w:szCs w:val="20"/>
                <w:rtl/>
              </w:rPr>
              <w:t>רב-תחומית</w:t>
            </w:r>
          </w:p>
        </w:tc>
        <w:tc>
          <w:tcPr>
            <w:tcW w:w="3684" w:type="dxa"/>
            <w:tcBorders>
              <w:top w:val="nil"/>
              <w:left w:val="single" w:sz="8" w:space="0" w:color="FFFFFF"/>
              <w:bottom w:val="single" w:sz="8" w:space="0" w:color="FFFFFF"/>
              <w:right w:val="single" w:sz="8" w:space="0" w:color="FFFFFF"/>
            </w:tcBorders>
            <w:shd w:val="clear" w:color="000000" w:fill="DCE4EB"/>
            <w:hideMark/>
          </w:tcPr>
          <w:p w14:paraId="796814A8" w14:textId="77777777" w:rsidR="00475AAA" w:rsidRPr="00666B71" w:rsidRDefault="00475AAA" w:rsidP="00475AAA">
            <w:pPr>
              <w:bidi/>
              <w:ind w:left="360"/>
              <w:rPr>
                <w:rFonts w:asciiTheme="minorBidi" w:hAnsiTheme="minorBidi" w:cstheme="minorBidi"/>
                <w:color w:val="FF0000"/>
                <w:sz w:val="20"/>
                <w:szCs w:val="20"/>
              </w:rPr>
            </w:pPr>
            <w:r w:rsidRPr="00666B71">
              <w:rPr>
                <w:rFonts w:asciiTheme="minorBidi" w:hAnsiTheme="minorBidi" w:cstheme="minorBidi"/>
                <w:color w:val="FF0000"/>
                <w:sz w:val="20"/>
                <w:szCs w:val="20"/>
                <w:rtl/>
              </w:rPr>
              <w:t>עו"ס (ופסיכ') ועו"ד מטעם המדינה</w:t>
            </w:r>
          </w:p>
        </w:tc>
      </w:tr>
      <w:tr w:rsidR="00475AAA" w:rsidRPr="00666B71" w14:paraId="2E720CD2" w14:textId="77777777" w:rsidTr="00854906">
        <w:trPr>
          <w:trHeight w:val="44"/>
        </w:trPr>
        <w:tc>
          <w:tcPr>
            <w:tcW w:w="1881" w:type="dxa"/>
            <w:tcBorders>
              <w:top w:val="nil"/>
              <w:left w:val="single" w:sz="8" w:space="0" w:color="FFFFFF"/>
              <w:bottom w:val="single" w:sz="8" w:space="0" w:color="FFFFFF"/>
              <w:right w:val="single" w:sz="8" w:space="0" w:color="FFFFFF"/>
            </w:tcBorders>
            <w:shd w:val="clear" w:color="000000" w:fill="DCE4EB"/>
            <w:vAlign w:val="center"/>
            <w:hideMark/>
          </w:tcPr>
          <w:p w14:paraId="36B0CCE5" w14:textId="77777777" w:rsidR="00475AAA" w:rsidRPr="00666B71" w:rsidRDefault="00475AAA" w:rsidP="00475AAA">
            <w:pPr>
              <w:bidi/>
              <w:ind w:left="360"/>
              <w:rPr>
                <w:rFonts w:asciiTheme="minorBidi" w:hAnsiTheme="minorBidi" w:cstheme="minorBidi"/>
                <w:sz w:val="20"/>
                <w:szCs w:val="20"/>
              </w:rPr>
            </w:pPr>
            <w:r w:rsidRPr="00666B71">
              <w:rPr>
                <w:rFonts w:asciiTheme="minorBidi" w:hAnsiTheme="minorBidi" w:cstheme="minorBidi"/>
                <w:sz w:val="20"/>
                <w:szCs w:val="20"/>
                <w:rtl/>
                <w:lang w:val="en-IL"/>
              </w:rPr>
              <w:t>היכן מתקיים</w:t>
            </w:r>
          </w:p>
        </w:tc>
        <w:tc>
          <w:tcPr>
            <w:tcW w:w="3267" w:type="dxa"/>
            <w:tcBorders>
              <w:top w:val="nil"/>
              <w:left w:val="single" w:sz="8" w:space="0" w:color="FFFFFF"/>
              <w:bottom w:val="single" w:sz="8" w:space="0" w:color="FFFFFF"/>
              <w:right w:val="single" w:sz="8" w:space="0" w:color="FFFFFF"/>
            </w:tcBorders>
            <w:shd w:val="clear" w:color="000000" w:fill="DCE4EB"/>
            <w:vAlign w:val="center"/>
            <w:hideMark/>
          </w:tcPr>
          <w:p w14:paraId="37B138DF" w14:textId="77777777" w:rsidR="00475AAA" w:rsidRPr="00666B71" w:rsidRDefault="00475AAA" w:rsidP="00475AAA">
            <w:pPr>
              <w:bidi/>
              <w:ind w:left="360"/>
              <w:rPr>
                <w:rFonts w:asciiTheme="minorBidi" w:hAnsiTheme="minorBidi" w:cstheme="minorBidi"/>
                <w:sz w:val="20"/>
                <w:szCs w:val="20"/>
              </w:rPr>
            </w:pPr>
            <w:r w:rsidRPr="00666B71">
              <w:rPr>
                <w:rFonts w:asciiTheme="minorBidi" w:hAnsiTheme="minorBidi" w:cstheme="minorBidi"/>
                <w:sz w:val="20"/>
                <w:szCs w:val="20"/>
                <w:rtl/>
                <w:lang w:val="en-IL"/>
              </w:rPr>
              <w:t>במשרד המגשר/ת</w:t>
            </w:r>
          </w:p>
        </w:tc>
        <w:tc>
          <w:tcPr>
            <w:tcW w:w="3684" w:type="dxa"/>
            <w:tcBorders>
              <w:top w:val="nil"/>
              <w:left w:val="single" w:sz="8" w:space="0" w:color="FFFFFF"/>
              <w:bottom w:val="single" w:sz="8" w:space="0" w:color="FFFFFF"/>
              <w:right w:val="single" w:sz="8" w:space="0" w:color="FFFFFF"/>
            </w:tcBorders>
            <w:shd w:val="clear" w:color="000000" w:fill="DCE4EB"/>
            <w:hideMark/>
          </w:tcPr>
          <w:p w14:paraId="24DF8806" w14:textId="77777777" w:rsidR="00475AAA" w:rsidRPr="00666B71" w:rsidRDefault="00475AAA" w:rsidP="00475AAA">
            <w:pPr>
              <w:bidi/>
              <w:ind w:left="360"/>
              <w:rPr>
                <w:rFonts w:asciiTheme="minorBidi" w:hAnsiTheme="minorBidi" w:cstheme="minorBidi"/>
                <w:color w:val="FF0000"/>
                <w:sz w:val="20"/>
                <w:szCs w:val="20"/>
              </w:rPr>
            </w:pPr>
            <w:r w:rsidRPr="00666B71">
              <w:rPr>
                <w:rFonts w:asciiTheme="minorBidi" w:hAnsiTheme="minorBidi" w:cstheme="minorBidi"/>
                <w:b/>
                <w:bCs/>
                <w:color w:val="FF0000"/>
                <w:kern w:val="24"/>
                <w:sz w:val="20"/>
                <w:szCs w:val="20"/>
                <w:rtl/>
                <w:lang w:val="en-IL"/>
              </w:rPr>
              <w:t>ביחידת הסיוע</w:t>
            </w:r>
          </w:p>
        </w:tc>
      </w:tr>
      <w:tr w:rsidR="00475AAA" w:rsidRPr="00666B71" w14:paraId="0EAF9AD6" w14:textId="77777777" w:rsidTr="00854906">
        <w:trPr>
          <w:trHeight w:val="44"/>
        </w:trPr>
        <w:tc>
          <w:tcPr>
            <w:tcW w:w="1881" w:type="dxa"/>
            <w:tcBorders>
              <w:top w:val="nil"/>
              <w:left w:val="single" w:sz="8" w:space="0" w:color="FFFFFF"/>
              <w:bottom w:val="single" w:sz="8" w:space="0" w:color="FFFFFF"/>
              <w:right w:val="single" w:sz="8" w:space="0" w:color="FFFFFF"/>
            </w:tcBorders>
            <w:shd w:val="clear" w:color="000000" w:fill="DCE4EB"/>
            <w:vAlign w:val="center"/>
            <w:hideMark/>
          </w:tcPr>
          <w:p w14:paraId="6862A86E" w14:textId="77777777" w:rsidR="00475AAA" w:rsidRPr="00666B71" w:rsidRDefault="00475AAA" w:rsidP="00475AAA">
            <w:pPr>
              <w:bidi/>
              <w:ind w:left="360"/>
              <w:rPr>
                <w:rFonts w:asciiTheme="minorBidi" w:hAnsiTheme="minorBidi" w:cstheme="minorBidi"/>
                <w:sz w:val="20"/>
                <w:szCs w:val="20"/>
              </w:rPr>
            </w:pPr>
            <w:r w:rsidRPr="00666B71">
              <w:rPr>
                <w:rFonts w:asciiTheme="minorBidi" w:hAnsiTheme="minorBidi" w:cstheme="minorBidi"/>
                <w:sz w:val="20"/>
                <w:szCs w:val="20"/>
                <w:rtl/>
                <w:lang w:val="en-IL"/>
              </w:rPr>
              <w:t>חובת נוכחות</w:t>
            </w:r>
          </w:p>
        </w:tc>
        <w:tc>
          <w:tcPr>
            <w:tcW w:w="3267" w:type="dxa"/>
            <w:tcBorders>
              <w:top w:val="nil"/>
              <w:left w:val="single" w:sz="8" w:space="0" w:color="FFFFFF"/>
              <w:bottom w:val="single" w:sz="8" w:space="0" w:color="FFFFFF"/>
              <w:right w:val="single" w:sz="8" w:space="0" w:color="FFFFFF"/>
            </w:tcBorders>
            <w:shd w:val="clear" w:color="000000" w:fill="DCE4EB"/>
            <w:vAlign w:val="center"/>
            <w:hideMark/>
          </w:tcPr>
          <w:p w14:paraId="2BE4837E" w14:textId="77777777" w:rsidR="00475AAA" w:rsidRPr="00666B71" w:rsidRDefault="00475AAA" w:rsidP="00475AAA">
            <w:pPr>
              <w:bidi/>
              <w:ind w:left="360"/>
              <w:rPr>
                <w:rFonts w:asciiTheme="minorBidi" w:hAnsiTheme="minorBidi" w:cstheme="minorBidi"/>
                <w:sz w:val="20"/>
                <w:szCs w:val="20"/>
              </w:rPr>
            </w:pPr>
            <w:r w:rsidRPr="00666B71">
              <w:rPr>
                <w:rFonts w:asciiTheme="minorBidi" w:hAnsiTheme="minorBidi" w:cstheme="minorBidi"/>
                <w:sz w:val="20"/>
                <w:szCs w:val="20"/>
                <w:rtl/>
                <w:lang w:val="en-IL"/>
              </w:rPr>
              <w:t>כן, של בעלי הדין</w:t>
            </w:r>
          </w:p>
        </w:tc>
        <w:tc>
          <w:tcPr>
            <w:tcW w:w="3684" w:type="dxa"/>
            <w:tcBorders>
              <w:top w:val="nil"/>
              <w:left w:val="single" w:sz="8" w:space="0" w:color="FFFFFF"/>
              <w:bottom w:val="single" w:sz="8" w:space="0" w:color="FFFFFF"/>
              <w:right w:val="single" w:sz="8" w:space="0" w:color="FFFFFF"/>
            </w:tcBorders>
            <w:shd w:val="clear" w:color="000000" w:fill="DCE4EB"/>
            <w:hideMark/>
          </w:tcPr>
          <w:p w14:paraId="78953217" w14:textId="77777777" w:rsidR="00475AAA" w:rsidRPr="00666B71" w:rsidRDefault="00475AAA" w:rsidP="00475AAA">
            <w:pPr>
              <w:bidi/>
              <w:ind w:left="360"/>
              <w:rPr>
                <w:rFonts w:asciiTheme="minorBidi" w:hAnsiTheme="minorBidi" w:cstheme="minorBidi"/>
                <w:color w:val="FF0000"/>
                <w:sz w:val="20"/>
                <w:szCs w:val="20"/>
              </w:rPr>
            </w:pPr>
            <w:r w:rsidRPr="00666B71">
              <w:rPr>
                <w:rFonts w:asciiTheme="minorBidi" w:hAnsiTheme="minorBidi" w:cstheme="minorBidi"/>
                <w:color w:val="FF0000"/>
                <w:kern w:val="24"/>
                <w:sz w:val="20"/>
                <w:szCs w:val="20"/>
                <w:rtl/>
                <w:lang w:val="en-IL"/>
              </w:rPr>
              <w:t>כן, של בעלי הדין</w:t>
            </w:r>
          </w:p>
        </w:tc>
      </w:tr>
      <w:tr w:rsidR="00475AAA" w:rsidRPr="00666B71" w14:paraId="6E9D65F5" w14:textId="77777777" w:rsidTr="00854906">
        <w:trPr>
          <w:trHeight w:val="44"/>
        </w:trPr>
        <w:tc>
          <w:tcPr>
            <w:tcW w:w="1881" w:type="dxa"/>
            <w:tcBorders>
              <w:top w:val="nil"/>
              <w:left w:val="single" w:sz="8" w:space="0" w:color="FFFFFF"/>
              <w:bottom w:val="single" w:sz="8" w:space="0" w:color="FFFFFF"/>
              <w:right w:val="single" w:sz="8" w:space="0" w:color="FFFFFF"/>
            </w:tcBorders>
            <w:shd w:val="clear" w:color="000000" w:fill="DCE4EB"/>
            <w:vAlign w:val="center"/>
            <w:hideMark/>
          </w:tcPr>
          <w:p w14:paraId="01D3CE9A" w14:textId="77777777" w:rsidR="00475AAA" w:rsidRPr="00666B71" w:rsidRDefault="00475AAA" w:rsidP="00475AAA">
            <w:pPr>
              <w:bidi/>
              <w:ind w:left="360"/>
              <w:rPr>
                <w:rFonts w:asciiTheme="minorBidi" w:hAnsiTheme="minorBidi" w:cstheme="minorBidi"/>
                <w:sz w:val="20"/>
                <w:szCs w:val="20"/>
              </w:rPr>
            </w:pPr>
            <w:r w:rsidRPr="00666B71">
              <w:rPr>
                <w:rFonts w:asciiTheme="minorBidi" w:hAnsiTheme="minorBidi" w:cstheme="minorBidi"/>
                <w:sz w:val="20"/>
                <w:szCs w:val="20"/>
                <w:rtl/>
                <w:lang w:val="en-IL"/>
              </w:rPr>
              <w:t>כמה פגישות?</w:t>
            </w:r>
          </w:p>
        </w:tc>
        <w:tc>
          <w:tcPr>
            <w:tcW w:w="3267" w:type="dxa"/>
            <w:tcBorders>
              <w:top w:val="nil"/>
              <w:left w:val="single" w:sz="8" w:space="0" w:color="FFFFFF"/>
              <w:bottom w:val="single" w:sz="8" w:space="0" w:color="FFFFFF"/>
              <w:right w:val="single" w:sz="8" w:space="0" w:color="FFFFFF"/>
            </w:tcBorders>
            <w:shd w:val="clear" w:color="000000" w:fill="DCE4EB"/>
            <w:vAlign w:val="center"/>
            <w:hideMark/>
          </w:tcPr>
          <w:p w14:paraId="35A988AB" w14:textId="77777777" w:rsidR="00475AAA" w:rsidRPr="00666B71" w:rsidRDefault="00475AAA" w:rsidP="00475AAA">
            <w:pPr>
              <w:bidi/>
              <w:ind w:left="360"/>
              <w:rPr>
                <w:rFonts w:asciiTheme="minorBidi" w:hAnsiTheme="minorBidi" w:cstheme="minorBidi"/>
                <w:sz w:val="20"/>
                <w:szCs w:val="20"/>
              </w:rPr>
            </w:pPr>
            <w:r w:rsidRPr="00666B71">
              <w:rPr>
                <w:rFonts w:asciiTheme="minorBidi" w:hAnsiTheme="minorBidi" w:cstheme="minorBidi"/>
                <w:sz w:val="20"/>
                <w:szCs w:val="20"/>
                <w:rtl/>
                <w:lang w:val="en-IL"/>
              </w:rPr>
              <w:t>1</w:t>
            </w:r>
          </w:p>
        </w:tc>
        <w:tc>
          <w:tcPr>
            <w:tcW w:w="3684" w:type="dxa"/>
            <w:tcBorders>
              <w:top w:val="nil"/>
              <w:left w:val="single" w:sz="8" w:space="0" w:color="FFFFFF"/>
              <w:bottom w:val="single" w:sz="8" w:space="0" w:color="FFFFFF"/>
              <w:right w:val="single" w:sz="8" w:space="0" w:color="FFFFFF"/>
            </w:tcBorders>
            <w:shd w:val="clear" w:color="000000" w:fill="DCE4EB"/>
            <w:hideMark/>
          </w:tcPr>
          <w:p w14:paraId="43ECCDBB" w14:textId="77777777" w:rsidR="00475AAA" w:rsidRPr="00666B71" w:rsidRDefault="00475AAA" w:rsidP="00475AAA">
            <w:pPr>
              <w:bidi/>
              <w:ind w:left="360"/>
              <w:rPr>
                <w:rFonts w:asciiTheme="minorBidi" w:hAnsiTheme="minorBidi" w:cstheme="minorBidi"/>
                <w:color w:val="FF0000"/>
                <w:sz w:val="20"/>
                <w:szCs w:val="20"/>
              </w:rPr>
            </w:pPr>
            <w:r w:rsidRPr="00666B71">
              <w:rPr>
                <w:rFonts w:asciiTheme="minorBidi" w:hAnsiTheme="minorBidi" w:cstheme="minorBidi"/>
                <w:color w:val="FF0000"/>
                <w:kern w:val="24"/>
                <w:sz w:val="20"/>
                <w:szCs w:val="20"/>
                <w:rtl/>
                <w:lang w:val="en-IL"/>
              </w:rPr>
              <w:t>1 – 4</w:t>
            </w:r>
            <w:r w:rsidRPr="00666B71">
              <w:rPr>
                <w:rFonts w:asciiTheme="minorBidi" w:hAnsiTheme="minorBidi" w:cstheme="minorBidi"/>
                <w:color w:val="FF0000"/>
                <w:sz w:val="20"/>
                <w:szCs w:val="20"/>
                <w:rtl/>
              </w:rPr>
              <w:t xml:space="preserve"> להחלטת יחידת הסיוע</w:t>
            </w:r>
          </w:p>
        </w:tc>
      </w:tr>
      <w:tr w:rsidR="00475AAA" w:rsidRPr="00666B71" w14:paraId="3BB32C40" w14:textId="77777777" w:rsidTr="00854906">
        <w:trPr>
          <w:trHeight w:val="44"/>
        </w:trPr>
        <w:tc>
          <w:tcPr>
            <w:tcW w:w="1881" w:type="dxa"/>
            <w:tcBorders>
              <w:top w:val="nil"/>
              <w:left w:val="single" w:sz="8" w:space="0" w:color="FFFFFF"/>
              <w:bottom w:val="single" w:sz="8" w:space="0" w:color="FFFFFF"/>
              <w:right w:val="single" w:sz="8" w:space="0" w:color="FFFFFF"/>
            </w:tcBorders>
            <w:shd w:val="clear" w:color="000000" w:fill="DCE4EB"/>
            <w:vAlign w:val="center"/>
            <w:hideMark/>
          </w:tcPr>
          <w:p w14:paraId="275D5ED8" w14:textId="77777777" w:rsidR="00475AAA" w:rsidRPr="00666B71" w:rsidRDefault="00475AAA" w:rsidP="00475AAA">
            <w:pPr>
              <w:bidi/>
              <w:ind w:left="360"/>
              <w:rPr>
                <w:rFonts w:asciiTheme="minorBidi" w:hAnsiTheme="minorBidi" w:cstheme="minorBidi"/>
                <w:sz w:val="20"/>
                <w:szCs w:val="20"/>
              </w:rPr>
            </w:pPr>
            <w:r w:rsidRPr="00666B71">
              <w:rPr>
                <w:rFonts w:asciiTheme="minorBidi" w:hAnsiTheme="minorBidi" w:cstheme="minorBidi"/>
                <w:sz w:val="20"/>
                <w:szCs w:val="20"/>
                <w:rtl/>
                <w:lang w:val="en-IL"/>
              </w:rPr>
              <w:t>השתתפות באי כח הצדדים: עוה"ד</w:t>
            </w:r>
          </w:p>
        </w:tc>
        <w:tc>
          <w:tcPr>
            <w:tcW w:w="3267" w:type="dxa"/>
            <w:tcBorders>
              <w:top w:val="nil"/>
              <w:left w:val="single" w:sz="8" w:space="0" w:color="FFFFFF"/>
              <w:bottom w:val="single" w:sz="8" w:space="0" w:color="FFFFFF"/>
              <w:right w:val="single" w:sz="8" w:space="0" w:color="FFFFFF"/>
            </w:tcBorders>
            <w:shd w:val="clear" w:color="000000" w:fill="DCE4EB"/>
            <w:vAlign w:val="center"/>
            <w:hideMark/>
          </w:tcPr>
          <w:p w14:paraId="440C3B3E" w14:textId="77777777" w:rsidR="00475AAA" w:rsidRPr="00666B71" w:rsidRDefault="00475AAA" w:rsidP="00475AAA">
            <w:pPr>
              <w:bidi/>
              <w:ind w:left="360"/>
              <w:rPr>
                <w:rFonts w:asciiTheme="minorBidi" w:hAnsiTheme="minorBidi" w:cstheme="minorBidi"/>
                <w:sz w:val="20"/>
                <w:szCs w:val="20"/>
              </w:rPr>
            </w:pPr>
            <w:r w:rsidRPr="00666B71">
              <w:rPr>
                <w:rFonts w:asciiTheme="minorBidi" w:hAnsiTheme="minorBidi" w:cstheme="minorBidi"/>
                <w:sz w:val="20"/>
                <w:szCs w:val="20"/>
                <w:rtl/>
                <w:lang w:val="en-IL"/>
              </w:rPr>
              <w:t>אפשרית</w:t>
            </w:r>
            <w:r w:rsidRPr="00666B71">
              <w:rPr>
                <w:rFonts w:asciiTheme="minorBidi" w:hAnsiTheme="minorBidi" w:cstheme="minorBidi"/>
                <w:sz w:val="20"/>
                <w:szCs w:val="20"/>
                <w:rtl/>
              </w:rPr>
              <w:t xml:space="preserve"> (ב98% מהמקרים עוהד מגיעים)</w:t>
            </w:r>
          </w:p>
        </w:tc>
        <w:tc>
          <w:tcPr>
            <w:tcW w:w="3684" w:type="dxa"/>
            <w:tcBorders>
              <w:top w:val="nil"/>
              <w:left w:val="single" w:sz="8" w:space="0" w:color="FFFFFF"/>
              <w:bottom w:val="single" w:sz="8" w:space="0" w:color="FFFFFF"/>
              <w:right w:val="single" w:sz="8" w:space="0" w:color="FFFFFF"/>
            </w:tcBorders>
            <w:shd w:val="clear" w:color="000000" w:fill="DCE4EB"/>
            <w:hideMark/>
          </w:tcPr>
          <w:p w14:paraId="24498AE6" w14:textId="77777777" w:rsidR="00475AAA" w:rsidRPr="00666B71" w:rsidRDefault="00475AAA" w:rsidP="00475AAA">
            <w:pPr>
              <w:pStyle w:val="NormalWeb"/>
              <w:bidi/>
              <w:spacing w:before="0" w:beforeAutospacing="0" w:after="0" w:afterAutospacing="0"/>
              <w:ind w:left="360"/>
              <w:rPr>
                <w:rFonts w:asciiTheme="minorBidi" w:hAnsiTheme="minorBidi" w:cstheme="minorBidi"/>
                <w:color w:val="FF0000"/>
                <w:sz w:val="20"/>
                <w:szCs w:val="20"/>
                <w:lang w:val="en-IL"/>
              </w:rPr>
            </w:pPr>
            <w:r w:rsidRPr="00666B71">
              <w:rPr>
                <w:rFonts w:asciiTheme="minorBidi" w:hAnsiTheme="minorBidi" w:cstheme="minorBidi"/>
                <w:color w:val="FF0000"/>
                <w:kern w:val="24"/>
                <w:sz w:val="20"/>
                <w:szCs w:val="20"/>
                <w:rtl/>
                <w:lang w:val="en-IL"/>
              </w:rPr>
              <w:t>אסורה בפגישה ה-1</w:t>
            </w:r>
          </w:p>
          <w:p w14:paraId="34625712" w14:textId="77777777" w:rsidR="00475AAA" w:rsidRPr="00666B71" w:rsidRDefault="00475AAA" w:rsidP="00475AAA">
            <w:pPr>
              <w:bidi/>
              <w:ind w:left="360"/>
              <w:rPr>
                <w:rFonts w:asciiTheme="minorBidi" w:hAnsiTheme="minorBidi" w:cstheme="minorBidi"/>
                <w:color w:val="FF0000"/>
                <w:sz w:val="20"/>
                <w:szCs w:val="20"/>
              </w:rPr>
            </w:pPr>
            <w:r w:rsidRPr="00666B71">
              <w:rPr>
                <w:rFonts w:asciiTheme="minorBidi" w:hAnsiTheme="minorBidi" w:cstheme="minorBidi"/>
                <w:color w:val="FF0000"/>
                <w:kern w:val="24"/>
                <w:sz w:val="20"/>
                <w:szCs w:val="20"/>
                <w:rtl/>
                <w:lang w:val="en-IL"/>
              </w:rPr>
              <w:t>אפשרית בפגישות נוספות אם תתקיימנה</w:t>
            </w:r>
          </w:p>
        </w:tc>
      </w:tr>
      <w:tr w:rsidR="00475AAA" w:rsidRPr="00666B71" w14:paraId="55E62ADF" w14:textId="77777777" w:rsidTr="00854906">
        <w:trPr>
          <w:trHeight w:val="44"/>
        </w:trPr>
        <w:tc>
          <w:tcPr>
            <w:tcW w:w="1881" w:type="dxa"/>
            <w:tcBorders>
              <w:top w:val="nil"/>
              <w:left w:val="single" w:sz="8" w:space="0" w:color="FFFFFF"/>
              <w:bottom w:val="single" w:sz="8" w:space="0" w:color="FFFFFF"/>
              <w:right w:val="single" w:sz="8" w:space="0" w:color="FFFFFF"/>
            </w:tcBorders>
            <w:shd w:val="clear" w:color="000000" w:fill="DCE4EB"/>
            <w:vAlign w:val="center"/>
            <w:hideMark/>
          </w:tcPr>
          <w:p w14:paraId="63B55D81" w14:textId="77777777" w:rsidR="00475AAA" w:rsidRPr="00666B71" w:rsidRDefault="00475AAA" w:rsidP="00475AAA">
            <w:pPr>
              <w:bidi/>
              <w:ind w:left="360"/>
              <w:rPr>
                <w:rFonts w:asciiTheme="minorBidi" w:hAnsiTheme="minorBidi" w:cstheme="minorBidi"/>
                <w:sz w:val="20"/>
                <w:szCs w:val="20"/>
              </w:rPr>
            </w:pPr>
            <w:r w:rsidRPr="00666B71">
              <w:rPr>
                <w:rFonts w:asciiTheme="minorBidi" w:hAnsiTheme="minorBidi" w:cstheme="minorBidi"/>
                <w:sz w:val="20"/>
                <w:szCs w:val="20"/>
                <w:rtl/>
                <w:lang w:val="en-IL"/>
              </w:rPr>
              <w:t>עלות הפגישה</w:t>
            </w:r>
          </w:p>
        </w:tc>
        <w:tc>
          <w:tcPr>
            <w:tcW w:w="3267" w:type="dxa"/>
            <w:tcBorders>
              <w:top w:val="nil"/>
              <w:left w:val="single" w:sz="8" w:space="0" w:color="FFFFFF"/>
              <w:bottom w:val="single" w:sz="8" w:space="0" w:color="FFFFFF"/>
              <w:right w:val="single" w:sz="8" w:space="0" w:color="FFFFFF"/>
            </w:tcBorders>
            <w:shd w:val="clear" w:color="000000" w:fill="DCE4EB"/>
            <w:vAlign w:val="center"/>
            <w:hideMark/>
          </w:tcPr>
          <w:p w14:paraId="3FD0F7ED" w14:textId="77777777" w:rsidR="00475AAA" w:rsidRPr="00666B71" w:rsidRDefault="00475AAA" w:rsidP="00475AAA">
            <w:pPr>
              <w:bidi/>
              <w:ind w:left="360"/>
              <w:rPr>
                <w:rFonts w:asciiTheme="minorBidi" w:hAnsiTheme="minorBidi" w:cstheme="minorBidi"/>
                <w:sz w:val="20"/>
                <w:szCs w:val="20"/>
              </w:rPr>
            </w:pPr>
            <w:r w:rsidRPr="00666B71">
              <w:rPr>
                <w:rFonts w:asciiTheme="minorBidi" w:hAnsiTheme="minorBidi" w:cstheme="minorBidi"/>
                <w:sz w:val="20"/>
                <w:szCs w:val="20"/>
                <w:rtl/>
                <w:lang w:val="en-IL"/>
              </w:rPr>
              <w:t>ללא עלות</w:t>
            </w:r>
            <w:r w:rsidRPr="00666B71">
              <w:rPr>
                <w:rFonts w:asciiTheme="minorBidi" w:hAnsiTheme="minorBidi" w:cstheme="minorBidi"/>
                <w:sz w:val="20"/>
                <w:szCs w:val="20"/>
                <w:rtl/>
              </w:rPr>
              <w:t xml:space="preserve"> (פגישת המהות, אם עובר לתהליך גישור יש תעריף אחיד, אם לא מסכימים עובר לבית משפט)</w:t>
            </w:r>
          </w:p>
        </w:tc>
        <w:tc>
          <w:tcPr>
            <w:tcW w:w="3684" w:type="dxa"/>
            <w:tcBorders>
              <w:top w:val="nil"/>
              <w:left w:val="single" w:sz="8" w:space="0" w:color="FFFFFF"/>
              <w:bottom w:val="single" w:sz="8" w:space="0" w:color="FFFFFF"/>
              <w:right w:val="single" w:sz="8" w:space="0" w:color="FFFFFF"/>
            </w:tcBorders>
            <w:shd w:val="clear" w:color="000000" w:fill="DCE4EB"/>
            <w:hideMark/>
          </w:tcPr>
          <w:p w14:paraId="4EC425AD" w14:textId="77777777" w:rsidR="00475AAA" w:rsidRPr="00666B71" w:rsidRDefault="00475AAA" w:rsidP="00475AAA">
            <w:pPr>
              <w:bidi/>
              <w:ind w:left="360"/>
              <w:rPr>
                <w:rFonts w:asciiTheme="minorBidi" w:hAnsiTheme="minorBidi" w:cstheme="minorBidi"/>
                <w:color w:val="FF0000"/>
                <w:sz w:val="20"/>
                <w:szCs w:val="20"/>
              </w:rPr>
            </w:pPr>
            <w:r w:rsidRPr="00666B71">
              <w:rPr>
                <w:rFonts w:asciiTheme="minorBidi" w:hAnsiTheme="minorBidi" w:cstheme="minorBidi"/>
                <w:color w:val="FF0000"/>
                <w:kern w:val="24"/>
                <w:sz w:val="20"/>
                <w:szCs w:val="20"/>
                <w:rtl/>
                <w:lang w:val="en-IL"/>
              </w:rPr>
              <w:t>ללא עלות</w:t>
            </w:r>
          </w:p>
        </w:tc>
      </w:tr>
      <w:tr w:rsidR="00475AAA" w:rsidRPr="00666B71" w14:paraId="1AB9BE6E" w14:textId="77777777" w:rsidTr="00854906">
        <w:trPr>
          <w:trHeight w:val="44"/>
        </w:trPr>
        <w:tc>
          <w:tcPr>
            <w:tcW w:w="1881" w:type="dxa"/>
            <w:tcBorders>
              <w:top w:val="nil"/>
              <w:left w:val="single" w:sz="8" w:space="0" w:color="FFFFFF"/>
              <w:bottom w:val="single" w:sz="8" w:space="0" w:color="FFFFFF"/>
              <w:right w:val="single" w:sz="8" w:space="0" w:color="FFFFFF"/>
            </w:tcBorders>
            <w:shd w:val="clear" w:color="000000" w:fill="DCE4EB"/>
            <w:vAlign w:val="center"/>
            <w:hideMark/>
          </w:tcPr>
          <w:p w14:paraId="7A07A2B9" w14:textId="77777777" w:rsidR="00475AAA" w:rsidRPr="00666B71" w:rsidRDefault="00475AAA" w:rsidP="00475AAA">
            <w:pPr>
              <w:bidi/>
              <w:ind w:left="360"/>
              <w:rPr>
                <w:rFonts w:asciiTheme="minorBidi" w:hAnsiTheme="minorBidi" w:cstheme="minorBidi"/>
                <w:sz w:val="20"/>
                <w:szCs w:val="20"/>
              </w:rPr>
            </w:pPr>
            <w:r w:rsidRPr="00666B71">
              <w:rPr>
                <w:rFonts w:asciiTheme="minorBidi" w:hAnsiTheme="minorBidi" w:cstheme="minorBidi"/>
                <w:sz w:val="20"/>
                <w:szCs w:val="20"/>
                <w:rtl/>
                <w:lang w:val="en-IL"/>
              </w:rPr>
              <w:t>מה בודקים?</w:t>
            </w:r>
          </w:p>
        </w:tc>
        <w:tc>
          <w:tcPr>
            <w:tcW w:w="3267" w:type="dxa"/>
            <w:tcBorders>
              <w:top w:val="nil"/>
              <w:left w:val="single" w:sz="8" w:space="0" w:color="FFFFFF"/>
              <w:bottom w:val="single" w:sz="8" w:space="0" w:color="FFFFFF"/>
              <w:right w:val="single" w:sz="8" w:space="0" w:color="FFFFFF"/>
            </w:tcBorders>
            <w:shd w:val="clear" w:color="000000" w:fill="DCE4EB"/>
            <w:vAlign w:val="center"/>
            <w:hideMark/>
          </w:tcPr>
          <w:p w14:paraId="11FA7AC3" w14:textId="77777777" w:rsidR="00475AAA" w:rsidRPr="00666B71" w:rsidRDefault="00475AAA" w:rsidP="00475AAA">
            <w:pPr>
              <w:bidi/>
              <w:ind w:left="360"/>
              <w:rPr>
                <w:rFonts w:asciiTheme="minorBidi" w:hAnsiTheme="minorBidi" w:cstheme="minorBidi"/>
                <w:sz w:val="20"/>
                <w:szCs w:val="20"/>
                <w:rtl/>
              </w:rPr>
            </w:pPr>
            <w:r w:rsidRPr="00666B71">
              <w:rPr>
                <w:rFonts w:asciiTheme="minorBidi" w:hAnsiTheme="minorBidi" w:cstheme="minorBidi"/>
                <w:sz w:val="20"/>
                <w:szCs w:val="20"/>
                <w:rtl/>
                <w:lang w:val="en-IL"/>
              </w:rPr>
              <w:t>"האפשרות ליישב את הסכסוך באמצעות מנגנון חלופי ליישוב סכסוך"</w:t>
            </w:r>
          </w:p>
          <w:p w14:paraId="51443F84" w14:textId="77777777" w:rsidR="00475AAA" w:rsidRPr="00666B71" w:rsidRDefault="00475AAA" w:rsidP="00475AAA">
            <w:pPr>
              <w:bidi/>
              <w:ind w:left="360"/>
              <w:rPr>
                <w:rFonts w:asciiTheme="minorBidi" w:hAnsiTheme="minorBidi" w:cstheme="minorBidi"/>
                <w:sz w:val="20"/>
                <w:szCs w:val="20"/>
              </w:rPr>
            </w:pPr>
            <w:r w:rsidRPr="00666B71">
              <w:rPr>
                <w:rFonts w:asciiTheme="minorBidi" w:hAnsiTheme="minorBidi" w:cstheme="minorBidi"/>
                <w:sz w:val="20"/>
                <w:szCs w:val="20"/>
                <w:rtl/>
              </w:rPr>
              <w:t>יכול להיות גם בוררות</w:t>
            </w:r>
          </w:p>
        </w:tc>
        <w:tc>
          <w:tcPr>
            <w:tcW w:w="3684" w:type="dxa"/>
            <w:tcBorders>
              <w:top w:val="nil"/>
              <w:left w:val="single" w:sz="8" w:space="0" w:color="FFFFFF"/>
              <w:bottom w:val="single" w:sz="8" w:space="0" w:color="FFFFFF"/>
              <w:right w:val="single" w:sz="8" w:space="0" w:color="FFFFFF"/>
            </w:tcBorders>
            <w:shd w:val="clear" w:color="000000" w:fill="DCE4EB"/>
            <w:hideMark/>
          </w:tcPr>
          <w:p w14:paraId="42457907" w14:textId="77777777" w:rsidR="00475AAA" w:rsidRPr="00666B71" w:rsidRDefault="00475AAA" w:rsidP="00475AAA">
            <w:pPr>
              <w:pStyle w:val="NormalWeb"/>
              <w:bidi/>
              <w:spacing w:before="0" w:beforeAutospacing="0" w:after="0" w:afterAutospacing="0"/>
              <w:ind w:left="360"/>
              <w:rPr>
                <w:rFonts w:asciiTheme="minorBidi" w:hAnsiTheme="minorBidi" w:cstheme="minorBidi"/>
                <w:color w:val="FF0000"/>
                <w:sz w:val="20"/>
                <w:szCs w:val="20"/>
                <w:lang w:val="en-IL"/>
              </w:rPr>
            </w:pPr>
            <w:r w:rsidRPr="00666B71">
              <w:rPr>
                <w:rFonts w:asciiTheme="minorBidi" w:hAnsiTheme="minorBidi" w:cstheme="minorBidi"/>
                <w:color w:val="FF0000"/>
                <w:kern w:val="24"/>
                <w:sz w:val="20"/>
                <w:szCs w:val="20"/>
                <w:rtl/>
                <w:lang w:val="en-IL"/>
              </w:rPr>
              <w:t>הערכת עצימות הסכסוך</w:t>
            </w:r>
          </w:p>
          <w:p w14:paraId="7E40E5B8" w14:textId="77777777" w:rsidR="00475AAA" w:rsidRPr="00666B71" w:rsidRDefault="00475AAA" w:rsidP="00475AAA">
            <w:pPr>
              <w:bidi/>
              <w:ind w:left="360"/>
              <w:rPr>
                <w:rFonts w:asciiTheme="minorBidi" w:hAnsiTheme="minorBidi" w:cstheme="minorBidi"/>
                <w:color w:val="FF0000"/>
                <w:sz w:val="20"/>
                <w:szCs w:val="20"/>
              </w:rPr>
            </w:pPr>
            <w:r w:rsidRPr="00666B71">
              <w:rPr>
                <w:rFonts w:asciiTheme="minorBidi" w:hAnsiTheme="minorBidi" w:cstheme="minorBidi"/>
                <w:color w:val="FF0000"/>
                <w:kern w:val="24"/>
                <w:sz w:val="20"/>
                <w:szCs w:val="20"/>
                <w:rtl/>
                <w:lang w:val="en-IL"/>
              </w:rPr>
              <w:t>מתן המלצות לניהולו</w:t>
            </w:r>
          </w:p>
        </w:tc>
      </w:tr>
      <w:tr w:rsidR="00475AAA" w:rsidRPr="00666B71" w14:paraId="076864ED" w14:textId="77777777" w:rsidTr="00854906">
        <w:trPr>
          <w:trHeight w:val="44"/>
        </w:trPr>
        <w:tc>
          <w:tcPr>
            <w:tcW w:w="1881" w:type="dxa"/>
            <w:tcBorders>
              <w:top w:val="nil"/>
              <w:left w:val="single" w:sz="8" w:space="0" w:color="FFFFFF"/>
              <w:bottom w:val="single" w:sz="8" w:space="0" w:color="FFFFFF"/>
              <w:right w:val="single" w:sz="8" w:space="0" w:color="FFFFFF"/>
            </w:tcBorders>
            <w:shd w:val="clear" w:color="000000" w:fill="DCE4EB"/>
            <w:vAlign w:val="center"/>
            <w:hideMark/>
          </w:tcPr>
          <w:p w14:paraId="62CB3BBB" w14:textId="77777777" w:rsidR="00475AAA" w:rsidRPr="00666B71" w:rsidRDefault="00475AAA" w:rsidP="00475AAA">
            <w:pPr>
              <w:bidi/>
              <w:ind w:left="360"/>
              <w:rPr>
                <w:rFonts w:asciiTheme="minorBidi" w:hAnsiTheme="minorBidi" w:cstheme="minorBidi"/>
                <w:sz w:val="20"/>
                <w:szCs w:val="20"/>
                <w:lang w:val="en-IL"/>
              </w:rPr>
            </w:pPr>
            <w:r w:rsidRPr="00666B71">
              <w:rPr>
                <w:rFonts w:asciiTheme="minorBidi" w:hAnsiTheme="minorBidi" w:cstheme="minorBidi"/>
                <w:sz w:val="20"/>
                <w:szCs w:val="20"/>
                <w:rtl/>
              </w:rPr>
              <w:t>איזה תיקים מופנים?</w:t>
            </w:r>
          </w:p>
        </w:tc>
        <w:tc>
          <w:tcPr>
            <w:tcW w:w="3267" w:type="dxa"/>
            <w:tcBorders>
              <w:top w:val="nil"/>
              <w:left w:val="single" w:sz="8" w:space="0" w:color="FFFFFF"/>
              <w:bottom w:val="single" w:sz="8" w:space="0" w:color="FFFFFF"/>
              <w:right w:val="single" w:sz="8" w:space="0" w:color="FFFFFF"/>
            </w:tcBorders>
            <w:shd w:val="clear" w:color="000000" w:fill="DCE4EB"/>
            <w:vAlign w:val="center"/>
            <w:hideMark/>
          </w:tcPr>
          <w:p w14:paraId="29BF507F" w14:textId="77777777" w:rsidR="00475AAA" w:rsidRPr="00666B71" w:rsidRDefault="00475AAA" w:rsidP="00475AAA">
            <w:pPr>
              <w:bidi/>
              <w:ind w:left="360"/>
              <w:rPr>
                <w:rFonts w:asciiTheme="minorBidi" w:hAnsiTheme="minorBidi" w:cstheme="minorBidi"/>
                <w:sz w:val="20"/>
                <w:szCs w:val="20"/>
                <w:lang w:val="en-IL"/>
              </w:rPr>
            </w:pPr>
            <w:r w:rsidRPr="00666B71">
              <w:rPr>
                <w:rFonts w:asciiTheme="minorBidi" w:hAnsiTheme="minorBidi" w:cstheme="minorBidi"/>
                <w:sz w:val="20"/>
                <w:szCs w:val="20"/>
                <w:rtl/>
              </w:rPr>
              <w:t>אזרחיים מעל 40,000 ₪</w:t>
            </w:r>
          </w:p>
          <w:p w14:paraId="2B7FF0A1" w14:textId="77777777" w:rsidR="00475AAA" w:rsidRPr="00666B71" w:rsidRDefault="00475AAA" w:rsidP="00475AAA">
            <w:pPr>
              <w:bidi/>
              <w:ind w:left="360"/>
              <w:rPr>
                <w:rFonts w:asciiTheme="minorBidi" w:hAnsiTheme="minorBidi" w:cstheme="minorBidi"/>
                <w:sz w:val="20"/>
                <w:szCs w:val="20"/>
                <w:rtl/>
              </w:rPr>
            </w:pPr>
          </w:p>
          <w:p w14:paraId="663F17D1" w14:textId="77777777" w:rsidR="00475AAA" w:rsidRPr="00666B71" w:rsidRDefault="00475AAA" w:rsidP="00475AAA">
            <w:pPr>
              <w:bidi/>
              <w:ind w:left="360"/>
              <w:rPr>
                <w:rFonts w:asciiTheme="minorBidi" w:hAnsiTheme="minorBidi" w:cstheme="minorBidi"/>
                <w:sz w:val="20"/>
                <w:szCs w:val="20"/>
                <w:rtl/>
                <w:lang w:val="en-IL"/>
              </w:rPr>
            </w:pPr>
            <w:r w:rsidRPr="00666B71">
              <w:rPr>
                <w:rFonts w:asciiTheme="minorBidi" w:hAnsiTheme="minorBidi" w:cstheme="minorBidi"/>
                <w:sz w:val="20"/>
                <w:szCs w:val="20"/>
                <w:rtl/>
              </w:rPr>
              <w:t>מוחרג</w:t>
            </w:r>
            <w:r w:rsidRPr="00666B71">
              <w:rPr>
                <w:rFonts w:asciiTheme="minorBidi" w:hAnsiTheme="minorBidi" w:cstheme="minorBidi"/>
                <w:sz w:val="20"/>
                <w:szCs w:val="20"/>
                <w:lang w:val="en-IL"/>
              </w:rPr>
              <w:t>:</w:t>
            </w:r>
            <w:r w:rsidRPr="00666B71">
              <w:rPr>
                <w:rFonts w:asciiTheme="minorBidi" w:hAnsiTheme="minorBidi" w:cstheme="minorBidi"/>
                <w:sz w:val="20"/>
                <w:szCs w:val="20"/>
                <w:rtl/>
              </w:rPr>
              <w:t xml:space="preserve"> תובענה לפיצויים בשל נזק גוף ותובענה שעילתה בחוק פיצויים לנפגעי תאונות דרכים</w:t>
            </w:r>
          </w:p>
          <w:p w14:paraId="1D81AA22" w14:textId="77777777" w:rsidR="00475AAA" w:rsidRPr="00666B71" w:rsidRDefault="00475AAA" w:rsidP="00475AAA">
            <w:pPr>
              <w:bidi/>
              <w:ind w:left="360"/>
              <w:rPr>
                <w:rFonts w:asciiTheme="minorBidi" w:hAnsiTheme="minorBidi" w:cstheme="minorBidi"/>
                <w:sz w:val="20"/>
                <w:szCs w:val="20"/>
                <w:rtl/>
                <w:lang w:val="en-IL"/>
              </w:rPr>
            </w:pPr>
          </w:p>
          <w:p w14:paraId="1268A1D6" w14:textId="77777777" w:rsidR="00475AAA" w:rsidRPr="00666B71" w:rsidRDefault="00475AAA" w:rsidP="00475AAA">
            <w:pPr>
              <w:bidi/>
              <w:ind w:left="360"/>
              <w:rPr>
                <w:rFonts w:asciiTheme="minorBidi" w:hAnsiTheme="minorBidi" w:cstheme="minorBidi"/>
                <w:sz w:val="20"/>
                <w:szCs w:val="20"/>
                <w:rtl/>
                <w:lang w:val="en-IL"/>
              </w:rPr>
            </w:pPr>
            <w:r w:rsidRPr="00666B71">
              <w:rPr>
                <w:rFonts w:asciiTheme="minorBidi" w:hAnsiTheme="minorBidi" w:cstheme="minorBidi"/>
                <w:sz w:val="20"/>
                <w:szCs w:val="20"/>
                <w:rtl/>
                <w:lang w:val="en-IL"/>
              </w:rPr>
              <w:t>הרבה תיקים לא נשלחים למהות</w:t>
            </w:r>
          </w:p>
          <w:p w14:paraId="53154D28" w14:textId="77777777" w:rsidR="00475AAA" w:rsidRPr="00666B71" w:rsidRDefault="00475AAA" w:rsidP="00475AAA">
            <w:pPr>
              <w:bidi/>
              <w:ind w:left="360"/>
              <w:rPr>
                <w:rFonts w:asciiTheme="minorBidi" w:hAnsiTheme="minorBidi" w:cstheme="minorBidi"/>
                <w:sz w:val="20"/>
                <w:szCs w:val="20"/>
                <w:rtl/>
                <w:lang w:val="en-IL"/>
              </w:rPr>
            </w:pPr>
            <w:r w:rsidRPr="00666B71">
              <w:rPr>
                <w:rFonts w:asciiTheme="minorBidi" w:hAnsiTheme="minorBidi" w:cstheme="minorBidi"/>
                <w:sz w:val="20"/>
                <w:szCs w:val="20"/>
                <w:rtl/>
                <w:lang w:val="en-IL"/>
              </w:rPr>
              <w:t xml:space="preserve">הפקיד החכם מנתב </w:t>
            </w:r>
          </w:p>
          <w:p w14:paraId="733DDD22" w14:textId="77777777" w:rsidR="00475AAA" w:rsidRPr="00666B71" w:rsidRDefault="00475AAA" w:rsidP="00475AAA">
            <w:pPr>
              <w:bidi/>
              <w:ind w:left="360"/>
              <w:rPr>
                <w:rFonts w:asciiTheme="minorBidi" w:hAnsiTheme="minorBidi" w:cstheme="minorBidi"/>
                <w:sz w:val="20"/>
                <w:szCs w:val="20"/>
                <w:lang w:val="en-IL"/>
              </w:rPr>
            </w:pPr>
          </w:p>
        </w:tc>
        <w:tc>
          <w:tcPr>
            <w:tcW w:w="3684" w:type="dxa"/>
            <w:tcBorders>
              <w:top w:val="nil"/>
              <w:left w:val="single" w:sz="8" w:space="0" w:color="FFFFFF"/>
              <w:bottom w:val="single" w:sz="8" w:space="0" w:color="FFFFFF"/>
              <w:right w:val="single" w:sz="8" w:space="0" w:color="FFFFFF"/>
            </w:tcBorders>
            <w:shd w:val="clear" w:color="000000" w:fill="DCE4EB"/>
            <w:hideMark/>
          </w:tcPr>
          <w:p w14:paraId="275946E2" w14:textId="77777777" w:rsidR="00475AAA" w:rsidRPr="00666B71" w:rsidRDefault="00475AAA" w:rsidP="00475AAA">
            <w:pPr>
              <w:pStyle w:val="NormalWeb"/>
              <w:bidi/>
              <w:spacing w:before="0" w:beforeAutospacing="0" w:after="0" w:afterAutospacing="0"/>
              <w:ind w:left="360"/>
              <w:rPr>
                <w:rFonts w:asciiTheme="minorBidi" w:hAnsiTheme="minorBidi" w:cstheme="minorBidi"/>
                <w:color w:val="FF0000"/>
                <w:sz w:val="20"/>
                <w:szCs w:val="20"/>
                <w:lang w:val="en-IL"/>
              </w:rPr>
            </w:pPr>
            <w:r w:rsidRPr="00666B71">
              <w:rPr>
                <w:rFonts w:asciiTheme="minorBidi" w:eastAsiaTheme="minorEastAsia" w:hAnsiTheme="minorBidi" w:cstheme="minorBidi"/>
                <w:color w:val="FF0000"/>
                <w:kern w:val="24"/>
                <w:sz w:val="20"/>
                <w:szCs w:val="20"/>
                <w:rtl/>
                <w:lang w:val="en-IL"/>
              </w:rPr>
              <w:t>תובענה בעניין של סכסוך משפחתי" – תובענה בין בני זוג, בין הורים או בין הורים לילדיהם בכל אחד מהעניינים האלה:</w:t>
            </w:r>
          </w:p>
          <w:p w14:paraId="27010460" w14:textId="77777777" w:rsidR="00475AAA" w:rsidRPr="00666B71" w:rsidRDefault="00475AAA" w:rsidP="00475AAA">
            <w:pPr>
              <w:pStyle w:val="NormalWeb"/>
              <w:bidi/>
              <w:spacing w:before="0" w:beforeAutospacing="0" w:after="0" w:afterAutospacing="0"/>
              <w:ind w:left="360"/>
              <w:rPr>
                <w:rFonts w:asciiTheme="minorBidi" w:hAnsiTheme="minorBidi" w:cstheme="minorBidi"/>
                <w:color w:val="FF0000"/>
                <w:sz w:val="20"/>
                <w:szCs w:val="20"/>
                <w:lang w:val="en-IL"/>
              </w:rPr>
            </w:pPr>
            <w:r w:rsidRPr="00666B71">
              <w:rPr>
                <w:rFonts w:asciiTheme="minorBidi" w:eastAsiaTheme="minorEastAsia" w:hAnsiTheme="minorBidi" w:cstheme="minorBidi"/>
                <w:color w:val="FF0000"/>
                <w:kern w:val="24"/>
                <w:sz w:val="20"/>
                <w:szCs w:val="20"/>
                <w:rtl/>
                <w:lang w:val="en-IL"/>
              </w:rPr>
              <w:t>(1)</w:t>
            </w:r>
            <w:r>
              <w:rPr>
                <w:rFonts w:asciiTheme="minorBidi" w:eastAsiaTheme="minorEastAsia" w:hAnsiTheme="minorBidi" w:cstheme="minorBidi"/>
                <w:color w:val="FF0000"/>
                <w:kern w:val="24"/>
                <w:sz w:val="20"/>
                <w:szCs w:val="20"/>
                <w:rtl/>
                <w:lang w:val="en-IL"/>
              </w:rPr>
              <w:t xml:space="preserve"> </w:t>
            </w:r>
            <w:r w:rsidRPr="00666B71">
              <w:rPr>
                <w:rFonts w:asciiTheme="minorBidi" w:eastAsiaTheme="minorEastAsia" w:hAnsiTheme="minorBidi" w:cstheme="minorBidi"/>
                <w:color w:val="FF0000"/>
                <w:kern w:val="24"/>
                <w:sz w:val="20"/>
                <w:szCs w:val="20"/>
                <w:rtl/>
                <w:lang w:val="en-IL"/>
              </w:rPr>
              <w:t>ענייני נישואין וגירושין;</w:t>
            </w:r>
          </w:p>
          <w:p w14:paraId="6D119A28" w14:textId="77777777" w:rsidR="00475AAA" w:rsidRPr="00666B71" w:rsidRDefault="00475AAA" w:rsidP="00475AAA">
            <w:pPr>
              <w:pStyle w:val="NormalWeb"/>
              <w:bidi/>
              <w:spacing w:before="0" w:beforeAutospacing="0" w:after="0" w:afterAutospacing="0"/>
              <w:ind w:left="360"/>
              <w:rPr>
                <w:rFonts w:asciiTheme="minorBidi" w:hAnsiTheme="minorBidi" w:cstheme="minorBidi"/>
                <w:color w:val="FF0000"/>
                <w:sz w:val="20"/>
                <w:szCs w:val="20"/>
                <w:lang w:val="en-IL"/>
              </w:rPr>
            </w:pPr>
            <w:r w:rsidRPr="00666B71">
              <w:rPr>
                <w:rFonts w:asciiTheme="minorBidi" w:eastAsiaTheme="minorEastAsia" w:hAnsiTheme="minorBidi" w:cstheme="minorBidi"/>
                <w:color w:val="FF0000"/>
                <w:kern w:val="24"/>
                <w:sz w:val="20"/>
                <w:szCs w:val="20"/>
                <w:rtl/>
                <w:lang w:val="en-IL"/>
              </w:rPr>
              <w:t>(2)</w:t>
            </w:r>
            <w:r>
              <w:rPr>
                <w:rFonts w:asciiTheme="minorBidi" w:eastAsiaTheme="minorEastAsia" w:hAnsiTheme="minorBidi" w:cstheme="minorBidi"/>
                <w:color w:val="FF0000"/>
                <w:kern w:val="24"/>
                <w:sz w:val="20"/>
                <w:szCs w:val="20"/>
                <w:rtl/>
                <w:lang w:val="en-IL"/>
              </w:rPr>
              <w:t xml:space="preserve"> </w:t>
            </w:r>
            <w:r w:rsidRPr="00666B71">
              <w:rPr>
                <w:rFonts w:asciiTheme="minorBidi" w:eastAsiaTheme="minorEastAsia" w:hAnsiTheme="minorBidi" w:cstheme="minorBidi"/>
                <w:color w:val="FF0000"/>
                <w:kern w:val="24"/>
                <w:sz w:val="20"/>
                <w:szCs w:val="20"/>
                <w:rtl/>
                <w:lang w:val="en-IL"/>
              </w:rPr>
              <w:t>יחסי ממון בין בני זוג, לרבות תובענה כספית או רכושית הנובעת מהקשר בין בני הזוג ולמעט תובענה בענייני ירושה;</w:t>
            </w:r>
          </w:p>
          <w:p w14:paraId="5753F514" w14:textId="77777777" w:rsidR="00475AAA" w:rsidRPr="00666B71" w:rsidRDefault="00475AAA" w:rsidP="00475AAA">
            <w:pPr>
              <w:pStyle w:val="NormalWeb"/>
              <w:bidi/>
              <w:spacing w:before="0" w:beforeAutospacing="0" w:after="0" w:afterAutospacing="0"/>
              <w:ind w:left="360"/>
              <w:rPr>
                <w:rFonts w:asciiTheme="minorBidi" w:hAnsiTheme="minorBidi" w:cstheme="minorBidi"/>
                <w:color w:val="FF0000"/>
                <w:sz w:val="20"/>
                <w:szCs w:val="20"/>
                <w:lang w:val="en-IL"/>
              </w:rPr>
            </w:pPr>
            <w:r w:rsidRPr="00666B71">
              <w:rPr>
                <w:rFonts w:asciiTheme="minorBidi" w:eastAsiaTheme="minorEastAsia" w:hAnsiTheme="minorBidi" w:cstheme="minorBidi"/>
                <w:color w:val="FF0000"/>
                <w:kern w:val="24"/>
                <w:sz w:val="20"/>
                <w:szCs w:val="20"/>
                <w:rtl/>
                <w:lang w:val="en-IL"/>
              </w:rPr>
              <w:t>(3)</w:t>
            </w:r>
            <w:r>
              <w:rPr>
                <w:rFonts w:asciiTheme="minorBidi" w:eastAsiaTheme="minorEastAsia" w:hAnsiTheme="minorBidi" w:cstheme="minorBidi"/>
                <w:color w:val="FF0000"/>
                <w:kern w:val="24"/>
                <w:sz w:val="20"/>
                <w:szCs w:val="20"/>
                <w:rtl/>
                <w:lang w:val="en-IL"/>
              </w:rPr>
              <w:t xml:space="preserve"> </w:t>
            </w:r>
            <w:r w:rsidRPr="00666B71">
              <w:rPr>
                <w:rFonts w:asciiTheme="minorBidi" w:eastAsiaTheme="minorEastAsia" w:hAnsiTheme="minorBidi" w:cstheme="minorBidi"/>
                <w:color w:val="FF0000"/>
                <w:kern w:val="24"/>
                <w:sz w:val="20"/>
                <w:szCs w:val="20"/>
                <w:rtl/>
                <w:lang w:val="en-IL"/>
              </w:rPr>
              <w:t>מזונות או מדור של בן זוג או של ילדה או ילד;</w:t>
            </w:r>
          </w:p>
          <w:p w14:paraId="4AEDE68B" w14:textId="77777777" w:rsidR="00475AAA" w:rsidRPr="00666B71" w:rsidRDefault="00475AAA" w:rsidP="00475AAA">
            <w:pPr>
              <w:pStyle w:val="NormalWeb"/>
              <w:bidi/>
              <w:spacing w:before="0" w:beforeAutospacing="0" w:after="0" w:afterAutospacing="0"/>
              <w:ind w:left="360"/>
              <w:rPr>
                <w:rFonts w:asciiTheme="minorBidi" w:hAnsiTheme="minorBidi" w:cstheme="minorBidi"/>
                <w:color w:val="FF0000"/>
                <w:sz w:val="20"/>
                <w:szCs w:val="20"/>
                <w:lang w:val="en-IL"/>
              </w:rPr>
            </w:pPr>
            <w:r w:rsidRPr="00666B71">
              <w:rPr>
                <w:rFonts w:asciiTheme="minorBidi" w:eastAsiaTheme="minorEastAsia" w:hAnsiTheme="minorBidi" w:cstheme="minorBidi"/>
                <w:color w:val="FF0000"/>
                <w:kern w:val="24"/>
                <w:sz w:val="20"/>
                <w:szCs w:val="20"/>
                <w:rtl/>
                <w:lang w:val="en-IL"/>
              </w:rPr>
              <w:t>(4)</w:t>
            </w:r>
            <w:r>
              <w:rPr>
                <w:rFonts w:asciiTheme="minorBidi" w:eastAsiaTheme="minorEastAsia" w:hAnsiTheme="minorBidi" w:cstheme="minorBidi"/>
                <w:color w:val="FF0000"/>
                <w:kern w:val="24"/>
                <w:sz w:val="20"/>
                <w:szCs w:val="20"/>
                <w:rtl/>
                <w:lang w:val="en-IL"/>
              </w:rPr>
              <w:t xml:space="preserve"> </w:t>
            </w:r>
            <w:r w:rsidRPr="00666B71">
              <w:rPr>
                <w:rFonts w:asciiTheme="minorBidi" w:eastAsiaTheme="minorEastAsia" w:hAnsiTheme="minorBidi" w:cstheme="minorBidi"/>
                <w:color w:val="FF0000"/>
                <w:kern w:val="24"/>
                <w:sz w:val="20"/>
                <w:szCs w:val="20"/>
                <w:rtl/>
                <w:lang w:val="en-IL"/>
              </w:rPr>
              <w:t>כל עניין הנוגע לילדה או לילד לפי חוק הכשרות המשפטית והאפוטרופסות, התשכ"ב-1962, למעט תובענה לפי חוק אמנת האג (החזרת ילדים חטופים), התשנ"א-1991;</w:t>
            </w:r>
          </w:p>
          <w:p w14:paraId="23B23A04" w14:textId="77777777" w:rsidR="00475AAA" w:rsidRPr="00666B71" w:rsidRDefault="00475AAA" w:rsidP="00475AAA">
            <w:pPr>
              <w:bidi/>
              <w:ind w:left="360"/>
              <w:rPr>
                <w:rFonts w:asciiTheme="minorBidi" w:hAnsiTheme="minorBidi" w:cstheme="minorBidi"/>
                <w:color w:val="FF0000"/>
                <w:sz w:val="20"/>
                <w:szCs w:val="20"/>
              </w:rPr>
            </w:pPr>
            <w:r w:rsidRPr="00666B71">
              <w:rPr>
                <w:rFonts w:asciiTheme="minorBidi" w:eastAsiaTheme="minorEastAsia" w:hAnsiTheme="minorBidi" w:cstheme="minorBidi"/>
                <w:color w:val="FF0000"/>
                <w:kern w:val="24"/>
                <w:sz w:val="20"/>
                <w:szCs w:val="20"/>
                <w:rtl/>
                <w:lang w:val="en-IL"/>
              </w:rPr>
              <w:t>(5)</w:t>
            </w:r>
            <w:r>
              <w:rPr>
                <w:rFonts w:asciiTheme="minorBidi" w:eastAsiaTheme="minorEastAsia" w:hAnsiTheme="minorBidi" w:cstheme="minorBidi"/>
                <w:color w:val="FF0000"/>
                <w:kern w:val="24"/>
                <w:sz w:val="20"/>
                <w:szCs w:val="20"/>
                <w:rtl/>
                <w:lang w:val="en-IL"/>
              </w:rPr>
              <w:t xml:space="preserve"> </w:t>
            </w:r>
            <w:r w:rsidRPr="00666B71">
              <w:rPr>
                <w:rFonts w:asciiTheme="minorBidi" w:eastAsiaTheme="minorEastAsia" w:hAnsiTheme="minorBidi" w:cstheme="minorBidi"/>
                <w:color w:val="FF0000"/>
                <w:kern w:val="24"/>
                <w:sz w:val="20"/>
                <w:szCs w:val="20"/>
                <w:rtl/>
                <w:lang w:val="en-IL"/>
              </w:rPr>
              <w:t>אבהות או אמהות לגבי ילדה או ילד.</w:t>
            </w:r>
          </w:p>
        </w:tc>
      </w:tr>
      <w:tr w:rsidR="00475AAA" w:rsidRPr="00666B71" w14:paraId="22F7DCD2" w14:textId="77777777" w:rsidTr="00854906">
        <w:trPr>
          <w:trHeight w:val="44"/>
        </w:trPr>
        <w:tc>
          <w:tcPr>
            <w:tcW w:w="1881" w:type="dxa"/>
            <w:tcBorders>
              <w:top w:val="nil"/>
              <w:left w:val="single" w:sz="8" w:space="0" w:color="FFFFFF"/>
              <w:bottom w:val="single" w:sz="8" w:space="0" w:color="FFFFFF"/>
              <w:right w:val="single" w:sz="8" w:space="0" w:color="FFFFFF"/>
            </w:tcBorders>
            <w:shd w:val="clear" w:color="000000" w:fill="DCE4EB"/>
            <w:vAlign w:val="center"/>
            <w:hideMark/>
          </w:tcPr>
          <w:p w14:paraId="4AF497C9" w14:textId="77777777" w:rsidR="00475AAA" w:rsidRPr="00666B71" w:rsidRDefault="00475AAA" w:rsidP="00475AAA">
            <w:pPr>
              <w:bidi/>
              <w:ind w:left="360"/>
              <w:rPr>
                <w:rFonts w:asciiTheme="minorBidi" w:hAnsiTheme="minorBidi" w:cstheme="minorBidi"/>
                <w:sz w:val="20"/>
                <w:szCs w:val="20"/>
                <w:lang w:val="en-IL"/>
              </w:rPr>
            </w:pPr>
            <w:r w:rsidRPr="00666B71">
              <w:rPr>
                <w:rFonts w:asciiTheme="minorBidi" w:hAnsiTheme="minorBidi" w:cstheme="minorBidi"/>
                <w:sz w:val="20"/>
                <w:szCs w:val="20"/>
                <w:rtl/>
              </w:rPr>
              <w:t>תוצאה אפשרית</w:t>
            </w:r>
          </w:p>
        </w:tc>
        <w:tc>
          <w:tcPr>
            <w:tcW w:w="3267" w:type="dxa"/>
            <w:tcBorders>
              <w:top w:val="nil"/>
              <w:left w:val="single" w:sz="8" w:space="0" w:color="FFFFFF"/>
              <w:bottom w:val="single" w:sz="8" w:space="0" w:color="FFFFFF"/>
              <w:right w:val="single" w:sz="8" w:space="0" w:color="FFFFFF"/>
            </w:tcBorders>
            <w:shd w:val="clear" w:color="000000" w:fill="DCE4EB"/>
            <w:vAlign w:val="center"/>
            <w:hideMark/>
          </w:tcPr>
          <w:p w14:paraId="246FE2FF" w14:textId="77777777" w:rsidR="00475AAA" w:rsidRPr="00666B71" w:rsidRDefault="00475AAA" w:rsidP="00475AAA">
            <w:pPr>
              <w:bidi/>
              <w:ind w:left="360"/>
              <w:rPr>
                <w:rFonts w:asciiTheme="minorBidi" w:hAnsiTheme="minorBidi" w:cstheme="minorBidi"/>
                <w:sz w:val="20"/>
                <w:szCs w:val="20"/>
                <w:rtl/>
                <w:lang w:val="en-IL"/>
              </w:rPr>
            </w:pPr>
            <w:r w:rsidRPr="00666B71">
              <w:rPr>
                <w:rFonts w:asciiTheme="minorBidi" w:hAnsiTheme="minorBidi" w:cstheme="minorBidi"/>
                <w:sz w:val="20"/>
                <w:szCs w:val="20"/>
                <w:rtl/>
              </w:rPr>
              <w:t>המלצה לקיום גישור או הליך חלופי אחר</w:t>
            </w:r>
          </w:p>
          <w:p w14:paraId="73641678" w14:textId="77777777" w:rsidR="00475AAA" w:rsidRPr="00666B71" w:rsidRDefault="00475AAA" w:rsidP="00475AAA">
            <w:pPr>
              <w:bidi/>
              <w:ind w:left="360"/>
              <w:rPr>
                <w:rFonts w:asciiTheme="minorBidi" w:hAnsiTheme="minorBidi" w:cstheme="minorBidi"/>
                <w:sz w:val="20"/>
                <w:szCs w:val="20"/>
                <w:lang w:val="en-IL"/>
              </w:rPr>
            </w:pPr>
          </w:p>
          <w:p w14:paraId="61BEDE85" w14:textId="77777777" w:rsidR="00475AAA" w:rsidRPr="00666B71" w:rsidRDefault="00475AAA" w:rsidP="00475AAA">
            <w:pPr>
              <w:bidi/>
              <w:ind w:left="360"/>
              <w:rPr>
                <w:rFonts w:asciiTheme="minorBidi" w:hAnsiTheme="minorBidi" w:cstheme="minorBidi"/>
                <w:sz w:val="20"/>
                <w:szCs w:val="20"/>
                <w:lang w:val="en-IL"/>
              </w:rPr>
            </w:pPr>
            <w:r w:rsidRPr="00666B71">
              <w:rPr>
                <w:rFonts w:asciiTheme="minorBidi" w:hAnsiTheme="minorBidi" w:cstheme="minorBidi"/>
                <w:sz w:val="20"/>
                <w:szCs w:val="20"/>
                <w:rtl/>
              </w:rPr>
              <w:t>הסכמה וניהול גישור או אי הסכמה והחזרה לביהמ"ש</w:t>
            </w:r>
          </w:p>
        </w:tc>
        <w:tc>
          <w:tcPr>
            <w:tcW w:w="3684" w:type="dxa"/>
            <w:tcBorders>
              <w:top w:val="nil"/>
              <w:left w:val="single" w:sz="8" w:space="0" w:color="FFFFFF"/>
              <w:bottom w:val="single" w:sz="8" w:space="0" w:color="FFFFFF"/>
              <w:right w:val="single" w:sz="8" w:space="0" w:color="FFFFFF"/>
            </w:tcBorders>
            <w:shd w:val="clear" w:color="000000" w:fill="DCE4EB"/>
            <w:hideMark/>
          </w:tcPr>
          <w:p w14:paraId="726B87EE" w14:textId="77777777" w:rsidR="00475AAA" w:rsidRPr="00666B71" w:rsidRDefault="00475AAA" w:rsidP="00475AAA">
            <w:pPr>
              <w:pStyle w:val="NormalWeb"/>
              <w:bidi/>
              <w:spacing w:before="0" w:beforeAutospacing="0" w:after="0" w:afterAutospacing="0"/>
              <w:ind w:left="360"/>
              <w:rPr>
                <w:rFonts w:asciiTheme="minorBidi" w:hAnsiTheme="minorBidi" w:cstheme="minorBidi"/>
                <w:color w:val="FF0000"/>
                <w:sz w:val="20"/>
                <w:szCs w:val="20"/>
                <w:lang w:val="en-IL"/>
              </w:rPr>
            </w:pPr>
            <w:r w:rsidRPr="00666B71">
              <w:rPr>
                <w:rFonts w:asciiTheme="minorBidi" w:hAnsiTheme="minorBidi" w:cstheme="minorBidi"/>
                <w:color w:val="FF0000"/>
                <w:kern w:val="24"/>
                <w:sz w:val="20"/>
                <w:szCs w:val="20"/>
                <w:rtl/>
                <w:lang w:val="en-IL"/>
              </w:rPr>
              <w:t>המלצות אפשריות להמשך, לא רשימה סגורה:</w:t>
            </w:r>
          </w:p>
          <w:p w14:paraId="224A99B8" w14:textId="77777777" w:rsidR="00475AAA" w:rsidRPr="00666B71" w:rsidRDefault="00475AAA" w:rsidP="00475AAA">
            <w:pPr>
              <w:pStyle w:val="NormalWeb"/>
              <w:bidi/>
              <w:spacing w:before="0" w:beforeAutospacing="0" w:after="0" w:afterAutospacing="0"/>
              <w:ind w:left="360"/>
              <w:rPr>
                <w:rFonts w:asciiTheme="minorBidi" w:hAnsiTheme="minorBidi" w:cstheme="minorBidi"/>
                <w:color w:val="FF0000"/>
                <w:sz w:val="20"/>
                <w:szCs w:val="20"/>
              </w:rPr>
            </w:pPr>
            <w:r w:rsidRPr="00666B71">
              <w:rPr>
                <w:rFonts w:asciiTheme="minorBidi" w:hAnsiTheme="minorBidi" w:cstheme="minorBidi"/>
                <w:color w:val="FF0000"/>
                <w:kern w:val="24"/>
                <w:sz w:val="20"/>
                <w:szCs w:val="20"/>
                <w:rtl/>
                <w:lang w:val="en-IL"/>
              </w:rPr>
              <w:t>ייעוץ</w:t>
            </w:r>
            <w:r w:rsidRPr="00666B71">
              <w:rPr>
                <w:rFonts w:asciiTheme="minorBidi" w:hAnsiTheme="minorBidi" w:cstheme="minorBidi"/>
                <w:color w:val="FF0000"/>
                <w:sz w:val="20"/>
                <w:szCs w:val="20"/>
                <w:rtl/>
                <w:lang w:val="en-IL"/>
              </w:rPr>
              <w:t xml:space="preserve">, </w:t>
            </w:r>
            <w:r w:rsidRPr="00666B71">
              <w:rPr>
                <w:rFonts w:asciiTheme="minorBidi" w:hAnsiTheme="minorBidi" w:cstheme="minorBidi"/>
                <w:color w:val="FF0000"/>
                <w:kern w:val="24"/>
                <w:sz w:val="20"/>
                <w:szCs w:val="20"/>
                <w:rtl/>
                <w:lang w:val="en-IL"/>
              </w:rPr>
              <w:t>טיפול, גישור, גשת"פ</w:t>
            </w:r>
            <w:r w:rsidRPr="00666B71">
              <w:rPr>
                <w:rFonts w:asciiTheme="minorBidi" w:hAnsiTheme="minorBidi" w:cstheme="minorBidi"/>
                <w:color w:val="FF0000"/>
                <w:sz w:val="20"/>
                <w:szCs w:val="20"/>
                <w:rtl/>
              </w:rPr>
              <w:t xml:space="preserve"> (גירושין בשיתוף פעולה) ההמלצות לא מחייבות</w:t>
            </w:r>
          </w:p>
        </w:tc>
      </w:tr>
      <w:tr w:rsidR="00475AAA" w:rsidRPr="00666B71" w14:paraId="5F731657" w14:textId="77777777" w:rsidTr="00854906">
        <w:trPr>
          <w:trHeight w:val="44"/>
        </w:trPr>
        <w:tc>
          <w:tcPr>
            <w:tcW w:w="1881" w:type="dxa"/>
            <w:tcBorders>
              <w:top w:val="nil"/>
              <w:left w:val="single" w:sz="8" w:space="0" w:color="FFFFFF"/>
              <w:bottom w:val="single" w:sz="8" w:space="0" w:color="FFFFFF"/>
              <w:right w:val="single" w:sz="8" w:space="0" w:color="FFFFFF"/>
            </w:tcBorders>
            <w:shd w:val="clear" w:color="000000" w:fill="DCE4EB"/>
            <w:vAlign w:val="center"/>
            <w:hideMark/>
          </w:tcPr>
          <w:p w14:paraId="19DF27E1" w14:textId="77777777" w:rsidR="00475AAA" w:rsidRPr="00666B71" w:rsidRDefault="00475AAA" w:rsidP="00475AAA">
            <w:pPr>
              <w:bidi/>
              <w:ind w:left="360"/>
              <w:rPr>
                <w:rFonts w:asciiTheme="minorBidi" w:hAnsiTheme="minorBidi" w:cstheme="minorBidi"/>
                <w:sz w:val="20"/>
                <w:szCs w:val="20"/>
              </w:rPr>
            </w:pPr>
            <w:r w:rsidRPr="00666B71">
              <w:rPr>
                <w:rFonts w:asciiTheme="minorBidi" w:hAnsiTheme="minorBidi" w:cstheme="minorBidi"/>
                <w:sz w:val="20"/>
                <w:szCs w:val="20"/>
                <w:rtl/>
              </w:rPr>
              <w:t>עלות קיום הליך לבירור הסכסוך כתוצאה מפגישת מהו"ת</w:t>
            </w:r>
          </w:p>
        </w:tc>
        <w:tc>
          <w:tcPr>
            <w:tcW w:w="3267" w:type="dxa"/>
            <w:tcBorders>
              <w:top w:val="nil"/>
              <w:left w:val="single" w:sz="8" w:space="0" w:color="FFFFFF"/>
              <w:bottom w:val="single" w:sz="8" w:space="0" w:color="FFFFFF"/>
              <w:right w:val="single" w:sz="8" w:space="0" w:color="FFFFFF"/>
            </w:tcBorders>
            <w:shd w:val="clear" w:color="000000" w:fill="DCE4EB"/>
            <w:vAlign w:val="center"/>
            <w:hideMark/>
          </w:tcPr>
          <w:p w14:paraId="21099012" w14:textId="77777777" w:rsidR="00475AAA" w:rsidRPr="00666B71" w:rsidRDefault="00475AAA" w:rsidP="00475AAA">
            <w:pPr>
              <w:bidi/>
              <w:ind w:left="360"/>
              <w:rPr>
                <w:rFonts w:asciiTheme="minorBidi" w:hAnsiTheme="minorBidi" w:cstheme="minorBidi"/>
                <w:sz w:val="20"/>
                <w:szCs w:val="20"/>
              </w:rPr>
            </w:pPr>
            <w:r w:rsidRPr="00666B71">
              <w:rPr>
                <w:rFonts w:asciiTheme="minorBidi" w:hAnsiTheme="minorBidi" w:cstheme="minorBidi"/>
                <w:sz w:val="20"/>
                <w:szCs w:val="20"/>
                <w:rtl/>
              </w:rPr>
              <w:t>אחיד: 450 ₪ לשעה מכל צד</w:t>
            </w:r>
          </w:p>
        </w:tc>
        <w:tc>
          <w:tcPr>
            <w:tcW w:w="3684" w:type="dxa"/>
            <w:tcBorders>
              <w:top w:val="nil"/>
              <w:left w:val="single" w:sz="8" w:space="0" w:color="FFFFFF"/>
              <w:bottom w:val="single" w:sz="8" w:space="0" w:color="FFFFFF"/>
              <w:right w:val="single" w:sz="8" w:space="0" w:color="FFFFFF"/>
            </w:tcBorders>
            <w:shd w:val="clear" w:color="000000" w:fill="DCE4EB"/>
            <w:hideMark/>
          </w:tcPr>
          <w:p w14:paraId="06E8D843" w14:textId="77777777" w:rsidR="00475AAA" w:rsidRPr="00666B71" w:rsidRDefault="00475AAA" w:rsidP="00475AAA">
            <w:pPr>
              <w:pStyle w:val="NormalWeb"/>
              <w:bidi/>
              <w:spacing w:before="0" w:beforeAutospacing="0" w:after="0" w:afterAutospacing="0"/>
              <w:ind w:left="360"/>
              <w:rPr>
                <w:rFonts w:asciiTheme="minorBidi" w:hAnsiTheme="minorBidi" w:cstheme="minorBidi"/>
                <w:color w:val="FF0000"/>
                <w:sz w:val="20"/>
                <w:szCs w:val="20"/>
                <w:lang w:val="en-IL"/>
              </w:rPr>
            </w:pPr>
            <w:r w:rsidRPr="00666B71">
              <w:rPr>
                <w:rFonts w:asciiTheme="minorBidi" w:hAnsiTheme="minorBidi" w:cstheme="minorBidi"/>
                <w:b/>
                <w:bCs/>
                <w:color w:val="FF0000"/>
                <w:kern w:val="24"/>
                <w:sz w:val="20"/>
                <w:szCs w:val="20"/>
                <w:rtl/>
                <w:lang w:val="en-IL"/>
              </w:rPr>
              <w:t>גישור פנימי – ללא עלות</w:t>
            </w:r>
            <w:r w:rsidRPr="00666B71">
              <w:rPr>
                <w:rFonts w:asciiTheme="minorBidi" w:hAnsiTheme="minorBidi" w:cstheme="minorBidi"/>
                <w:color w:val="FF0000"/>
                <w:sz w:val="20"/>
                <w:szCs w:val="20"/>
                <w:rtl/>
                <w:lang w:val="en-IL"/>
              </w:rPr>
              <w:t xml:space="preserve"> במסגרת מהות</w:t>
            </w:r>
          </w:p>
          <w:p w14:paraId="2DBD2E06" w14:textId="77777777" w:rsidR="00475AAA" w:rsidRPr="00666B71" w:rsidRDefault="00475AAA" w:rsidP="00475AAA">
            <w:pPr>
              <w:bidi/>
              <w:ind w:left="360"/>
              <w:rPr>
                <w:rFonts w:asciiTheme="minorBidi" w:hAnsiTheme="minorBidi" w:cstheme="minorBidi"/>
                <w:color w:val="FF0000"/>
                <w:sz w:val="20"/>
                <w:szCs w:val="20"/>
                <w:rtl/>
              </w:rPr>
            </w:pPr>
            <w:r w:rsidRPr="00666B71">
              <w:rPr>
                <w:rFonts w:asciiTheme="minorBidi" w:hAnsiTheme="minorBidi" w:cstheme="minorBidi"/>
                <w:b/>
                <w:bCs/>
                <w:color w:val="FF0000"/>
                <w:kern w:val="24"/>
                <w:sz w:val="20"/>
                <w:szCs w:val="20"/>
                <w:rtl/>
                <w:lang w:val="en-IL"/>
              </w:rPr>
              <w:t>גישור חיצוני – בעלות המוצעת</w:t>
            </w:r>
            <w:r w:rsidRPr="00666B71">
              <w:rPr>
                <w:rFonts w:asciiTheme="minorBidi" w:hAnsiTheme="minorBidi" w:cstheme="minorBidi"/>
                <w:color w:val="FF0000"/>
                <w:sz w:val="20"/>
                <w:szCs w:val="20"/>
                <w:rtl/>
              </w:rPr>
              <w:t xml:space="preserve"> – תקנות מינוי מגשרים, קובעים תנאי סף והכשרה מי יכול להיות מגשר משפחה. הכשרה בגישור, פרטיקום, הכשרה בגישור למשפחה...</w:t>
            </w:r>
          </w:p>
          <w:p w14:paraId="4D9B720C" w14:textId="77777777" w:rsidR="00475AAA" w:rsidRPr="00666B71" w:rsidRDefault="00475AAA" w:rsidP="00475AAA">
            <w:pPr>
              <w:bidi/>
              <w:ind w:left="360"/>
              <w:rPr>
                <w:rFonts w:asciiTheme="minorBidi" w:hAnsiTheme="minorBidi" w:cstheme="minorBidi"/>
                <w:color w:val="FF0000"/>
                <w:sz w:val="20"/>
                <w:szCs w:val="20"/>
              </w:rPr>
            </w:pPr>
          </w:p>
        </w:tc>
      </w:tr>
      <w:tr w:rsidR="00475AAA" w:rsidRPr="00666B71" w14:paraId="278F9812" w14:textId="77777777" w:rsidTr="00854906">
        <w:trPr>
          <w:trHeight w:val="44"/>
        </w:trPr>
        <w:tc>
          <w:tcPr>
            <w:tcW w:w="1881" w:type="dxa"/>
            <w:tcBorders>
              <w:top w:val="nil"/>
              <w:left w:val="single" w:sz="8" w:space="0" w:color="FFFFFF"/>
              <w:bottom w:val="single" w:sz="8" w:space="0" w:color="FFFFFF"/>
              <w:right w:val="single" w:sz="8" w:space="0" w:color="FFFFFF"/>
            </w:tcBorders>
            <w:shd w:val="clear" w:color="000000" w:fill="DCE4EB"/>
            <w:vAlign w:val="center"/>
            <w:hideMark/>
          </w:tcPr>
          <w:p w14:paraId="5D2CFB98" w14:textId="77777777" w:rsidR="00475AAA" w:rsidRPr="00666B71" w:rsidRDefault="00475AAA" w:rsidP="00475AAA">
            <w:pPr>
              <w:bidi/>
              <w:ind w:left="360"/>
              <w:rPr>
                <w:rFonts w:asciiTheme="minorBidi" w:hAnsiTheme="minorBidi" w:cstheme="minorBidi"/>
                <w:sz w:val="20"/>
                <w:szCs w:val="20"/>
              </w:rPr>
            </w:pPr>
            <w:r w:rsidRPr="00666B71">
              <w:rPr>
                <w:rFonts w:asciiTheme="minorBidi" w:hAnsiTheme="minorBidi" w:cstheme="minorBidi"/>
                <w:sz w:val="20"/>
                <w:szCs w:val="20"/>
                <w:rtl/>
              </w:rPr>
              <w:t>כללי</w:t>
            </w:r>
          </w:p>
        </w:tc>
        <w:tc>
          <w:tcPr>
            <w:tcW w:w="3267" w:type="dxa"/>
            <w:tcBorders>
              <w:top w:val="nil"/>
              <w:left w:val="single" w:sz="8" w:space="0" w:color="FFFFFF"/>
              <w:bottom w:val="single" w:sz="8" w:space="0" w:color="FFFFFF"/>
              <w:right w:val="single" w:sz="8" w:space="0" w:color="FFFFFF"/>
            </w:tcBorders>
            <w:shd w:val="clear" w:color="000000" w:fill="DCE4EB"/>
            <w:vAlign w:val="center"/>
            <w:hideMark/>
          </w:tcPr>
          <w:p w14:paraId="21BCD6F4" w14:textId="77777777" w:rsidR="00475AAA" w:rsidRPr="00666B71" w:rsidRDefault="00475AAA" w:rsidP="00475AAA">
            <w:pPr>
              <w:bidi/>
              <w:ind w:left="360"/>
              <w:rPr>
                <w:rFonts w:asciiTheme="minorBidi" w:hAnsiTheme="minorBidi" w:cstheme="minorBidi"/>
                <w:sz w:val="20"/>
                <w:szCs w:val="20"/>
              </w:rPr>
            </w:pPr>
            <w:r w:rsidRPr="00666B71">
              <w:rPr>
                <w:rFonts w:asciiTheme="minorBidi" w:hAnsiTheme="minorBidi" w:cstheme="minorBidi"/>
                <w:sz w:val="20"/>
                <w:szCs w:val="20"/>
                <w:rtl/>
              </w:rPr>
              <w:t>חובת התייצבות על המדינה</w:t>
            </w:r>
          </w:p>
          <w:p w14:paraId="648F1539" w14:textId="77777777" w:rsidR="00475AAA" w:rsidRPr="00666B71" w:rsidRDefault="00475AAA" w:rsidP="00475AAA">
            <w:pPr>
              <w:bidi/>
              <w:ind w:left="360"/>
              <w:rPr>
                <w:rFonts w:asciiTheme="minorBidi" w:hAnsiTheme="minorBidi" w:cstheme="minorBidi"/>
                <w:sz w:val="20"/>
                <w:szCs w:val="20"/>
              </w:rPr>
            </w:pPr>
            <w:r w:rsidRPr="00666B71">
              <w:rPr>
                <w:rFonts w:asciiTheme="minorBidi" w:hAnsiTheme="minorBidi" w:cstheme="minorBidi"/>
                <w:sz w:val="20"/>
                <w:szCs w:val="20"/>
                <w:rtl/>
              </w:rPr>
              <w:t>דווח למינהלת המהו"ת</w:t>
            </w:r>
          </w:p>
          <w:p w14:paraId="602E0997" w14:textId="77777777" w:rsidR="00475AAA" w:rsidRPr="00666B71" w:rsidRDefault="00475AAA" w:rsidP="00475AAA">
            <w:pPr>
              <w:bidi/>
              <w:ind w:left="360"/>
              <w:rPr>
                <w:rFonts w:asciiTheme="minorBidi" w:hAnsiTheme="minorBidi" w:cstheme="minorBidi"/>
                <w:sz w:val="20"/>
                <w:szCs w:val="20"/>
              </w:rPr>
            </w:pPr>
            <w:r w:rsidRPr="00666B71">
              <w:rPr>
                <w:rFonts w:asciiTheme="minorBidi" w:hAnsiTheme="minorBidi" w:cstheme="minorBidi"/>
                <w:sz w:val="20"/>
                <w:szCs w:val="20"/>
                <w:rtl/>
              </w:rPr>
              <w:t>כאשר בעל הדין הוא המדינה, רשות מקומית או חברת ביטוח – אפשר שיגיע עורך הדין המטפל בתיק עם עמדה מוסמכת בעניין העברת התובענה לגישור</w:t>
            </w:r>
          </w:p>
        </w:tc>
        <w:tc>
          <w:tcPr>
            <w:tcW w:w="3684" w:type="dxa"/>
            <w:tcBorders>
              <w:top w:val="nil"/>
              <w:left w:val="single" w:sz="8" w:space="0" w:color="FFFFFF"/>
              <w:bottom w:val="single" w:sz="8" w:space="0" w:color="FFFFFF"/>
              <w:right w:val="single" w:sz="8" w:space="0" w:color="FFFFFF"/>
            </w:tcBorders>
            <w:shd w:val="clear" w:color="000000" w:fill="DCE4EB"/>
            <w:hideMark/>
          </w:tcPr>
          <w:p w14:paraId="6132D68C" w14:textId="77777777" w:rsidR="00475AAA" w:rsidRPr="00666B71" w:rsidRDefault="00475AAA" w:rsidP="00475AAA">
            <w:pPr>
              <w:bidi/>
              <w:ind w:left="360"/>
              <w:rPr>
                <w:rFonts w:asciiTheme="minorBidi" w:hAnsiTheme="minorBidi" w:cstheme="minorBidi"/>
                <w:color w:val="FF0000"/>
                <w:sz w:val="20"/>
                <w:szCs w:val="20"/>
                <w:rtl/>
              </w:rPr>
            </w:pPr>
            <w:r w:rsidRPr="00666B71">
              <w:rPr>
                <w:rFonts w:asciiTheme="minorBidi" w:hAnsiTheme="minorBidi" w:cstheme="minorBidi"/>
                <w:color w:val="FF0000"/>
                <w:kern w:val="24"/>
                <w:sz w:val="20"/>
                <w:szCs w:val="20"/>
                <w:rtl/>
                <w:lang w:val="en-IL"/>
              </w:rPr>
              <w:t>מחלקת מש"י = מחלקה לשיתוף ילדים</w:t>
            </w:r>
          </w:p>
          <w:p w14:paraId="765D99E3" w14:textId="77777777" w:rsidR="00475AAA" w:rsidRPr="00666B71" w:rsidRDefault="00475AAA" w:rsidP="00475AAA">
            <w:pPr>
              <w:bidi/>
              <w:ind w:left="360"/>
              <w:rPr>
                <w:rFonts w:asciiTheme="minorBidi" w:hAnsiTheme="minorBidi" w:cstheme="minorBidi"/>
                <w:color w:val="FF0000"/>
                <w:sz w:val="20"/>
                <w:szCs w:val="20"/>
                <w:rtl/>
              </w:rPr>
            </w:pPr>
            <w:r w:rsidRPr="00666B71">
              <w:rPr>
                <w:rFonts w:asciiTheme="minorBidi" w:hAnsiTheme="minorBidi" w:cstheme="minorBidi"/>
                <w:color w:val="FF0000"/>
                <w:sz w:val="20"/>
                <w:szCs w:val="20"/>
                <w:rtl/>
              </w:rPr>
              <w:t>שומעים ילדים בגילאי 6-18</w:t>
            </w:r>
          </w:p>
          <w:p w14:paraId="7FE5A248" w14:textId="77777777" w:rsidR="00475AAA" w:rsidRPr="00666B71" w:rsidRDefault="00475AAA" w:rsidP="00475AAA">
            <w:pPr>
              <w:bidi/>
              <w:ind w:left="360"/>
              <w:rPr>
                <w:rFonts w:asciiTheme="minorBidi" w:hAnsiTheme="minorBidi" w:cstheme="minorBidi"/>
                <w:color w:val="FF0000"/>
                <w:sz w:val="20"/>
                <w:szCs w:val="20"/>
              </w:rPr>
            </w:pPr>
          </w:p>
        </w:tc>
      </w:tr>
      <w:tr w:rsidR="00475AAA" w:rsidRPr="00666B71" w14:paraId="614BFECE" w14:textId="77777777" w:rsidTr="00854906">
        <w:trPr>
          <w:trHeight w:val="44"/>
        </w:trPr>
        <w:tc>
          <w:tcPr>
            <w:tcW w:w="1881" w:type="dxa"/>
            <w:tcBorders>
              <w:top w:val="nil"/>
              <w:left w:val="single" w:sz="8" w:space="0" w:color="FFFFFF"/>
              <w:bottom w:val="single" w:sz="8" w:space="0" w:color="FFFFFF"/>
              <w:right w:val="single" w:sz="8" w:space="0" w:color="FFFFFF"/>
            </w:tcBorders>
            <w:shd w:val="clear" w:color="000000" w:fill="DCE4EB"/>
            <w:vAlign w:val="center"/>
            <w:hideMark/>
          </w:tcPr>
          <w:p w14:paraId="4AC9C461" w14:textId="77777777" w:rsidR="00475AAA" w:rsidRPr="00666B71" w:rsidRDefault="00475AAA" w:rsidP="00475AAA">
            <w:pPr>
              <w:bidi/>
              <w:ind w:left="360"/>
              <w:rPr>
                <w:rFonts w:asciiTheme="minorBidi" w:hAnsiTheme="minorBidi" w:cstheme="minorBidi"/>
                <w:sz w:val="20"/>
                <w:szCs w:val="20"/>
              </w:rPr>
            </w:pPr>
            <w:r w:rsidRPr="00666B71">
              <w:rPr>
                <w:rFonts w:asciiTheme="minorBidi" w:hAnsiTheme="minorBidi" w:cstheme="minorBidi"/>
                <w:sz w:val="20"/>
                <w:szCs w:val="20"/>
                <w:rtl/>
              </w:rPr>
              <w:t>הערכה</w:t>
            </w:r>
          </w:p>
        </w:tc>
        <w:tc>
          <w:tcPr>
            <w:tcW w:w="3267" w:type="dxa"/>
            <w:tcBorders>
              <w:top w:val="nil"/>
              <w:left w:val="single" w:sz="8" w:space="0" w:color="FFFFFF"/>
              <w:bottom w:val="single" w:sz="8" w:space="0" w:color="FFFFFF"/>
              <w:right w:val="single" w:sz="8" w:space="0" w:color="FFFFFF"/>
            </w:tcBorders>
            <w:shd w:val="clear" w:color="000000" w:fill="DCE4EB"/>
            <w:vAlign w:val="center"/>
            <w:hideMark/>
          </w:tcPr>
          <w:p w14:paraId="397F8EE9" w14:textId="77777777" w:rsidR="00475AAA" w:rsidRPr="00666B71" w:rsidRDefault="00475AAA" w:rsidP="00475AAA">
            <w:pPr>
              <w:bidi/>
              <w:ind w:left="360"/>
              <w:rPr>
                <w:rFonts w:asciiTheme="minorBidi" w:hAnsiTheme="minorBidi" w:cstheme="minorBidi"/>
                <w:sz w:val="20"/>
                <w:szCs w:val="20"/>
              </w:rPr>
            </w:pPr>
            <w:r w:rsidRPr="00666B71">
              <w:rPr>
                <w:rFonts w:asciiTheme="minorBidi" w:hAnsiTheme="minorBidi" w:cstheme="minorBidi"/>
                <w:sz w:val="20"/>
                <w:szCs w:val="20"/>
                <w:rtl/>
              </w:rPr>
              <w:t>היבט כמותי</w:t>
            </w:r>
          </w:p>
          <w:p w14:paraId="6D9A5A08" w14:textId="77777777" w:rsidR="00475AAA" w:rsidRPr="00666B71" w:rsidRDefault="00475AAA" w:rsidP="00475AAA">
            <w:pPr>
              <w:bidi/>
              <w:ind w:left="360"/>
              <w:rPr>
                <w:rFonts w:asciiTheme="minorBidi" w:hAnsiTheme="minorBidi" w:cstheme="minorBidi"/>
                <w:sz w:val="20"/>
                <w:szCs w:val="20"/>
                <w:rtl/>
              </w:rPr>
            </w:pPr>
            <w:r w:rsidRPr="00666B71">
              <w:rPr>
                <w:rFonts w:asciiTheme="minorBidi" w:hAnsiTheme="minorBidi" w:cstheme="minorBidi"/>
                <w:sz w:val="20"/>
                <w:szCs w:val="20"/>
                <w:rtl/>
              </w:rPr>
              <w:lastRenderedPageBreak/>
              <w:t>היבט איכותי</w:t>
            </w:r>
          </w:p>
        </w:tc>
        <w:tc>
          <w:tcPr>
            <w:tcW w:w="3684" w:type="dxa"/>
            <w:tcBorders>
              <w:top w:val="nil"/>
              <w:left w:val="single" w:sz="8" w:space="0" w:color="FFFFFF"/>
              <w:bottom w:val="single" w:sz="8" w:space="0" w:color="FFFFFF"/>
              <w:right w:val="single" w:sz="8" w:space="0" w:color="FFFFFF"/>
            </w:tcBorders>
            <w:shd w:val="clear" w:color="000000" w:fill="DCE4EB"/>
            <w:hideMark/>
          </w:tcPr>
          <w:p w14:paraId="557CD97E" w14:textId="77777777" w:rsidR="00475AAA" w:rsidRPr="00666B71" w:rsidRDefault="00475AAA" w:rsidP="00475AAA">
            <w:pPr>
              <w:pStyle w:val="NormalWeb"/>
              <w:bidi/>
              <w:spacing w:before="0" w:beforeAutospacing="0" w:after="0" w:afterAutospacing="0"/>
              <w:ind w:left="360"/>
              <w:rPr>
                <w:rFonts w:asciiTheme="minorBidi" w:hAnsiTheme="minorBidi" w:cstheme="minorBidi"/>
                <w:color w:val="FF0000"/>
                <w:sz w:val="20"/>
                <w:szCs w:val="20"/>
                <w:lang w:val="en-IL"/>
              </w:rPr>
            </w:pPr>
            <w:r w:rsidRPr="00666B71">
              <w:rPr>
                <w:rFonts w:asciiTheme="minorBidi" w:hAnsiTheme="minorBidi" w:cstheme="minorBidi"/>
                <w:color w:val="FF0000"/>
                <w:kern w:val="24"/>
                <w:sz w:val="20"/>
                <w:szCs w:val="20"/>
                <w:rtl/>
                <w:lang w:val="en-IL"/>
              </w:rPr>
              <w:lastRenderedPageBreak/>
              <w:t>היבט כמותי</w:t>
            </w:r>
          </w:p>
          <w:p w14:paraId="31B0A8E4" w14:textId="77777777" w:rsidR="00475AAA" w:rsidRPr="00666B71" w:rsidRDefault="00475AAA" w:rsidP="00475AAA">
            <w:pPr>
              <w:bidi/>
              <w:ind w:left="360"/>
              <w:rPr>
                <w:rFonts w:asciiTheme="minorBidi" w:hAnsiTheme="minorBidi" w:cstheme="minorBidi"/>
                <w:color w:val="FF0000"/>
                <w:sz w:val="20"/>
                <w:szCs w:val="20"/>
              </w:rPr>
            </w:pPr>
            <w:r w:rsidRPr="00666B71">
              <w:rPr>
                <w:rFonts w:asciiTheme="minorBidi" w:hAnsiTheme="minorBidi" w:cstheme="minorBidi"/>
                <w:color w:val="FF0000"/>
                <w:kern w:val="24"/>
                <w:sz w:val="20"/>
                <w:szCs w:val="20"/>
                <w:rtl/>
                <w:lang w:val="en-IL"/>
              </w:rPr>
              <w:lastRenderedPageBreak/>
              <w:t>היבט איכותי</w:t>
            </w:r>
          </w:p>
        </w:tc>
      </w:tr>
      <w:tr w:rsidR="00475AAA" w:rsidRPr="00666B71" w14:paraId="4A8E55F0" w14:textId="77777777" w:rsidTr="00854906">
        <w:trPr>
          <w:trHeight w:val="44"/>
        </w:trPr>
        <w:tc>
          <w:tcPr>
            <w:tcW w:w="1881" w:type="dxa"/>
            <w:tcBorders>
              <w:top w:val="nil"/>
              <w:left w:val="single" w:sz="8" w:space="0" w:color="FFFFFF"/>
              <w:bottom w:val="single" w:sz="8" w:space="0" w:color="FFFFFF"/>
              <w:right w:val="single" w:sz="8" w:space="0" w:color="FFFFFF"/>
            </w:tcBorders>
            <w:shd w:val="clear" w:color="000000" w:fill="DCE4EB"/>
            <w:vAlign w:val="center"/>
            <w:hideMark/>
          </w:tcPr>
          <w:p w14:paraId="3B7B05B8" w14:textId="77777777" w:rsidR="00475AAA" w:rsidRPr="00666B71" w:rsidRDefault="00475AAA" w:rsidP="00475AAA">
            <w:pPr>
              <w:bidi/>
              <w:ind w:left="360"/>
              <w:rPr>
                <w:rFonts w:asciiTheme="minorBidi" w:hAnsiTheme="minorBidi" w:cstheme="minorBidi"/>
                <w:sz w:val="20"/>
                <w:szCs w:val="20"/>
              </w:rPr>
            </w:pPr>
            <w:r w:rsidRPr="00666B71">
              <w:rPr>
                <w:rFonts w:asciiTheme="minorBidi" w:hAnsiTheme="minorBidi" w:cstheme="minorBidi"/>
                <w:sz w:val="20"/>
                <w:szCs w:val="20"/>
                <w:rtl/>
              </w:rPr>
              <w:lastRenderedPageBreak/>
              <w:t>חידושים נוספים מעניינים:</w:t>
            </w:r>
          </w:p>
        </w:tc>
        <w:tc>
          <w:tcPr>
            <w:tcW w:w="3267" w:type="dxa"/>
            <w:tcBorders>
              <w:top w:val="nil"/>
              <w:left w:val="single" w:sz="8" w:space="0" w:color="FFFFFF"/>
              <w:bottom w:val="single" w:sz="8" w:space="0" w:color="FFFFFF"/>
              <w:right w:val="single" w:sz="8" w:space="0" w:color="FFFFFF"/>
            </w:tcBorders>
            <w:shd w:val="clear" w:color="000000" w:fill="DCE4EB"/>
            <w:vAlign w:val="center"/>
            <w:hideMark/>
          </w:tcPr>
          <w:p w14:paraId="7997385C" w14:textId="77777777" w:rsidR="00475AAA" w:rsidRPr="00666B71" w:rsidRDefault="00475AAA" w:rsidP="00475AAA">
            <w:pPr>
              <w:bidi/>
              <w:ind w:left="360"/>
              <w:rPr>
                <w:rFonts w:asciiTheme="minorBidi" w:hAnsiTheme="minorBidi" w:cstheme="minorBidi"/>
                <w:sz w:val="20"/>
                <w:szCs w:val="20"/>
              </w:rPr>
            </w:pPr>
            <w:r w:rsidRPr="00666B71">
              <w:rPr>
                <w:rFonts w:asciiTheme="minorBidi" w:hAnsiTheme="minorBidi" w:cstheme="minorBidi"/>
                <w:sz w:val="20"/>
                <w:szCs w:val="20"/>
                <w:rtl/>
              </w:rPr>
              <w:t>אפשרות להוועדות חזותית – זום, טכנולוגיה שלא מחייבת נוכחות פיזית.</w:t>
            </w:r>
          </w:p>
          <w:p w14:paraId="395A1D6E" w14:textId="77777777" w:rsidR="00475AAA" w:rsidRPr="00666B71" w:rsidRDefault="00475AAA" w:rsidP="00475AAA">
            <w:pPr>
              <w:bidi/>
              <w:ind w:left="360"/>
              <w:rPr>
                <w:rFonts w:asciiTheme="minorBidi" w:hAnsiTheme="minorBidi" w:cstheme="minorBidi"/>
                <w:sz w:val="20"/>
                <w:szCs w:val="20"/>
              </w:rPr>
            </w:pPr>
            <w:r w:rsidRPr="00666B71">
              <w:rPr>
                <w:rFonts w:asciiTheme="minorBidi" w:hAnsiTheme="minorBidi" w:cstheme="minorBidi"/>
                <w:sz w:val="20"/>
                <w:szCs w:val="20"/>
                <w:rtl/>
              </w:rPr>
              <w:t>מיון לפי מומחיות המגשר/ת</w:t>
            </w:r>
          </w:p>
        </w:tc>
        <w:tc>
          <w:tcPr>
            <w:tcW w:w="3684" w:type="dxa"/>
            <w:tcBorders>
              <w:top w:val="nil"/>
              <w:left w:val="single" w:sz="8" w:space="0" w:color="FFFFFF"/>
              <w:bottom w:val="single" w:sz="8" w:space="0" w:color="FFFFFF"/>
              <w:right w:val="single" w:sz="8" w:space="0" w:color="FFFFFF"/>
            </w:tcBorders>
            <w:shd w:val="clear" w:color="000000" w:fill="DCE4EB"/>
            <w:hideMark/>
          </w:tcPr>
          <w:p w14:paraId="5127D01D"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rtl/>
                <w:lang w:val="en-IL"/>
              </w:rPr>
              <w:t xml:space="preserve">"יחידת הסיוע רשאית בהסכמת שני הוריו של </w:t>
            </w:r>
            <w:r w:rsidRPr="00666B71">
              <w:rPr>
                <w:rFonts w:asciiTheme="minorBidi" w:hAnsiTheme="minorBidi" w:cstheme="minorBidi"/>
                <w:b/>
                <w:bCs/>
                <w:rtl/>
                <w:lang w:val="en-IL"/>
              </w:rPr>
              <w:t xml:space="preserve">קטין להזמינו לדבר לפניה </w:t>
            </w:r>
            <w:r w:rsidRPr="00666B71">
              <w:rPr>
                <w:rFonts w:asciiTheme="minorBidi" w:hAnsiTheme="minorBidi" w:cstheme="minorBidi"/>
                <w:rtl/>
                <w:lang w:val="en-IL"/>
              </w:rPr>
              <w:t>אם ראתה כי הדבר הוא לטובתו. על דברי קטין יחולו הוראות החיסיון החלות על דברים הנאמרים על ידי קטין ביחידת הסיוע לפי כל דין".</w:t>
            </w:r>
          </w:p>
          <w:p w14:paraId="7F67C97D"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rtl/>
                <w:lang w:val="en-IL"/>
              </w:rPr>
              <w:t>"בתום ישיבת המהו"ת האחרונה, ועל בסיס היכרות יחידת הסיוע עם הצדדים, כאמור בסעיף 3(ג)(3) לחוק, תמליץ יחידת הסיוע לצדדים בעניין ההליך המתאים לדעתה ליישוב הסכסוך ביניהם ובכלל זה בדרך של ייעוץ, גישור, גירושין בשיתוף פעולה, וטיפול משפחתי או זוגי, וכן רשאית יחידת הסיוע להציע לצדדים לסייע להם בעצמה ליישב את הסכסוך בלי להפנותם להמשך הליך ליישוב הסכסוך מחוץ ליחידת הסיוע במקרים מיוחדים ולפי נהלים".</w:t>
            </w:r>
          </w:p>
          <w:p w14:paraId="4BA9C243" w14:textId="77777777" w:rsidR="00475AAA" w:rsidRPr="00666B71" w:rsidRDefault="00475AAA" w:rsidP="00475AAA">
            <w:pPr>
              <w:bidi/>
              <w:ind w:left="360"/>
              <w:rPr>
                <w:rFonts w:asciiTheme="minorBidi" w:hAnsiTheme="minorBidi" w:cstheme="minorBidi"/>
                <w:sz w:val="20"/>
                <w:szCs w:val="20"/>
                <w:lang w:val="en-IL"/>
              </w:rPr>
            </w:pPr>
          </w:p>
        </w:tc>
      </w:tr>
    </w:tbl>
    <w:p w14:paraId="5183AA9C" w14:textId="77777777" w:rsidR="00475AAA" w:rsidRPr="00666B71" w:rsidRDefault="00475AAA" w:rsidP="00475AAA">
      <w:pPr>
        <w:bidi/>
        <w:ind w:left="360"/>
        <w:rPr>
          <w:rFonts w:asciiTheme="minorBidi" w:hAnsiTheme="minorBidi" w:cstheme="minorBidi"/>
          <w:rtl/>
        </w:rPr>
      </w:pPr>
    </w:p>
    <w:p w14:paraId="4334F505" w14:textId="77777777" w:rsidR="00475AAA" w:rsidRPr="00666B71" w:rsidRDefault="00475AAA" w:rsidP="00475AAA">
      <w:pPr>
        <w:bidi/>
        <w:ind w:left="360"/>
        <w:rPr>
          <w:rFonts w:asciiTheme="minorBidi" w:hAnsiTheme="minorBidi" w:cstheme="minorBidi"/>
          <w:rtl/>
        </w:rPr>
      </w:pPr>
    </w:p>
    <w:p w14:paraId="61A88C31" w14:textId="77777777" w:rsidR="00475AAA" w:rsidRPr="00666B71" w:rsidRDefault="00475AAA" w:rsidP="00475AAA">
      <w:pPr>
        <w:bidi/>
        <w:ind w:left="360"/>
        <w:rPr>
          <w:rFonts w:asciiTheme="minorBidi" w:hAnsiTheme="minorBidi" w:cstheme="minorBidi"/>
          <w:rtl/>
        </w:rPr>
      </w:pPr>
    </w:p>
    <w:p w14:paraId="1A1729AA"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noProof/>
        </w:rPr>
        <w:drawing>
          <wp:inline distT="0" distB="0" distL="0" distR="0" wp14:anchorId="4EA2FD8B" wp14:editId="5DE5AB7D">
            <wp:extent cx="5591175" cy="723900"/>
            <wp:effectExtent l="0" t="0" r="0" b="0"/>
            <wp:docPr id="1896732758" name="Picture 2" descr="משרד הרווחה">
              <a:extLst xmlns:a="http://schemas.openxmlformats.org/drawingml/2006/main">
                <a:ext uri="{FF2B5EF4-FFF2-40B4-BE49-F238E27FC236}">
                  <a16:creationId xmlns:a16="http://schemas.microsoft.com/office/drawing/2014/main" id="{6D1A5BBD-6FB8-492B-82C0-F65BE8A09B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משרד הרווחה">
                      <a:extLst>
                        <a:ext uri="{FF2B5EF4-FFF2-40B4-BE49-F238E27FC236}">
                          <a16:creationId xmlns:a16="http://schemas.microsoft.com/office/drawing/2014/main" id="{6D1A5BBD-6FB8-492B-82C0-F65BE8A09B8C}"/>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91175" cy="7239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5A62DE3"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rtl/>
          <w:lang w:val="en-IL"/>
        </w:rPr>
        <w:tab/>
      </w:r>
      <w:hyperlink r:id="rId32" w:history="1">
        <w:r w:rsidRPr="00666B71">
          <w:rPr>
            <w:rStyle w:val="Hyperlink"/>
            <w:rFonts w:asciiTheme="minorBidi" w:hAnsiTheme="minorBidi" w:cstheme="minorBidi"/>
            <w:b/>
            <w:bCs/>
          </w:rPr>
          <w:t>https://www.molsa.gov.il/Populations/Distress/Divorce/Pages/Meetings.aspx</w:t>
        </w:r>
      </w:hyperlink>
    </w:p>
    <w:p w14:paraId="533B09BF" w14:textId="77777777" w:rsidR="00475AAA" w:rsidRPr="00666B71" w:rsidRDefault="00475AAA" w:rsidP="00475AAA">
      <w:pPr>
        <w:bidi/>
        <w:ind w:left="360"/>
        <w:rPr>
          <w:rFonts w:asciiTheme="minorBidi" w:hAnsiTheme="minorBidi" w:cstheme="minorBidi"/>
          <w:b/>
          <w:bCs/>
          <w:u w:val="single"/>
          <w:rtl/>
          <w:lang w:val="en-IL"/>
        </w:rPr>
      </w:pPr>
    </w:p>
    <w:p w14:paraId="1AF1CBA4" w14:textId="77777777" w:rsidR="00475AAA" w:rsidRPr="00666B71" w:rsidRDefault="00475AAA" w:rsidP="00475AAA">
      <w:pPr>
        <w:bidi/>
        <w:ind w:left="360"/>
        <w:rPr>
          <w:rFonts w:asciiTheme="minorBidi" w:hAnsiTheme="minorBidi" w:cstheme="minorBidi"/>
          <w:b/>
          <w:bCs/>
          <w:rtl/>
        </w:rPr>
      </w:pPr>
    </w:p>
    <w:p w14:paraId="491E1198" w14:textId="77777777" w:rsidR="00475AAA" w:rsidRPr="00666B71" w:rsidRDefault="00475AAA" w:rsidP="00475AAA">
      <w:pPr>
        <w:pStyle w:val="Heading2"/>
        <w:bidi/>
        <w:spacing w:before="0" w:after="0"/>
        <w:rPr>
          <w:rFonts w:asciiTheme="minorBidi" w:hAnsiTheme="minorBidi" w:cstheme="minorBidi"/>
          <w:rtl/>
        </w:rPr>
      </w:pPr>
      <w:bookmarkStart w:id="7" w:name="_Toc186278718"/>
      <w:r w:rsidRPr="00666B71">
        <w:rPr>
          <w:rFonts w:asciiTheme="minorBidi" w:hAnsiTheme="minorBidi" w:cstheme="minorBidi"/>
          <w:rtl/>
        </w:rPr>
        <w:t>שיעור 6 2024-דצמ-12</w:t>
      </w:r>
      <w:bookmarkEnd w:id="7"/>
    </w:p>
    <w:p w14:paraId="2195C4D8" w14:textId="77777777" w:rsidR="00475AAA" w:rsidRPr="00666B71" w:rsidRDefault="00475AAA" w:rsidP="00475AAA">
      <w:pPr>
        <w:bidi/>
        <w:ind w:left="360"/>
        <w:rPr>
          <w:rFonts w:asciiTheme="minorBidi" w:hAnsiTheme="minorBidi" w:cstheme="minorBidi"/>
          <w:b/>
          <w:bCs/>
          <w:rtl/>
        </w:rPr>
      </w:pPr>
      <w:r w:rsidRPr="00666B71">
        <w:rPr>
          <w:rFonts w:asciiTheme="minorBidi" w:hAnsiTheme="minorBidi" w:cstheme="minorBidi"/>
          <w:b/>
          <w:bCs/>
          <w:rtl/>
        </w:rPr>
        <w:t xml:space="preserve">בתי המשפט פותרי הבעיות </w:t>
      </w:r>
      <w:r w:rsidRPr="00666B71">
        <w:rPr>
          <w:rFonts w:asciiTheme="minorBidi" w:hAnsiTheme="minorBidi" w:cstheme="minorBidi"/>
          <w:rtl/>
        </w:rPr>
        <w:t>– בארהב בלבד. רק סוג מסוים מהם נהוג גם בארץ</w:t>
      </w:r>
    </w:p>
    <w:p w14:paraId="09AD5708"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 xml:space="preserve">פלילי- המדינה היא זו שתובעת את מבצע הפשע. </w:t>
      </w:r>
    </w:p>
    <w:p w14:paraId="59F08919"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1989-91 קיימת בעיה בארהב בנוגע לעברות סמים.</w:t>
      </w:r>
    </w:p>
    <w:p w14:paraId="7BC870F3"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מתכנסת ועידה להציע דרכים אחרות להתמודדות עם הבעיה.</w:t>
      </w:r>
    </w:p>
    <w:p w14:paraId="53A2178E"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 xml:space="preserve">שופטים, נציגי בתי סוהר, אקדמיה. </w:t>
      </w:r>
    </w:p>
    <w:p w14:paraId="0C6E9767"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מקימים בית משפט מיוחד לעברות סמים שמטרתו היא שיקומית.</w:t>
      </w:r>
    </w:p>
    <w:p w14:paraId="09B304B7" w14:textId="77777777" w:rsidR="00475AAA" w:rsidRPr="00666B71" w:rsidRDefault="00475AAA" w:rsidP="00475AAA">
      <w:pPr>
        <w:bidi/>
        <w:ind w:left="360"/>
        <w:rPr>
          <w:rFonts w:asciiTheme="minorBidi" w:hAnsiTheme="minorBidi" w:cstheme="minorBidi"/>
          <w:rtl/>
        </w:rPr>
      </w:pPr>
      <w:r w:rsidRPr="00666B71">
        <w:rPr>
          <w:rFonts w:asciiTheme="minorBidi" w:hAnsiTheme="minorBidi" w:cstheme="minorBidi"/>
          <w:rtl/>
        </w:rPr>
        <w:t>רעיונות לבית משפט כזה:</w:t>
      </w:r>
    </w:p>
    <w:p w14:paraId="33C8A018" w14:textId="77777777" w:rsidR="00475AAA" w:rsidRPr="00666B71" w:rsidRDefault="00475AAA" w:rsidP="00475AAA">
      <w:pPr>
        <w:pStyle w:val="ListParagraph"/>
        <w:numPr>
          <w:ilvl w:val="0"/>
          <w:numId w:val="220"/>
        </w:numPr>
        <w:bidi/>
        <w:ind w:left="1080"/>
        <w:rPr>
          <w:rFonts w:asciiTheme="minorBidi" w:hAnsiTheme="minorBidi"/>
        </w:rPr>
      </w:pPr>
      <w:r w:rsidRPr="00666B71">
        <w:rPr>
          <w:rFonts w:asciiTheme="minorBidi" w:hAnsiTheme="minorBidi"/>
          <w:rtl/>
        </w:rPr>
        <w:t>גמילה</w:t>
      </w:r>
    </w:p>
    <w:p w14:paraId="32B29ABA" w14:textId="77777777" w:rsidR="00475AAA" w:rsidRPr="00666B71" w:rsidRDefault="00475AAA" w:rsidP="00475AAA">
      <w:pPr>
        <w:pStyle w:val="ListParagraph"/>
        <w:numPr>
          <w:ilvl w:val="0"/>
          <w:numId w:val="220"/>
        </w:numPr>
        <w:bidi/>
        <w:ind w:left="1080"/>
        <w:rPr>
          <w:rFonts w:asciiTheme="minorBidi" w:hAnsiTheme="minorBidi"/>
        </w:rPr>
      </w:pPr>
      <w:r w:rsidRPr="00666B71">
        <w:rPr>
          <w:rFonts w:asciiTheme="minorBidi" w:hAnsiTheme="minorBidi"/>
          <w:rtl/>
        </w:rPr>
        <w:t>התניה בין כלא לגמילה</w:t>
      </w:r>
    </w:p>
    <w:p w14:paraId="08E69B87" w14:textId="77777777" w:rsidR="00475AAA" w:rsidRPr="00666B71" w:rsidRDefault="00475AAA" w:rsidP="00475AAA">
      <w:pPr>
        <w:pStyle w:val="ListParagraph"/>
        <w:numPr>
          <w:ilvl w:val="0"/>
          <w:numId w:val="220"/>
        </w:numPr>
        <w:bidi/>
        <w:ind w:left="1080"/>
        <w:rPr>
          <w:rFonts w:asciiTheme="minorBidi" w:hAnsiTheme="minorBidi"/>
        </w:rPr>
      </w:pPr>
      <w:r w:rsidRPr="00666B71">
        <w:rPr>
          <w:rFonts w:asciiTheme="minorBidi" w:hAnsiTheme="minorBidi"/>
          <w:rtl/>
        </w:rPr>
        <w:t>הכשרה לשופטים</w:t>
      </w:r>
    </w:p>
    <w:p w14:paraId="11E9483D" w14:textId="77777777" w:rsidR="00475AAA" w:rsidRPr="00666B71" w:rsidRDefault="00475AAA" w:rsidP="00475AAA">
      <w:pPr>
        <w:pStyle w:val="ListParagraph"/>
        <w:numPr>
          <w:ilvl w:val="0"/>
          <w:numId w:val="220"/>
        </w:numPr>
        <w:bidi/>
        <w:ind w:left="1080"/>
        <w:rPr>
          <w:rFonts w:asciiTheme="minorBidi" w:hAnsiTheme="minorBidi"/>
        </w:rPr>
      </w:pPr>
      <w:r w:rsidRPr="00666B71">
        <w:rPr>
          <w:rFonts w:asciiTheme="minorBidi" w:hAnsiTheme="minorBidi"/>
          <w:rtl/>
        </w:rPr>
        <w:t>הכשרות דרך גביית עדות</w:t>
      </w:r>
    </w:p>
    <w:p w14:paraId="3D84F67F" w14:textId="77777777" w:rsidR="00475AAA" w:rsidRPr="00666B71" w:rsidRDefault="00475AAA" w:rsidP="00475AAA">
      <w:pPr>
        <w:pStyle w:val="ListParagraph"/>
        <w:numPr>
          <w:ilvl w:val="0"/>
          <w:numId w:val="220"/>
        </w:numPr>
        <w:bidi/>
        <w:ind w:left="1080"/>
        <w:rPr>
          <w:rFonts w:asciiTheme="minorBidi" w:hAnsiTheme="minorBidi"/>
        </w:rPr>
      </w:pPr>
      <w:r w:rsidRPr="00666B71">
        <w:rPr>
          <w:rFonts w:asciiTheme="minorBidi" w:hAnsiTheme="minorBidi"/>
          <w:rtl/>
        </w:rPr>
        <w:t>גישה הוליסטית (טיפול, מקצוע, מקום מגורים)</w:t>
      </w:r>
    </w:p>
    <w:p w14:paraId="30F131AA" w14:textId="77777777" w:rsidR="00475AAA" w:rsidRPr="00666B71" w:rsidRDefault="00475AAA" w:rsidP="00475AAA">
      <w:pPr>
        <w:pStyle w:val="ListParagraph"/>
        <w:numPr>
          <w:ilvl w:val="0"/>
          <w:numId w:val="220"/>
        </w:numPr>
        <w:bidi/>
        <w:ind w:left="1080"/>
        <w:rPr>
          <w:rFonts w:asciiTheme="minorBidi" w:hAnsiTheme="minorBidi"/>
        </w:rPr>
      </w:pPr>
      <w:r w:rsidRPr="00666B71">
        <w:rPr>
          <w:rFonts w:asciiTheme="minorBidi" w:hAnsiTheme="minorBidi"/>
          <w:rtl/>
        </w:rPr>
        <w:t xml:space="preserve">חסיון? </w:t>
      </w:r>
    </w:p>
    <w:p w14:paraId="300B2432" w14:textId="77777777" w:rsidR="00475AAA" w:rsidRPr="00666B71" w:rsidRDefault="00475AAA" w:rsidP="00475AAA">
      <w:pPr>
        <w:pStyle w:val="ListParagraph"/>
        <w:numPr>
          <w:ilvl w:val="0"/>
          <w:numId w:val="220"/>
        </w:numPr>
        <w:bidi/>
        <w:ind w:left="1080"/>
        <w:rPr>
          <w:rFonts w:asciiTheme="minorBidi" w:hAnsiTheme="minorBidi"/>
        </w:rPr>
      </w:pPr>
      <w:r w:rsidRPr="00666B71">
        <w:rPr>
          <w:rFonts w:asciiTheme="minorBidi" w:hAnsiTheme="minorBidi"/>
          <w:rtl/>
        </w:rPr>
        <w:t xml:space="preserve">אמון </w:t>
      </w:r>
    </w:p>
    <w:p w14:paraId="3678590C" w14:textId="77777777" w:rsidR="00475AAA" w:rsidRPr="00666B71" w:rsidRDefault="00475AAA" w:rsidP="00475AAA">
      <w:pPr>
        <w:pStyle w:val="ListParagraph"/>
        <w:numPr>
          <w:ilvl w:val="0"/>
          <w:numId w:val="220"/>
        </w:numPr>
        <w:bidi/>
        <w:ind w:left="1080"/>
        <w:rPr>
          <w:rFonts w:asciiTheme="minorBidi" w:hAnsiTheme="minorBidi"/>
        </w:rPr>
      </w:pPr>
      <w:r w:rsidRPr="00666B71">
        <w:rPr>
          <w:rFonts w:asciiTheme="minorBidi" w:hAnsiTheme="minorBidi"/>
          <w:rtl/>
        </w:rPr>
        <w:t>מוטיבציה</w:t>
      </w:r>
    </w:p>
    <w:p w14:paraId="41FCF4C1" w14:textId="77777777" w:rsidR="00475AAA" w:rsidRPr="00666B71" w:rsidRDefault="00475AAA" w:rsidP="00475AAA">
      <w:pPr>
        <w:pStyle w:val="ListParagraph"/>
        <w:numPr>
          <w:ilvl w:val="0"/>
          <w:numId w:val="220"/>
        </w:numPr>
        <w:bidi/>
        <w:ind w:left="1080"/>
        <w:rPr>
          <w:rFonts w:asciiTheme="minorBidi" w:hAnsiTheme="minorBidi"/>
        </w:rPr>
      </w:pPr>
      <w:r w:rsidRPr="00666B71">
        <w:rPr>
          <w:rFonts w:asciiTheme="minorBidi" w:hAnsiTheme="minorBidi"/>
          <w:rtl/>
        </w:rPr>
        <w:t>מציאת עבודה</w:t>
      </w:r>
    </w:p>
    <w:p w14:paraId="20467053" w14:textId="77777777" w:rsidR="00475AAA" w:rsidRPr="00666B71" w:rsidRDefault="00475AAA" w:rsidP="00475AAA">
      <w:pPr>
        <w:pStyle w:val="ListParagraph"/>
        <w:numPr>
          <w:ilvl w:val="0"/>
          <w:numId w:val="220"/>
        </w:numPr>
        <w:bidi/>
        <w:ind w:left="1080"/>
        <w:rPr>
          <w:rFonts w:asciiTheme="minorBidi" w:hAnsiTheme="minorBidi"/>
        </w:rPr>
      </w:pPr>
      <w:r w:rsidRPr="00666B71">
        <w:rPr>
          <w:rFonts w:asciiTheme="minorBidi" w:hAnsiTheme="minorBidi"/>
          <w:rtl/>
        </w:rPr>
        <w:lastRenderedPageBreak/>
        <w:t>תהליך, שלבים</w:t>
      </w:r>
    </w:p>
    <w:p w14:paraId="494FDC52" w14:textId="77777777" w:rsidR="00475AAA" w:rsidRPr="00666B71" w:rsidRDefault="00475AAA" w:rsidP="00475AAA">
      <w:pPr>
        <w:pStyle w:val="ListParagraph"/>
        <w:numPr>
          <w:ilvl w:val="0"/>
          <w:numId w:val="220"/>
        </w:numPr>
        <w:bidi/>
        <w:ind w:left="1080"/>
        <w:rPr>
          <w:rFonts w:asciiTheme="minorBidi" w:hAnsiTheme="minorBidi"/>
        </w:rPr>
      </w:pPr>
      <w:r w:rsidRPr="00666B71">
        <w:rPr>
          <w:rFonts w:asciiTheme="minorBidi" w:hAnsiTheme="minorBidi"/>
          <w:rtl/>
        </w:rPr>
        <w:t>צוות טיפולי רב תחומי</w:t>
      </w:r>
    </w:p>
    <w:p w14:paraId="17C40A29" w14:textId="77777777" w:rsidR="00475AAA" w:rsidRPr="00666B71" w:rsidRDefault="00475AAA" w:rsidP="00475AAA">
      <w:pPr>
        <w:pStyle w:val="ListParagraph"/>
        <w:numPr>
          <w:ilvl w:val="0"/>
          <w:numId w:val="220"/>
        </w:numPr>
        <w:bidi/>
        <w:ind w:left="1080"/>
        <w:rPr>
          <w:rFonts w:asciiTheme="minorBidi" w:hAnsiTheme="minorBidi"/>
        </w:rPr>
      </w:pPr>
      <w:r w:rsidRPr="00666B71">
        <w:rPr>
          <w:rFonts w:asciiTheme="minorBidi" w:hAnsiTheme="minorBidi"/>
          <w:rtl/>
        </w:rPr>
        <w:t>המשכיות</w:t>
      </w:r>
    </w:p>
    <w:p w14:paraId="56C68E9A" w14:textId="77777777" w:rsidR="00475AAA" w:rsidRPr="00666B71" w:rsidRDefault="00475AAA" w:rsidP="00475AAA">
      <w:pPr>
        <w:bidi/>
        <w:ind w:left="720"/>
        <w:rPr>
          <w:rFonts w:asciiTheme="minorBidi" w:hAnsiTheme="minorBidi" w:cstheme="minorBidi"/>
          <w:rtl/>
        </w:rPr>
      </w:pPr>
    </w:p>
    <w:p w14:paraId="1A597D45"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b/>
          <w:bCs/>
          <w:u w:val="single"/>
          <w:rtl/>
          <w:lang w:val="en-IL"/>
        </w:rPr>
        <w:t>מהן מטרות המשפט הפלילי?</w:t>
      </w:r>
    </w:p>
    <w:p w14:paraId="762772F1" w14:textId="77777777" w:rsidR="00475AAA" w:rsidRPr="00666B71" w:rsidRDefault="00475AAA" w:rsidP="00475AAA">
      <w:pPr>
        <w:numPr>
          <w:ilvl w:val="0"/>
          <w:numId w:val="211"/>
        </w:numPr>
        <w:bidi/>
        <w:ind w:left="1080"/>
        <w:rPr>
          <w:rFonts w:asciiTheme="minorBidi" w:hAnsiTheme="minorBidi" w:cstheme="minorBidi"/>
          <w:lang w:val="en-IL"/>
        </w:rPr>
      </w:pPr>
      <w:r w:rsidRPr="00666B71">
        <w:rPr>
          <w:rFonts w:asciiTheme="minorBidi" w:hAnsiTheme="minorBidi" w:cstheme="minorBidi"/>
          <w:rtl/>
          <w:lang w:val="en-IL"/>
        </w:rPr>
        <w:t>הרתעה אישית וכללית</w:t>
      </w:r>
    </w:p>
    <w:p w14:paraId="62716E33" w14:textId="77777777" w:rsidR="00475AAA" w:rsidRPr="00666B71" w:rsidRDefault="00475AAA" w:rsidP="00475AAA">
      <w:pPr>
        <w:numPr>
          <w:ilvl w:val="0"/>
          <w:numId w:val="211"/>
        </w:numPr>
        <w:bidi/>
        <w:ind w:left="1080"/>
        <w:rPr>
          <w:rFonts w:asciiTheme="minorBidi" w:hAnsiTheme="minorBidi" w:cstheme="minorBidi"/>
          <w:lang w:val="en-IL"/>
        </w:rPr>
      </w:pPr>
      <w:r w:rsidRPr="00666B71">
        <w:rPr>
          <w:rFonts w:asciiTheme="minorBidi" w:hAnsiTheme="minorBidi" w:cstheme="minorBidi"/>
          <w:rtl/>
          <w:lang w:val="en-IL"/>
        </w:rPr>
        <w:t>תיקון, טיפול ושיקום</w:t>
      </w:r>
    </w:p>
    <w:p w14:paraId="349D9509" w14:textId="77777777" w:rsidR="00475AAA" w:rsidRPr="00666B71" w:rsidRDefault="00475AAA" w:rsidP="00475AAA">
      <w:pPr>
        <w:numPr>
          <w:ilvl w:val="0"/>
          <w:numId w:val="211"/>
        </w:numPr>
        <w:bidi/>
        <w:ind w:left="1080"/>
        <w:rPr>
          <w:rFonts w:asciiTheme="minorBidi" w:hAnsiTheme="minorBidi" w:cstheme="minorBidi"/>
          <w:lang w:val="en-IL"/>
        </w:rPr>
      </w:pPr>
      <w:r w:rsidRPr="00666B71">
        <w:rPr>
          <w:rFonts w:asciiTheme="minorBidi" w:hAnsiTheme="minorBidi" w:cstheme="minorBidi"/>
          <w:rtl/>
          <w:lang w:val="en-IL"/>
        </w:rPr>
        <w:t>מניעה, הגבלה והרחקה</w:t>
      </w:r>
    </w:p>
    <w:p w14:paraId="1C6B5370" w14:textId="77777777" w:rsidR="00475AAA" w:rsidRPr="00666B71" w:rsidRDefault="00475AAA" w:rsidP="00475AAA">
      <w:pPr>
        <w:numPr>
          <w:ilvl w:val="0"/>
          <w:numId w:val="211"/>
        </w:numPr>
        <w:bidi/>
        <w:ind w:left="1080"/>
        <w:rPr>
          <w:rFonts w:asciiTheme="minorBidi" w:hAnsiTheme="minorBidi" w:cstheme="minorBidi"/>
          <w:lang w:val="en-IL"/>
        </w:rPr>
      </w:pPr>
      <w:r w:rsidRPr="00666B71">
        <w:rPr>
          <w:rFonts w:asciiTheme="minorBidi" w:hAnsiTheme="minorBidi" w:cstheme="minorBidi"/>
          <w:rtl/>
          <w:lang w:val="en-IL"/>
        </w:rPr>
        <w:t>ענישה המהווה גמול</w:t>
      </w:r>
    </w:p>
    <w:p w14:paraId="5C6CA902" w14:textId="77777777" w:rsidR="00475AAA" w:rsidRPr="00666B71" w:rsidRDefault="00475AAA" w:rsidP="00475AAA">
      <w:pPr>
        <w:bidi/>
        <w:ind w:left="720"/>
        <w:rPr>
          <w:rFonts w:asciiTheme="minorBidi" w:hAnsiTheme="minorBidi" w:cstheme="minorBidi"/>
          <w:rtl/>
          <w:lang w:val="en-IL"/>
        </w:rPr>
      </w:pPr>
      <w:r w:rsidRPr="00666B71">
        <w:rPr>
          <w:rFonts w:asciiTheme="minorBidi" w:hAnsiTheme="minorBidi" w:cstheme="minorBidi"/>
          <w:rtl/>
          <w:lang w:val="en-IL"/>
        </w:rPr>
        <w:t>דו"ח ועדת דורנר: הועדה הציבורית לבחינת מדיניות הענישה והטיפול בעבריינים 2015</w:t>
      </w:r>
    </w:p>
    <w:p w14:paraId="4F9C89D7" w14:textId="77777777" w:rsidR="00475AAA" w:rsidRPr="00666B71" w:rsidRDefault="00475AAA" w:rsidP="00475AAA">
      <w:pPr>
        <w:bidi/>
        <w:ind w:left="720"/>
        <w:rPr>
          <w:rFonts w:asciiTheme="minorBidi" w:hAnsiTheme="minorBidi" w:cstheme="minorBidi"/>
          <w:rtl/>
          <w:lang w:val="en-IL"/>
        </w:rPr>
      </w:pPr>
      <w:r w:rsidRPr="00666B71">
        <w:rPr>
          <w:rFonts w:asciiTheme="minorBidi" w:hAnsiTheme="minorBidi" w:cstheme="minorBidi"/>
          <w:rtl/>
          <w:lang w:val="en-IL"/>
        </w:rPr>
        <w:t>הגיעה לתוצאה שגם כשמחמירים בענישה לא מורידים את רמת הפשיעה</w:t>
      </w:r>
    </w:p>
    <w:p w14:paraId="4360EE52" w14:textId="77777777" w:rsidR="00475AAA" w:rsidRPr="00666B71" w:rsidRDefault="00475AAA" w:rsidP="00475AAA">
      <w:pPr>
        <w:bidi/>
        <w:ind w:left="720"/>
        <w:rPr>
          <w:rFonts w:asciiTheme="minorBidi" w:hAnsiTheme="minorBidi" w:cstheme="minorBidi"/>
          <w:rtl/>
          <w:lang w:val="en-IL"/>
        </w:rPr>
      </w:pPr>
    </w:p>
    <w:p w14:paraId="78A3AB3C"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b/>
          <w:bCs/>
          <w:rtl/>
        </w:rPr>
        <w:t>בתי המשפט פותרי הבעיות</w:t>
      </w:r>
    </w:p>
    <w:p w14:paraId="39ED08C5"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rtl/>
          <w:lang w:val="en-IL"/>
        </w:rPr>
        <w:t>לא חלופיים לבתי משפט רגילים, אך מתנהלים אחרת</w:t>
      </w:r>
    </w:p>
    <w:p w14:paraId="55763DAA" w14:textId="77777777" w:rsidR="00475AAA" w:rsidRPr="00666B71" w:rsidRDefault="00475AAA" w:rsidP="00475AAA">
      <w:pPr>
        <w:pStyle w:val="ListParagraph"/>
        <w:numPr>
          <w:ilvl w:val="0"/>
          <w:numId w:val="221"/>
        </w:numPr>
        <w:tabs>
          <w:tab w:val="clear" w:pos="720"/>
          <w:tab w:val="num" w:pos="1080"/>
        </w:tabs>
        <w:bidi/>
        <w:ind w:left="1080"/>
        <w:rPr>
          <w:rFonts w:asciiTheme="minorBidi" w:hAnsiTheme="minorBidi"/>
          <w:rtl/>
          <w:lang w:val="en-IL"/>
        </w:rPr>
      </w:pPr>
      <w:r w:rsidRPr="00666B71">
        <w:rPr>
          <w:rFonts w:asciiTheme="minorBidi" w:hAnsiTheme="minorBidi"/>
          <w:rtl/>
          <w:lang w:val="en-IL"/>
        </w:rPr>
        <w:t>עוסקים בבעיות חברתיות כרוניות (סחר בסמים, אלימות במשפחה, עבריינות נוער)</w:t>
      </w:r>
    </w:p>
    <w:p w14:paraId="34288344" w14:textId="77777777" w:rsidR="00475AAA" w:rsidRPr="00666B71" w:rsidRDefault="00475AAA" w:rsidP="00475AAA">
      <w:pPr>
        <w:pStyle w:val="ListParagraph"/>
        <w:numPr>
          <w:ilvl w:val="0"/>
          <w:numId w:val="221"/>
        </w:numPr>
        <w:bidi/>
        <w:ind w:left="1080"/>
        <w:rPr>
          <w:rFonts w:asciiTheme="minorBidi" w:hAnsiTheme="minorBidi"/>
          <w:rtl/>
          <w:lang w:val="en-IL"/>
        </w:rPr>
      </w:pPr>
      <w:r w:rsidRPr="00666B71">
        <w:rPr>
          <w:rFonts w:asciiTheme="minorBidi" w:hAnsiTheme="minorBidi"/>
          <w:rtl/>
          <w:lang w:val="en-IL"/>
        </w:rPr>
        <w:t>עוסקים גם לעיתים בסוגי אוכלוסיות מיוחדות (נפגעי נפש, ילידים, חיילים לשעבר)</w:t>
      </w:r>
    </w:p>
    <w:p w14:paraId="11409FBF" w14:textId="77777777" w:rsidR="00475AAA" w:rsidRPr="00666B71" w:rsidRDefault="00475AAA" w:rsidP="00475AAA">
      <w:pPr>
        <w:pStyle w:val="ListParagraph"/>
        <w:numPr>
          <w:ilvl w:val="0"/>
          <w:numId w:val="221"/>
        </w:numPr>
        <w:bidi/>
        <w:ind w:left="1080"/>
        <w:rPr>
          <w:rFonts w:asciiTheme="minorBidi" w:hAnsiTheme="minorBidi"/>
          <w:rtl/>
          <w:lang w:val="en-IL"/>
        </w:rPr>
      </w:pPr>
      <w:r w:rsidRPr="00666B71">
        <w:rPr>
          <w:rFonts w:asciiTheme="minorBidi" w:hAnsiTheme="minorBidi"/>
          <w:rtl/>
          <w:lang w:val="en-IL"/>
        </w:rPr>
        <w:t>מטרתם שיקומית, טיפולית, חינוכית</w:t>
      </w:r>
    </w:p>
    <w:p w14:paraId="773D2645" w14:textId="77777777" w:rsidR="00475AAA" w:rsidRPr="00666B71" w:rsidRDefault="00475AAA" w:rsidP="00475AAA">
      <w:pPr>
        <w:pStyle w:val="ListParagraph"/>
        <w:numPr>
          <w:ilvl w:val="0"/>
          <w:numId w:val="221"/>
        </w:numPr>
        <w:bidi/>
        <w:ind w:left="1080"/>
        <w:rPr>
          <w:rFonts w:asciiTheme="minorBidi" w:hAnsiTheme="minorBidi"/>
          <w:lang w:val="en-IL"/>
        </w:rPr>
      </w:pPr>
      <w:r w:rsidRPr="00666B71">
        <w:rPr>
          <w:rFonts w:asciiTheme="minorBidi" w:hAnsiTheme="minorBidi"/>
          <w:rtl/>
          <w:lang w:val="en-IL"/>
        </w:rPr>
        <w:t>מארהב למדינות אנגלו-אמריקאיות נוספות (אוסטרליה, ניוזילנד, קנדה וישראל)</w:t>
      </w:r>
    </w:p>
    <w:p w14:paraId="7FF214A2" w14:textId="77777777" w:rsidR="00475AAA" w:rsidRPr="00666B71" w:rsidRDefault="00475AAA" w:rsidP="00475AAA">
      <w:pPr>
        <w:numPr>
          <w:ilvl w:val="0"/>
          <w:numId w:val="212"/>
        </w:numPr>
        <w:bidi/>
        <w:ind w:left="1080"/>
        <w:rPr>
          <w:rFonts w:asciiTheme="minorBidi" w:hAnsiTheme="minorBidi" w:cstheme="minorBidi"/>
          <w:lang w:val="en-IL"/>
        </w:rPr>
      </w:pPr>
      <w:r w:rsidRPr="00666B71">
        <w:rPr>
          <w:rFonts w:asciiTheme="minorBidi" w:hAnsiTheme="minorBidi" w:cstheme="minorBidi"/>
          <w:rtl/>
          <w:lang w:val="en-IL"/>
        </w:rPr>
        <w:t xml:space="preserve">מכונים גם: "תרפויטיים" או "ממוקדי פתרון". </w:t>
      </w:r>
    </w:p>
    <w:p w14:paraId="050E7687" w14:textId="77777777" w:rsidR="00475AAA" w:rsidRPr="00666B71" w:rsidRDefault="00475AAA" w:rsidP="00475AAA">
      <w:pPr>
        <w:numPr>
          <w:ilvl w:val="0"/>
          <w:numId w:val="212"/>
        </w:numPr>
        <w:bidi/>
        <w:ind w:left="1080"/>
        <w:rPr>
          <w:rFonts w:asciiTheme="minorBidi" w:hAnsiTheme="minorBidi" w:cstheme="minorBidi"/>
          <w:lang w:val="en-IL"/>
        </w:rPr>
      </w:pPr>
      <w:r w:rsidRPr="00666B71">
        <w:rPr>
          <w:rFonts w:asciiTheme="minorBidi" w:hAnsiTheme="minorBidi" w:cstheme="minorBidi"/>
          <w:rtl/>
          <w:lang w:val="en-IL"/>
        </w:rPr>
        <w:t>בסיס תיאורטי אפשרי: תורת המשפט הטיפולי</w:t>
      </w:r>
    </w:p>
    <w:p w14:paraId="16E5CD45" w14:textId="77777777" w:rsidR="00475AAA" w:rsidRPr="00666B71" w:rsidRDefault="00475AAA" w:rsidP="00475AAA">
      <w:pPr>
        <w:numPr>
          <w:ilvl w:val="0"/>
          <w:numId w:val="213"/>
        </w:numPr>
        <w:bidi/>
        <w:rPr>
          <w:rFonts w:asciiTheme="minorBidi" w:hAnsiTheme="minorBidi" w:cstheme="minorBidi"/>
          <w:lang w:val="en-IL"/>
        </w:rPr>
      </w:pPr>
      <w:r w:rsidRPr="00666B71">
        <w:rPr>
          <w:rFonts w:asciiTheme="minorBidi" w:hAnsiTheme="minorBidi" w:cstheme="minorBidi"/>
          <w:b/>
          <w:bCs/>
          <w:rtl/>
          <w:lang w:val="en-IL"/>
        </w:rPr>
        <w:t>מכוונים להפחתת רמת העבריינות החוזרת. (רצידיביזם) הימנעות הישנות תופעת "הדלת המסתובבת"</w:t>
      </w:r>
    </w:p>
    <w:p w14:paraId="09009AB3" w14:textId="77777777" w:rsidR="00475AAA" w:rsidRPr="00666B71" w:rsidRDefault="00475AAA" w:rsidP="00475AAA">
      <w:pPr>
        <w:numPr>
          <w:ilvl w:val="0"/>
          <w:numId w:val="213"/>
        </w:numPr>
        <w:bidi/>
        <w:rPr>
          <w:rFonts w:asciiTheme="minorBidi" w:hAnsiTheme="minorBidi" w:cstheme="minorBidi"/>
          <w:lang w:val="en-IL"/>
        </w:rPr>
      </w:pPr>
      <w:r w:rsidRPr="00666B71">
        <w:rPr>
          <w:rFonts w:asciiTheme="minorBidi" w:hAnsiTheme="minorBidi" w:cstheme="minorBidi"/>
          <w:b/>
          <w:bCs/>
          <w:rtl/>
          <w:lang w:val="en-IL"/>
        </w:rPr>
        <w:t>השגת תוצאות ממשיות לכל הנוגעים בדבר (העברין, הקהילה, המדינה)</w:t>
      </w:r>
    </w:p>
    <w:p w14:paraId="773B7534"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b/>
          <w:bCs/>
          <w:u w:val="single"/>
          <w:rtl/>
          <w:lang w:val="en-IL"/>
        </w:rPr>
        <w:t>מאפייני ההליך בבית המשפט פותר הבעיות</w:t>
      </w:r>
    </w:p>
    <w:p w14:paraId="3F0C443A"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rtl/>
          <w:lang w:val="en-IL"/>
        </w:rPr>
        <w:t>לא מיועדים לעברות החמורות ביותר, אונס, רצח...</w:t>
      </w:r>
    </w:p>
    <w:p w14:paraId="54A2341E"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b/>
          <w:bCs/>
          <w:rtl/>
          <w:lang w:val="en-IL"/>
        </w:rPr>
        <w:t>טיב ההליך הוא חלק מהשיקום:</w:t>
      </w:r>
      <w:r w:rsidRPr="00666B71">
        <w:rPr>
          <w:rFonts w:asciiTheme="minorBidi" w:hAnsiTheme="minorBidi" w:cstheme="minorBidi"/>
          <w:rtl/>
          <w:lang w:val="en-IL"/>
        </w:rPr>
        <w:t xml:space="preserve"> פיקוח סמכותי בשילוב תמיכה</w:t>
      </w:r>
    </w:p>
    <w:p w14:paraId="6DB654F0" w14:textId="77777777" w:rsidR="00475AAA" w:rsidRPr="00666B71" w:rsidRDefault="00475AAA" w:rsidP="00475AAA">
      <w:pPr>
        <w:numPr>
          <w:ilvl w:val="0"/>
          <w:numId w:val="214"/>
        </w:numPr>
        <w:bidi/>
        <w:rPr>
          <w:rFonts w:asciiTheme="minorBidi" w:hAnsiTheme="minorBidi" w:cstheme="minorBidi"/>
          <w:lang w:val="en-IL"/>
        </w:rPr>
      </w:pPr>
      <w:r w:rsidRPr="00666B71">
        <w:rPr>
          <w:rFonts w:asciiTheme="minorBidi" w:hAnsiTheme="minorBidi" w:cstheme="minorBidi"/>
          <w:rtl/>
          <w:lang w:val="en-IL"/>
        </w:rPr>
        <w:t>העדר הכחשת העבירה מצד הנאשם (אם הוא מכחיש יפנו לבית משפט רגיל)</w:t>
      </w:r>
    </w:p>
    <w:p w14:paraId="06E56690" w14:textId="77777777" w:rsidR="00475AAA" w:rsidRPr="00666B71" w:rsidRDefault="00475AAA" w:rsidP="00475AAA">
      <w:pPr>
        <w:numPr>
          <w:ilvl w:val="0"/>
          <w:numId w:val="214"/>
        </w:numPr>
        <w:bidi/>
        <w:rPr>
          <w:rFonts w:asciiTheme="minorBidi" w:hAnsiTheme="minorBidi" w:cstheme="minorBidi"/>
          <w:lang w:val="en-IL"/>
        </w:rPr>
      </w:pPr>
      <w:r w:rsidRPr="00666B71">
        <w:rPr>
          <w:rFonts w:asciiTheme="minorBidi" w:hAnsiTheme="minorBidi" w:cstheme="minorBidi"/>
          <w:rtl/>
          <w:lang w:val="en-IL"/>
        </w:rPr>
        <w:t xml:space="preserve">קיום צוות טיפולי רב תחומי </w:t>
      </w:r>
    </w:p>
    <w:p w14:paraId="299C6107" w14:textId="77777777" w:rsidR="00475AAA" w:rsidRPr="00666B71" w:rsidRDefault="00475AAA" w:rsidP="00475AAA">
      <w:pPr>
        <w:numPr>
          <w:ilvl w:val="0"/>
          <w:numId w:val="214"/>
        </w:numPr>
        <w:bidi/>
        <w:rPr>
          <w:rFonts w:asciiTheme="minorBidi" w:hAnsiTheme="minorBidi" w:cstheme="minorBidi"/>
          <w:lang w:val="en-IL"/>
        </w:rPr>
      </w:pPr>
      <w:r w:rsidRPr="00666B71">
        <w:rPr>
          <w:rFonts w:asciiTheme="minorBidi" w:hAnsiTheme="minorBidi" w:cstheme="minorBidi"/>
          <w:rtl/>
          <w:lang w:val="en-IL"/>
        </w:rPr>
        <w:t>התנהלות בגישה שיתופית (סניגור וקטגור עובדים יחד)</w:t>
      </w:r>
    </w:p>
    <w:p w14:paraId="6F4324A7" w14:textId="77777777" w:rsidR="00475AAA" w:rsidRPr="00666B71" w:rsidRDefault="00475AAA" w:rsidP="00475AAA">
      <w:pPr>
        <w:numPr>
          <w:ilvl w:val="0"/>
          <w:numId w:val="214"/>
        </w:numPr>
        <w:bidi/>
        <w:rPr>
          <w:rFonts w:asciiTheme="minorBidi" w:hAnsiTheme="minorBidi" w:cstheme="minorBidi"/>
          <w:lang w:val="en-IL"/>
        </w:rPr>
      </w:pPr>
      <w:r w:rsidRPr="00666B71">
        <w:rPr>
          <w:rFonts w:asciiTheme="minorBidi" w:hAnsiTheme="minorBidi" w:cstheme="minorBidi"/>
          <w:rtl/>
          <w:lang w:val="en-IL"/>
        </w:rPr>
        <w:t>קביעת תכנית טיפולית המותאמת לאינדיבידואל: "חוזה טיפולי" (יוצרים מול ה</w:t>
      </w:r>
      <w:r w:rsidRPr="00666B71">
        <w:rPr>
          <w:rFonts w:asciiTheme="minorBidi" w:hAnsiTheme="minorBidi" w:cstheme="minorBidi"/>
          <w:b/>
          <w:bCs/>
          <w:rtl/>
          <w:lang w:val="en-IL"/>
        </w:rPr>
        <w:t>משתתף</w:t>
      </w:r>
      <w:r w:rsidRPr="00666B71">
        <w:rPr>
          <w:rFonts w:asciiTheme="minorBidi" w:hAnsiTheme="minorBidi" w:cstheme="minorBidi"/>
          <w:rtl/>
          <w:lang w:val="en-IL"/>
        </w:rPr>
        <w:t xml:space="preserve"> חוזה טיפולי, גמילה, טיפול פסיכולוגי, עובדים סוציאליים...) </w:t>
      </w:r>
    </w:p>
    <w:p w14:paraId="7DE21612" w14:textId="77777777" w:rsidR="00475AAA" w:rsidRPr="00666B71" w:rsidRDefault="00475AAA" w:rsidP="00475AAA">
      <w:pPr>
        <w:numPr>
          <w:ilvl w:val="0"/>
          <w:numId w:val="215"/>
        </w:numPr>
        <w:bidi/>
        <w:rPr>
          <w:rFonts w:asciiTheme="minorBidi" w:hAnsiTheme="minorBidi" w:cstheme="minorBidi"/>
          <w:lang w:val="en-IL"/>
        </w:rPr>
      </w:pPr>
      <w:r w:rsidRPr="00666B71">
        <w:rPr>
          <w:rFonts w:asciiTheme="minorBidi" w:hAnsiTheme="minorBidi" w:cstheme="minorBidi"/>
          <w:rtl/>
          <w:lang w:val="en-IL"/>
        </w:rPr>
        <w:t>הישענות על ידע ממדעי החברה</w:t>
      </w:r>
    </w:p>
    <w:p w14:paraId="6575B709" w14:textId="77777777" w:rsidR="00475AAA" w:rsidRPr="00666B71" w:rsidRDefault="00475AAA" w:rsidP="00475AAA">
      <w:pPr>
        <w:numPr>
          <w:ilvl w:val="0"/>
          <w:numId w:val="215"/>
        </w:numPr>
        <w:bidi/>
        <w:rPr>
          <w:rFonts w:asciiTheme="minorBidi" w:hAnsiTheme="minorBidi" w:cstheme="minorBidi"/>
          <w:lang w:val="en-IL"/>
        </w:rPr>
      </w:pPr>
      <w:r w:rsidRPr="00666B71">
        <w:rPr>
          <w:rFonts w:asciiTheme="minorBidi" w:hAnsiTheme="minorBidi" w:cstheme="minorBidi"/>
          <w:rtl/>
          <w:lang w:val="en-IL"/>
        </w:rPr>
        <w:t>שפיטה טיפולית</w:t>
      </w:r>
    </w:p>
    <w:p w14:paraId="6FFBAFE7" w14:textId="77777777" w:rsidR="00475AAA" w:rsidRPr="00666B71" w:rsidRDefault="00475AAA" w:rsidP="00475AAA">
      <w:pPr>
        <w:numPr>
          <w:ilvl w:val="0"/>
          <w:numId w:val="215"/>
        </w:numPr>
        <w:bidi/>
        <w:rPr>
          <w:rFonts w:asciiTheme="minorBidi" w:hAnsiTheme="minorBidi" w:cstheme="minorBidi"/>
          <w:lang w:val="en-IL"/>
        </w:rPr>
      </w:pPr>
      <w:r w:rsidRPr="00666B71">
        <w:rPr>
          <w:rFonts w:asciiTheme="minorBidi" w:hAnsiTheme="minorBidi" w:cstheme="minorBidi"/>
          <w:rtl/>
          <w:lang w:val="en-IL"/>
        </w:rPr>
        <w:t>שימור כוח הענישה המסור לשופט</w:t>
      </w:r>
    </w:p>
    <w:p w14:paraId="259836BE" w14:textId="77777777" w:rsidR="00475AAA" w:rsidRPr="00666B71" w:rsidRDefault="00475AAA" w:rsidP="00475AAA">
      <w:pPr>
        <w:numPr>
          <w:ilvl w:val="0"/>
          <w:numId w:val="215"/>
        </w:numPr>
        <w:bidi/>
        <w:rPr>
          <w:rFonts w:asciiTheme="minorBidi" w:hAnsiTheme="minorBidi" w:cstheme="minorBidi"/>
          <w:lang w:val="en-IL"/>
        </w:rPr>
      </w:pPr>
      <w:r w:rsidRPr="00666B71">
        <w:rPr>
          <w:rFonts w:asciiTheme="minorBidi" w:hAnsiTheme="minorBidi" w:cstheme="minorBidi"/>
          <w:rtl/>
          <w:lang w:val="en-IL"/>
        </w:rPr>
        <w:t xml:space="preserve">שיטה בהוויוריסטית לעיצוב התנהגות, תמריצים, תעודות וסנקציות </w:t>
      </w:r>
    </w:p>
    <w:p w14:paraId="5B78DA62" w14:textId="77777777" w:rsidR="00475AAA" w:rsidRPr="00666B71" w:rsidRDefault="00475AAA" w:rsidP="00475AAA">
      <w:pPr>
        <w:numPr>
          <w:ilvl w:val="0"/>
          <w:numId w:val="216"/>
        </w:numPr>
        <w:bidi/>
        <w:rPr>
          <w:rFonts w:asciiTheme="minorBidi" w:hAnsiTheme="minorBidi" w:cstheme="minorBidi"/>
          <w:lang w:val="en-IL"/>
        </w:rPr>
      </w:pPr>
      <w:r w:rsidRPr="00666B71">
        <w:rPr>
          <w:rFonts w:asciiTheme="minorBidi" w:hAnsiTheme="minorBidi" w:cstheme="minorBidi"/>
          <w:rtl/>
          <w:lang w:val="en-IL"/>
        </w:rPr>
        <w:t>התייצבות חוזרת של הנאשם/הלקוח בפני השופט בשלבים שונים של תוכנית השיקום</w:t>
      </w:r>
    </w:p>
    <w:p w14:paraId="465EC6C1" w14:textId="77777777" w:rsidR="00475AAA" w:rsidRPr="00666B71" w:rsidRDefault="00475AAA" w:rsidP="00475AAA">
      <w:pPr>
        <w:numPr>
          <w:ilvl w:val="0"/>
          <w:numId w:val="216"/>
        </w:numPr>
        <w:bidi/>
        <w:rPr>
          <w:rFonts w:asciiTheme="minorBidi" w:hAnsiTheme="minorBidi" w:cstheme="minorBidi"/>
          <w:lang w:val="en-IL"/>
        </w:rPr>
      </w:pPr>
      <w:r w:rsidRPr="00666B71">
        <w:rPr>
          <w:rFonts w:asciiTheme="minorBidi" w:hAnsiTheme="minorBidi" w:cstheme="minorBidi"/>
          <w:rtl/>
          <w:lang w:val="en-IL"/>
        </w:rPr>
        <w:t>שימוש במשאבי הקהילה והחזר לקהילה</w:t>
      </w:r>
    </w:p>
    <w:p w14:paraId="3CFBBC32" w14:textId="77777777" w:rsidR="00475AAA" w:rsidRPr="00666B71" w:rsidRDefault="00475AAA" w:rsidP="00475AAA">
      <w:pPr>
        <w:numPr>
          <w:ilvl w:val="0"/>
          <w:numId w:val="216"/>
        </w:numPr>
        <w:bidi/>
        <w:rPr>
          <w:rFonts w:asciiTheme="minorBidi" w:hAnsiTheme="minorBidi" w:cstheme="minorBidi"/>
          <w:lang w:val="en-IL"/>
        </w:rPr>
      </w:pPr>
      <w:r w:rsidRPr="00666B71">
        <w:rPr>
          <w:rFonts w:asciiTheme="minorBidi" w:hAnsiTheme="minorBidi" w:cstheme="minorBidi"/>
          <w:rtl/>
          <w:lang w:val="en-IL"/>
        </w:rPr>
        <w:t>פיתוח, פיקוח ובקרה של ביהמ"ש על תוכניות שיקום מגוונות</w:t>
      </w:r>
    </w:p>
    <w:p w14:paraId="206F9B17" w14:textId="77777777" w:rsidR="00475AAA" w:rsidRPr="00666B71" w:rsidRDefault="00475AAA" w:rsidP="00475AAA">
      <w:pPr>
        <w:numPr>
          <w:ilvl w:val="0"/>
          <w:numId w:val="216"/>
        </w:numPr>
        <w:bidi/>
        <w:rPr>
          <w:rFonts w:asciiTheme="minorBidi" w:hAnsiTheme="minorBidi" w:cstheme="minorBidi"/>
          <w:lang w:val="en-IL"/>
        </w:rPr>
      </w:pPr>
      <w:r w:rsidRPr="00666B71">
        <w:rPr>
          <w:rFonts w:asciiTheme="minorBidi" w:hAnsiTheme="minorBidi" w:cstheme="minorBidi"/>
          <w:rtl/>
          <w:lang w:val="en-IL"/>
        </w:rPr>
        <w:t>עריכת דין בגישת פתרון בעיות/טיפולית (לא יהיו גלדיאטורים)</w:t>
      </w:r>
    </w:p>
    <w:p w14:paraId="749D7B6C"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בית משפט קהילתי בארץ נפתח בבאר שבע</w:t>
      </w:r>
    </w:p>
    <w:p w14:paraId="5894D5AB"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rtl/>
          <w:lang w:val="en-IL"/>
        </w:rPr>
        <w:t>משתמשים במשאבים של הקהילה: מעסיקים שמוכנים להעסיק את משתתפי התוכנית, נתנו תמריצים, החזיר שעות לקהילה.</w:t>
      </w:r>
    </w:p>
    <w:p w14:paraId="60D5EFA3"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b/>
          <w:bCs/>
          <w:rtl/>
          <w:lang w:val="en-IL"/>
        </w:rPr>
        <w:t>מודל בתי המשפט פותרי הבעיות-</w:t>
      </w:r>
      <w:r w:rsidRPr="00666B71">
        <w:rPr>
          <w:rFonts w:asciiTheme="minorBidi" w:hAnsiTheme="minorBidi" w:cstheme="minorBidi"/>
          <w:b/>
          <w:bCs/>
          <w:rtl/>
          <w:lang w:val="en-IL"/>
        </w:rPr>
        <w:br/>
        <w:t>הצלחה נטענת</w:t>
      </w:r>
    </w:p>
    <w:p w14:paraId="0A573D59" w14:textId="77777777" w:rsidR="00475AAA" w:rsidRPr="00666B71" w:rsidRDefault="00475AAA" w:rsidP="00475AAA">
      <w:pPr>
        <w:numPr>
          <w:ilvl w:val="0"/>
          <w:numId w:val="217"/>
        </w:numPr>
        <w:bidi/>
        <w:rPr>
          <w:rFonts w:asciiTheme="minorBidi" w:hAnsiTheme="minorBidi" w:cstheme="minorBidi"/>
          <w:lang w:val="en-IL"/>
        </w:rPr>
      </w:pPr>
      <w:r w:rsidRPr="00666B71">
        <w:rPr>
          <w:rFonts w:asciiTheme="minorBidi" w:hAnsiTheme="minorBidi" w:cstheme="minorBidi"/>
          <w:rtl/>
          <w:lang w:val="en-IL"/>
        </w:rPr>
        <w:t>הורדה ניכרת בשיעורי העבריינות החוזרת</w:t>
      </w:r>
    </w:p>
    <w:p w14:paraId="4FD93FD8" w14:textId="77777777" w:rsidR="00475AAA" w:rsidRPr="00666B71" w:rsidRDefault="00475AAA" w:rsidP="00475AAA">
      <w:pPr>
        <w:numPr>
          <w:ilvl w:val="0"/>
          <w:numId w:val="217"/>
        </w:numPr>
        <w:bidi/>
        <w:rPr>
          <w:rFonts w:asciiTheme="minorBidi" w:hAnsiTheme="minorBidi" w:cstheme="minorBidi"/>
          <w:lang w:val="en-IL"/>
        </w:rPr>
      </w:pPr>
      <w:r w:rsidRPr="00666B71">
        <w:rPr>
          <w:rFonts w:asciiTheme="minorBidi" w:hAnsiTheme="minorBidi" w:cstheme="minorBidi"/>
          <w:rtl/>
          <w:lang w:val="en-IL"/>
        </w:rPr>
        <w:t>עלות פחותה מול תועלת לאורך שנים</w:t>
      </w:r>
    </w:p>
    <w:p w14:paraId="5C732A5E" w14:textId="77777777" w:rsidR="00475AAA" w:rsidRPr="00666B71" w:rsidRDefault="00475AAA" w:rsidP="00475AAA">
      <w:pPr>
        <w:numPr>
          <w:ilvl w:val="0"/>
          <w:numId w:val="217"/>
        </w:numPr>
        <w:bidi/>
        <w:rPr>
          <w:rFonts w:asciiTheme="minorBidi" w:hAnsiTheme="minorBidi" w:cstheme="minorBidi"/>
          <w:lang w:val="en-IL"/>
        </w:rPr>
      </w:pPr>
      <w:r w:rsidRPr="00666B71">
        <w:rPr>
          <w:rFonts w:asciiTheme="minorBidi" w:hAnsiTheme="minorBidi" w:cstheme="minorBidi"/>
          <w:rtl/>
          <w:lang w:val="en-IL"/>
        </w:rPr>
        <w:t xml:space="preserve">הגברת האמון במערכת המשפט. </w:t>
      </w:r>
    </w:p>
    <w:p w14:paraId="492D3D60"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rtl/>
          <w:lang w:val="en-IL"/>
        </w:rPr>
        <w:t>מחקרו של רוברט וולף, בהתייחס לבית המשפט הקהילתי רד-הוק בברוקלין, ניו-יורק. 86% מהאוכלוסייה הביעה אמון במערכת המשפט, אחוז כפול משיעור הבעת האמון במערכת הרגילה.</w:t>
      </w:r>
    </w:p>
    <w:p w14:paraId="679874EC" w14:textId="77777777" w:rsidR="00475AAA" w:rsidRPr="00666B71" w:rsidRDefault="00475AAA" w:rsidP="00475AAA">
      <w:pPr>
        <w:bidi/>
        <w:rPr>
          <w:rFonts w:asciiTheme="minorBidi" w:hAnsiTheme="minorBidi" w:cstheme="minorBidi"/>
          <w:lang w:val="en-IL"/>
        </w:rPr>
      </w:pPr>
      <w:r>
        <w:rPr>
          <w:rFonts w:asciiTheme="minorBidi" w:hAnsiTheme="minorBidi" w:cstheme="minorBidi"/>
          <w:rtl/>
          <w:lang w:val="en-IL"/>
        </w:rPr>
        <w:t xml:space="preserve"> </w:t>
      </w:r>
      <w:r w:rsidRPr="00666B71">
        <w:rPr>
          <w:rFonts w:asciiTheme="minorBidi" w:hAnsiTheme="minorBidi" w:cstheme="minorBidi"/>
        </w:rPr>
        <w:t xml:space="preserve">Robert V. Wolf, Race, Bias, and Problem-Solving Courts </w:t>
      </w:r>
    </w:p>
    <w:p w14:paraId="5ECA74E6" w14:textId="77777777" w:rsidR="00475AAA" w:rsidRPr="00666B71" w:rsidRDefault="00475AAA" w:rsidP="00475AAA">
      <w:pPr>
        <w:bidi/>
        <w:rPr>
          <w:rFonts w:asciiTheme="minorBidi" w:hAnsiTheme="minorBidi" w:cstheme="minorBidi"/>
          <w:b/>
          <w:bCs/>
          <w:rtl/>
          <w:lang w:val="en-IL"/>
        </w:rPr>
      </w:pPr>
    </w:p>
    <w:p w14:paraId="17F37C5D"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b/>
          <w:bCs/>
          <w:rtl/>
          <w:lang w:val="en-IL"/>
        </w:rPr>
        <w:t>סרטונים על בתי המשפט פותרי הבעיות</w:t>
      </w:r>
    </w:p>
    <w:p w14:paraId="72F6C955" w14:textId="77777777" w:rsidR="00475AAA" w:rsidRPr="00666B71" w:rsidRDefault="00475AAA" w:rsidP="00475AAA">
      <w:pPr>
        <w:numPr>
          <w:ilvl w:val="0"/>
          <w:numId w:val="218"/>
        </w:numPr>
        <w:bidi/>
        <w:rPr>
          <w:rFonts w:asciiTheme="minorBidi" w:hAnsiTheme="minorBidi" w:cstheme="minorBidi"/>
          <w:lang w:val="en-IL"/>
        </w:rPr>
      </w:pPr>
      <w:r w:rsidRPr="00666B71">
        <w:rPr>
          <w:rFonts w:asciiTheme="minorBidi" w:hAnsiTheme="minorBidi" w:cstheme="minorBidi"/>
          <w:rtl/>
          <w:lang w:val="en-IL"/>
        </w:rPr>
        <w:t>בית משפט קהילתי רד הוק בברוקלין</w:t>
      </w:r>
    </w:p>
    <w:p w14:paraId="0096C203" w14:textId="77777777" w:rsidR="00475AAA" w:rsidRPr="00666B71" w:rsidRDefault="00475AAA" w:rsidP="00475AAA">
      <w:pPr>
        <w:numPr>
          <w:ilvl w:val="0"/>
          <w:numId w:val="218"/>
        </w:numPr>
        <w:bidi/>
        <w:rPr>
          <w:rFonts w:asciiTheme="minorBidi" w:hAnsiTheme="minorBidi" w:cstheme="minorBidi"/>
          <w:lang w:val="en-IL"/>
        </w:rPr>
      </w:pPr>
      <w:r w:rsidRPr="00666B71">
        <w:rPr>
          <w:rFonts w:asciiTheme="minorBidi" w:hAnsiTheme="minorBidi" w:cstheme="minorBidi"/>
          <w:rtl/>
          <w:lang w:val="en-IL"/>
        </w:rPr>
        <w:t xml:space="preserve">בית משפט ליוצאי הצבא האמריקני </w:t>
      </w:r>
    </w:p>
    <w:p w14:paraId="329D9195" w14:textId="77777777" w:rsidR="00475AAA" w:rsidRPr="00666B71" w:rsidRDefault="00475AAA" w:rsidP="00475AAA">
      <w:pPr>
        <w:bidi/>
        <w:ind w:left="1440"/>
        <w:rPr>
          <w:rFonts w:asciiTheme="minorBidi" w:hAnsiTheme="minorBidi" w:cstheme="minorBidi"/>
          <w:rtl/>
          <w:lang w:val="en-IL"/>
        </w:rPr>
      </w:pPr>
      <w:r w:rsidRPr="00666B71">
        <w:rPr>
          <w:rFonts w:asciiTheme="minorBidi" w:hAnsiTheme="minorBidi" w:cstheme="minorBidi"/>
          <w:rtl/>
          <w:lang w:val="en-IL"/>
        </w:rPr>
        <w:t>בתי משפט ליוצאי צבא בארהב</w:t>
      </w:r>
    </w:p>
    <w:p w14:paraId="61E6C636" w14:textId="77777777" w:rsidR="00475AAA" w:rsidRPr="00666B71" w:rsidRDefault="00475AAA" w:rsidP="00475AAA">
      <w:pPr>
        <w:bidi/>
        <w:ind w:left="1440"/>
        <w:rPr>
          <w:rFonts w:asciiTheme="minorBidi" w:hAnsiTheme="minorBidi" w:cstheme="minorBidi"/>
          <w:rtl/>
          <w:lang w:val="en-IL"/>
        </w:rPr>
      </w:pPr>
      <w:r w:rsidRPr="00666B71">
        <w:rPr>
          <w:rFonts w:asciiTheme="minorBidi" w:hAnsiTheme="minorBidi" w:cstheme="minorBidi"/>
          <w:rtl/>
          <w:lang w:val="en-IL"/>
        </w:rPr>
        <w:t>מתוך אחריות והוקרה לשירותם ההתייחסות היא אחרת</w:t>
      </w:r>
    </w:p>
    <w:p w14:paraId="6D4EFD17" w14:textId="77777777" w:rsidR="00475AAA" w:rsidRPr="00666B71" w:rsidRDefault="00475AAA" w:rsidP="00475AAA">
      <w:pPr>
        <w:bidi/>
        <w:ind w:left="1440"/>
        <w:rPr>
          <w:rFonts w:asciiTheme="minorBidi" w:hAnsiTheme="minorBidi" w:cstheme="minorBidi"/>
          <w:rtl/>
          <w:lang w:val="en-IL"/>
        </w:rPr>
      </w:pPr>
      <w:r w:rsidRPr="00666B71">
        <w:rPr>
          <w:rFonts w:asciiTheme="minorBidi" w:hAnsiTheme="minorBidi" w:cstheme="minorBidi"/>
          <w:rtl/>
          <w:lang w:val="en-IL"/>
        </w:rPr>
        <w:t>ביטוח רפואי נרחב</w:t>
      </w:r>
    </w:p>
    <w:p w14:paraId="0A503A12" w14:textId="77777777" w:rsidR="00475AAA" w:rsidRPr="00666B71" w:rsidRDefault="00475AAA" w:rsidP="00475AAA">
      <w:pPr>
        <w:bidi/>
        <w:ind w:left="1440"/>
        <w:rPr>
          <w:rFonts w:asciiTheme="minorBidi" w:hAnsiTheme="minorBidi" w:cstheme="minorBidi"/>
          <w:rtl/>
          <w:lang w:val="en-IL"/>
        </w:rPr>
      </w:pPr>
      <w:r w:rsidRPr="00666B71">
        <w:rPr>
          <w:rFonts w:asciiTheme="minorBidi" w:hAnsiTheme="minorBidi" w:cstheme="minorBidi"/>
          <w:rtl/>
          <w:lang w:val="en-IL"/>
        </w:rPr>
        <w:t>פוסט טראומה שיכולה לגרום לגרום להתדרדרות, פשע ואפילו הומלסיות</w:t>
      </w:r>
    </w:p>
    <w:p w14:paraId="42D0686E" w14:textId="77777777" w:rsidR="00475AAA" w:rsidRPr="00666B71" w:rsidRDefault="00475AAA" w:rsidP="00475AAA">
      <w:pPr>
        <w:bidi/>
        <w:ind w:left="1440"/>
        <w:rPr>
          <w:rFonts w:asciiTheme="minorBidi" w:hAnsiTheme="minorBidi" w:cstheme="minorBidi"/>
          <w:rtl/>
        </w:rPr>
      </w:pPr>
      <w:r w:rsidRPr="00666B71">
        <w:rPr>
          <w:rFonts w:asciiTheme="minorBidi" w:hAnsiTheme="minorBidi" w:cstheme="minorBidi"/>
          <w:rtl/>
          <w:lang w:val="en-IL"/>
        </w:rPr>
        <w:t xml:space="preserve">בתי משפט ווטרנים </w:t>
      </w:r>
      <w:r w:rsidRPr="00666B71">
        <w:rPr>
          <w:rFonts w:asciiTheme="minorBidi" w:hAnsiTheme="minorBidi" w:cstheme="minorBidi"/>
        </w:rPr>
        <w:t>Veteranc</w:t>
      </w:r>
    </w:p>
    <w:p w14:paraId="50431E06" w14:textId="77777777" w:rsidR="00475AAA" w:rsidRPr="00666B71" w:rsidRDefault="00475AAA" w:rsidP="00475AAA">
      <w:pPr>
        <w:bidi/>
        <w:ind w:left="1440"/>
        <w:rPr>
          <w:rFonts w:asciiTheme="minorBidi" w:hAnsiTheme="minorBidi" w:cstheme="minorBidi"/>
          <w:rtl/>
        </w:rPr>
      </w:pPr>
      <w:r w:rsidRPr="00666B71">
        <w:rPr>
          <w:rFonts w:asciiTheme="minorBidi" w:hAnsiTheme="minorBidi" w:cstheme="minorBidi"/>
          <w:rtl/>
        </w:rPr>
        <w:t>98% הצלחה שיקומית</w:t>
      </w:r>
    </w:p>
    <w:p w14:paraId="39E3B2C2" w14:textId="77777777" w:rsidR="00475AAA" w:rsidRPr="00666B71" w:rsidRDefault="00475AAA" w:rsidP="00475AAA">
      <w:pPr>
        <w:bidi/>
        <w:rPr>
          <w:rFonts w:asciiTheme="minorBidi" w:hAnsiTheme="minorBidi" w:cstheme="minorBidi"/>
          <w:b/>
          <w:bCs/>
          <w:lang w:val="en-IL"/>
        </w:rPr>
      </w:pPr>
      <w:r w:rsidRPr="00666B71">
        <w:rPr>
          <w:rFonts w:asciiTheme="minorBidi" w:hAnsiTheme="minorBidi" w:cstheme="minorBidi"/>
          <w:b/>
          <w:bCs/>
          <w:rtl/>
          <w:lang w:val="en-IL"/>
        </w:rPr>
        <w:t>השוואה (חלקית)</w:t>
      </w:r>
    </w:p>
    <w:tbl>
      <w:tblPr>
        <w:bidiVisual/>
        <w:tblW w:w="8855" w:type="dxa"/>
        <w:tblInd w:w="-25" w:type="dxa"/>
        <w:tblLook w:val="0420" w:firstRow="1" w:lastRow="0" w:firstColumn="0" w:lastColumn="0" w:noHBand="0" w:noVBand="1"/>
      </w:tblPr>
      <w:tblGrid>
        <w:gridCol w:w="4000"/>
        <w:gridCol w:w="4855"/>
      </w:tblGrid>
      <w:tr w:rsidR="00475AAA" w:rsidRPr="00666B71" w14:paraId="141FA43F" w14:textId="77777777" w:rsidTr="00854906">
        <w:trPr>
          <w:trHeight w:val="341"/>
        </w:trPr>
        <w:tc>
          <w:tcPr>
            <w:tcW w:w="4000" w:type="dxa"/>
            <w:tcBorders>
              <w:top w:val="single" w:sz="8" w:space="0" w:color="FFFFFF"/>
              <w:left w:val="single" w:sz="8" w:space="0" w:color="FFFFFF"/>
              <w:bottom w:val="single" w:sz="12" w:space="0" w:color="FFFFFF"/>
              <w:right w:val="single" w:sz="8" w:space="0" w:color="FFFFFF"/>
            </w:tcBorders>
            <w:shd w:val="clear" w:color="000000" w:fill="40BAD2"/>
            <w:vAlign w:val="center"/>
            <w:hideMark/>
          </w:tcPr>
          <w:p w14:paraId="6F4D8980" w14:textId="77777777" w:rsidR="00475AAA" w:rsidRPr="00666B71" w:rsidRDefault="00475AAA" w:rsidP="00475AAA">
            <w:pPr>
              <w:bidi/>
              <w:rPr>
                <w:rFonts w:asciiTheme="minorBidi" w:hAnsiTheme="minorBidi" w:cstheme="minorBidi"/>
                <w:b/>
                <w:bCs/>
                <w:color w:val="FF0000"/>
              </w:rPr>
            </w:pPr>
            <w:r w:rsidRPr="00666B71">
              <w:rPr>
                <w:rFonts w:asciiTheme="minorBidi" w:hAnsiTheme="minorBidi" w:cstheme="minorBidi"/>
                <w:b/>
                <w:bCs/>
                <w:color w:val="FF0000"/>
                <w:rtl/>
              </w:rPr>
              <w:t>בתי המשפט ה"רגילים" (הקלאסיים)</w:t>
            </w:r>
          </w:p>
        </w:tc>
        <w:tc>
          <w:tcPr>
            <w:tcW w:w="4855" w:type="dxa"/>
            <w:tcBorders>
              <w:top w:val="single" w:sz="8" w:space="0" w:color="FFFFFF"/>
              <w:left w:val="single" w:sz="8" w:space="0" w:color="FFFFFF"/>
              <w:bottom w:val="single" w:sz="12" w:space="0" w:color="FFFFFF"/>
              <w:right w:val="single" w:sz="8" w:space="0" w:color="FFFFFF"/>
            </w:tcBorders>
            <w:shd w:val="clear" w:color="000000" w:fill="40BAD2"/>
            <w:vAlign w:val="center"/>
            <w:hideMark/>
          </w:tcPr>
          <w:p w14:paraId="0CA0E937" w14:textId="77777777" w:rsidR="00475AAA" w:rsidRPr="00666B71" w:rsidRDefault="00475AAA" w:rsidP="00475AAA">
            <w:pPr>
              <w:bidi/>
              <w:rPr>
                <w:rFonts w:asciiTheme="minorBidi" w:hAnsiTheme="minorBidi" w:cstheme="minorBidi"/>
                <w:b/>
                <w:bCs/>
                <w:color w:val="FF0000"/>
                <w:rtl/>
              </w:rPr>
            </w:pPr>
            <w:r w:rsidRPr="00666B71">
              <w:rPr>
                <w:rFonts w:asciiTheme="minorBidi" w:hAnsiTheme="minorBidi" w:cstheme="minorBidi"/>
                <w:b/>
                <w:bCs/>
                <w:color w:val="FF0000"/>
                <w:rtl/>
              </w:rPr>
              <w:t>בתי המשפט ה"מיוחדים" פותרי הבעיות</w:t>
            </w:r>
          </w:p>
        </w:tc>
      </w:tr>
      <w:tr w:rsidR="00475AAA" w:rsidRPr="00666B71" w14:paraId="459F3932" w14:textId="77777777" w:rsidTr="00854906">
        <w:trPr>
          <w:trHeight w:val="109"/>
        </w:trPr>
        <w:tc>
          <w:tcPr>
            <w:tcW w:w="4000" w:type="dxa"/>
            <w:tcBorders>
              <w:top w:val="nil"/>
              <w:left w:val="single" w:sz="8" w:space="0" w:color="FFFFFF"/>
              <w:bottom w:val="single" w:sz="8" w:space="0" w:color="FFFFFF"/>
              <w:right w:val="single" w:sz="8" w:space="0" w:color="FFFFFF"/>
            </w:tcBorders>
            <w:shd w:val="clear" w:color="000000" w:fill="CEE7EE"/>
            <w:vAlign w:val="center"/>
            <w:hideMark/>
          </w:tcPr>
          <w:p w14:paraId="1CECC062" w14:textId="77777777" w:rsidR="00475AAA" w:rsidRPr="00666B71" w:rsidRDefault="00475AAA" w:rsidP="00475AAA">
            <w:pPr>
              <w:bidi/>
              <w:rPr>
                <w:rFonts w:asciiTheme="minorBidi" w:hAnsiTheme="minorBidi" w:cstheme="minorBidi"/>
                <w:color w:val="000000"/>
                <w:rtl/>
              </w:rPr>
            </w:pPr>
            <w:r w:rsidRPr="00666B71">
              <w:rPr>
                <w:rFonts w:asciiTheme="minorBidi" w:hAnsiTheme="minorBidi" w:cstheme="minorBidi"/>
                <w:color w:val="000000"/>
                <w:rtl/>
              </w:rPr>
              <w:t>עבר, יישוב הסכסוך</w:t>
            </w:r>
          </w:p>
        </w:tc>
        <w:tc>
          <w:tcPr>
            <w:tcW w:w="4855" w:type="dxa"/>
            <w:tcBorders>
              <w:top w:val="nil"/>
              <w:left w:val="single" w:sz="8" w:space="0" w:color="FFFFFF"/>
              <w:bottom w:val="single" w:sz="8" w:space="0" w:color="FFFFFF"/>
              <w:right w:val="single" w:sz="8" w:space="0" w:color="FFFFFF"/>
            </w:tcBorders>
            <w:shd w:val="clear" w:color="000000" w:fill="CEE7EE"/>
            <w:vAlign w:val="center"/>
            <w:hideMark/>
          </w:tcPr>
          <w:p w14:paraId="419D2B9F" w14:textId="77777777" w:rsidR="00475AAA" w:rsidRPr="00666B71" w:rsidRDefault="00475AAA" w:rsidP="00475AAA">
            <w:pPr>
              <w:bidi/>
              <w:rPr>
                <w:rFonts w:asciiTheme="minorBidi" w:hAnsiTheme="minorBidi" w:cstheme="minorBidi"/>
                <w:color w:val="000000"/>
                <w:rtl/>
              </w:rPr>
            </w:pPr>
            <w:r w:rsidRPr="00666B71">
              <w:rPr>
                <w:rFonts w:asciiTheme="minorBidi" w:hAnsiTheme="minorBidi" w:cstheme="minorBidi"/>
                <w:color w:val="000000"/>
                <w:rtl/>
              </w:rPr>
              <w:t xml:space="preserve">עתיד, מניעת סכסוך </w:t>
            </w:r>
          </w:p>
        </w:tc>
      </w:tr>
      <w:tr w:rsidR="00475AAA" w:rsidRPr="00666B71" w14:paraId="2ADAE618" w14:textId="77777777" w:rsidTr="00854906">
        <w:trPr>
          <w:trHeight w:val="44"/>
        </w:trPr>
        <w:tc>
          <w:tcPr>
            <w:tcW w:w="4000" w:type="dxa"/>
            <w:tcBorders>
              <w:top w:val="nil"/>
              <w:left w:val="single" w:sz="8" w:space="0" w:color="FFFFFF"/>
              <w:bottom w:val="single" w:sz="8" w:space="0" w:color="FFFFFF"/>
              <w:right w:val="single" w:sz="8" w:space="0" w:color="FFFFFF"/>
            </w:tcBorders>
            <w:shd w:val="clear" w:color="000000" w:fill="E8F3F7"/>
            <w:vAlign w:val="center"/>
            <w:hideMark/>
          </w:tcPr>
          <w:p w14:paraId="0862031E" w14:textId="77777777" w:rsidR="00475AAA" w:rsidRPr="00666B71" w:rsidRDefault="00475AAA" w:rsidP="00475AAA">
            <w:pPr>
              <w:bidi/>
              <w:rPr>
                <w:rFonts w:asciiTheme="minorBidi" w:hAnsiTheme="minorBidi" w:cstheme="minorBidi"/>
                <w:color w:val="000000"/>
                <w:rtl/>
              </w:rPr>
            </w:pPr>
            <w:r w:rsidRPr="00666B71">
              <w:rPr>
                <w:rFonts w:asciiTheme="minorBidi" w:hAnsiTheme="minorBidi" w:cstheme="minorBidi"/>
                <w:color w:val="000000"/>
                <w:rtl/>
              </w:rPr>
              <w:t>תוצאות משפטיות</w:t>
            </w:r>
          </w:p>
        </w:tc>
        <w:tc>
          <w:tcPr>
            <w:tcW w:w="4855" w:type="dxa"/>
            <w:tcBorders>
              <w:top w:val="nil"/>
              <w:left w:val="single" w:sz="8" w:space="0" w:color="FFFFFF"/>
              <w:bottom w:val="single" w:sz="8" w:space="0" w:color="FFFFFF"/>
              <w:right w:val="single" w:sz="8" w:space="0" w:color="FFFFFF"/>
            </w:tcBorders>
            <w:shd w:val="clear" w:color="000000" w:fill="E8F3F7"/>
            <w:vAlign w:val="center"/>
            <w:hideMark/>
          </w:tcPr>
          <w:p w14:paraId="331E421B" w14:textId="77777777" w:rsidR="00475AAA" w:rsidRPr="00666B71" w:rsidRDefault="00475AAA" w:rsidP="00475AAA">
            <w:pPr>
              <w:bidi/>
              <w:rPr>
                <w:rFonts w:asciiTheme="minorBidi" w:hAnsiTheme="minorBidi" w:cstheme="minorBidi"/>
                <w:color w:val="000000"/>
                <w:rtl/>
              </w:rPr>
            </w:pPr>
            <w:r w:rsidRPr="00666B71">
              <w:rPr>
                <w:rFonts w:asciiTheme="minorBidi" w:hAnsiTheme="minorBidi" w:cstheme="minorBidi"/>
                <w:color w:val="000000"/>
                <w:rtl/>
              </w:rPr>
              <w:t>+ תוצאות משקמות</w:t>
            </w:r>
          </w:p>
        </w:tc>
      </w:tr>
      <w:tr w:rsidR="00475AAA" w:rsidRPr="00666B71" w14:paraId="64A23B47" w14:textId="77777777" w:rsidTr="00854906">
        <w:trPr>
          <w:trHeight w:val="44"/>
        </w:trPr>
        <w:tc>
          <w:tcPr>
            <w:tcW w:w="4000" w:type="dxa"/>
            <w:tcBorders>
              <w:top w:val="nil"/>
              <w:left w:val="single" w:sz="8" w:space="0" w:color="FFFFFF"/>
              <w:bottom w:val="single" w:sz="8" w:space="0" w:color="FFFFFF"/>
              <w:right w:val="single" w:sz="8" w:space="0" w:color="FFFFFF"/>
            </w:tcBorders>
            <w:shd w:val="clear" w:color="000000" w:fill="CEE7EE"/>
            <w:vAlign w:val="center"/>
            <w:hideMark/>
          </w:tcPr>
          <w:p w14:paraId="2AB9E9DB" w14:textId="77777777" w:rsidR="00475AAA" w:rsidRPr="00666B71" w:rsidRDefault="00475AAA" w:rsidP="00475AAA">
            <w:pPr>
              <w:bidi/>
              <w:rPr>
                <w:rFonts w:asciiTheme="minorBidi" w:hAnsiTheme="minorBidi" w:cstheme="minorBidi"/>
                <w:color w:val="000000"/>
                <w:rtl/>
              </w:rPr>
            </w:pPr>
            <w:r w:rsidRPr="00666B71">
              <w:rPr>
                <w:rFonts w:asciiTheme="minorBidi" w:hAnsiTheme="minorBidi" w:cstheme="minorBidi"/>
                <w:color w:val="000000"/>
                <w:rtl/>
              </w:rPr>
              <w:t>הליך אדוורסרי</w:t>
            </w:r>
          </w:p>
        </w:tc>
        <w:tc>
          <w:tcPr>
            <w:tcW w:w="4855" w:type="dxa"/>
            <w:tcBorders>
              <w:top w:val="nil"/>
              <w:left w:val="single" w:sz="8" w:space="0" w:color="FFFFFF"/>
              <w:bottom w:val="single" w:sz="8" w:space="0" w:color="FFFFFF"/>
              <w:right w:val="single" w:sz="8" w:space="0" w:color="FFFFFF"/>
            </w:tcBorders>
            <w:shd w:val="clear" w:color="000000" w:fill="CEE7EE"/>
            <w:vAlign w:val="center"/>
            <w:hideMark/>
          </w:tcPr>
          <w:p w14:paraId="394D46CF" w14:textId="77777777" w:rsidR="00475AAA" w:rsidRPr="00666B71" w:rsidRDefault="00475AAA" w:rsidP="00475AAA">
            <w:pPr>
              <w:bidi/>
              <w:rPr>
                <w:rFonts w:asciiTheme="minorBidi" w:hAnsiTheme="minorBidi" w:cstheme="minorBidi"/>
                <w:color w:val="000000"/>
                <w:rtl/>
              </w:rPr>
            </w:pPr>
            <w:r w:rsidRPr="00666B71">
              <w:rPr>
                <w:rFonts w:asciiTheme="minorBidi" w:hAnsiTheme="minorBidi" w:cstheme="minorBidi"/>
                <w:color w:val="000000"/>
                <w:rtl/>
              </w:rPr>
              <w:t>הליך שיתופי</w:t>
            </w:r>
          </w:p>
        </w:tc>
      </w:tr>
      <w:tr w:rsidR="00475AAA" w:rsidRPr="00666B71" w14:paraId="03204CBE" w14:textId="77777777" w:rsidTr="00854906">
        <w:trPr>
          <w:trHeight w:val="159"/>
        </w:trPr>
        <w:tc>
          <w:tcPr>
            <w:tcW w:w="4000" w:type="dxa"/>
            <w:tcBorders>
              <w:top w:val="nil"/>
              <w:left w:val="single" w:sz="8" w:space="0" w:color="FFFFFF"/>
              <w:bottom w:val="single" w:sz="8" w:space="0" w:color="FFFFFF"/>
              <w:right w:val="single" w:sz="8" w:space="0" w:color="FFFFFF"/>
            </w:tcBorders>
            <w:shd w:val="clear" w:color="000000" w:fill="E8F3F7"/>
            <w:vAlign w:val="center"/>
            <w:hideMark/>
          </w:tcPr>
          <w:p w14:paraId="3EC908F5" w14:textId="77777777" w:rsidR="00475AAA" w:rsidRPr="00666B71" w:rsidRDefault="00475AAA" w:rsidP="00475AAA">
            <w:pPr>
              <w:bidi/>
              <w:rPr>
                <w:rFonts w:asciiTheme="minorBidi" w:hAnsiTheme="minorBidi" w:cstheme="minorBidi"/>
                <w:color w:val="000000"/>
                <w:rtl/>
              </w:rPr>
            </w:pPr>
            <w:r w:rsidRPr="00666B71">
              <w:rPr>
                <w:rFonts w:asciiTheme="minorBidi" w:hAnsiTheme="minorBidi" w:cstheme="minorBidi"/>
                <w:color w:val="000000"/>
                <w:rtl/>
              </w:rPr>
              <w:t>מינוי מומחה חיצוני לקבלת חוו"ד לפי צורך</w:t>
            </w:r>
          </w:p>
        </w:tc>
        <w:tc>
          <w:tcPr>
            <w:tcW w:w="4855" w:type="dxa"/>
            <w:tcBorders>
              <w:top w:val="nil"/>
              <w:left w:val="single" w:sz="8" w:space="0" w:color="FFFFFF"/>
              <w:bottom w:val="single" w:sz="8" w:space="0" w:color="FFFFFF"/>
              <w:right w:val="single" w:sz="8" w:space="0" w:color="FFFFFF"/>
            </w:tcBorders>
            <w:shd w:val="clear" w:color="000000" w:fill="E8F3F7"/>
            <w:vAlign w:val="center"/>
            <w:hideMark/>
          </w:tcPr>
          <w:p w14:paraId="416963A3" w14:textId="77777777" w:rsidR="00475AAA" w:rsidRPr="00666B71" w:rsidRDefault="00475AAA" w:rsidP="00475AAA">
            <w:pPr>
              <w:bidi/>
              <w:rPr>
                <w:rFonts w:asciiTheme="minorBidi" w:hAnsiTheme="minorBidi" w:cstheme="minorBidi"/>
                <w:color w:val="000000"/>
                <w:rtl/>
              </w:rPr>
            </w:pPr>
            <w:r w:rsidRPr="00666B71">
              <w:rPr>
                <w:rFonts w:asciiTheme="minorBidi" w:hAnsiTheme="minorBidi" w:cstheme="minorBidi"/>
                <w:color w:val="000000"/>
                <w:rtl/>
              </w:rPr>
              <w:t>צוות מומחים רב תחומי כחלק ממערך בית המשפט</w:t>
            </w:r>
          </w:p>
        </w:tc>
      </w:tr>
      <w:tr w:rsidR="00475AAA" w:rsidRPr="00666B71" w14:paraId="6A40E09B" w14:textId="77777777" w:rsidTr="00854906">
        <w:trPr>
          <w:trHeight w:val="44"/>
        </w:trPr>
        <w:tc>
          <w:tcPr>
            <w:tcW w:w="4000" w:type="dxa"/>
            <w:tcBorders>
              <w:top w:val="nil"/>
              <w:left w:val="single" w:sz="8" w:space="0" w:color="FFFFFF"/>
              <w:bottom w:val="single" w:sz="8" w:space="0" w:color="FFFFFF"/>
              <w:right w:val="single" w:sz="8" w:space="0" w:color="FFFFFF"/>
            </w:tcBorders>
            <w:shd w:val="clear" w:color="000000" w:fill="CEE7EE"/>
            <w:vAlign w:val="center"/>
            <w:hideMark/>
          </w:tcPr>
          <w:p w14:paraId="092CD76A" w14:textId="77777777" w:rsidR="00475AAA" w:rsidRPr="00666B71" w:rsidRDefault="00475AAA" w:rsidP="00475AAA">
            <w:pPr>
              <w:bidi/>
              <w:rPr>
                <w:rFonts w:asciiTheme="minorBidi" w:hAnsiTheme="minorBidi" w:cstheme="minorBidi"/>
                <w:color w:val="000000"/>
                <w:rtl/>
              </w:rPr>
            </w:pPr>
            <w:r w:rsidRPr="00666B71">
              <w:rPr>
                <w:rFonts w:asciiTheme="minorBidi" w:hAnsiTheme="minorBidi" w:cstheme="minorBidi"/>
                <w:color w:val="000000"/>
                <w:rtl/>
              </w:rPr>
              <w:t>הליך פורמלי</w:t>
            </w:r>
          </w:p>
        </w:tc>
        <w:tc>
          <w:tcPr>
            <w:tcW w:w="4855" w:type="dxa"/>
            <w:tcBorders>
              <w:top w:val="nil"/>
              <w:left w:val="single" w:sz="8" w:space="0" w:color="FFFFFF"/>
              <w:bottom w:val="single" w:sz="8" w:space="0" w:color="FFFFFF"/>
              <w:right w:val="single" w:sz="8" w:space="0" w:color="FFFFFF"/>
            </w:tcBorders>
            <w:shd w:val="clear" w:color="000000" w:fill="CEE7EE"/>
            <w:vAlign w:val="center"/>
            <w:hideMark/>
          </w:tcPr>
          <w:p w14:paraId="1850AE71" w14:textId="77777777" w:rsidR="00475AAA" w:rsidRPr="00666B71" w:rsidRDefault="00475AAA" w:rsidP="00475AAA">
            <w:pPr>
              <w:bidi/>
              <w:rPr>
                <w:rFonts w:asciiTheme="minorBidi" w:hAnsiTheme="minorBidi" w:cstheme="minorBidi"/>
                <w:color w:val="000000"/>
                <w:rtl/>
              </w:rPr>
            </w:pPr>
            <w:r w:rsidRPr="00666B71">
              <w:rPr>
                <w:rFonts w:asciiTheme="minorBidi" w:hAnsiTheme="minorBidi" w:cstheme="minorBidi"/>
                <w:color w:val="000000"/>
                <w:rtl/>
              </w:rPr>
              <w:t>הפחתה ברמת הפורמליות</w:t>
            </w:r>
          </w:p>
        </w:tc>
      </w:tr>
      <w:tr w:rsidR="00475AAA" w:rsidRPr="00666B71" w14:paraId="7F727747" w14:textId="77777777" w:rsidTr="00854906">
        <w:trPr>
          <w:trHeight w:val="44"/>
        </w:trPr>
        <w:tc>
          <w:tcPr>
            <w:tcW w:w="4000" w:type="dxa"/>
            <w:tcBorders>
              <w:top w:val="nil"/>
              <w:left w:val="single" w:sz="8" w:space="0" w:color="FFFFFF"/>
              <w:bottom w:val="single" w:sz="8" w:space="0" w:color="FFFFFF"/>
              <w:right w:val="single" w:sz="8" w:space="0" w:color="FFFFFF"/>
            </w:tcBorders>
            <w:shd w:val="clear" w:color="000000" w:fill="E8F3F7"/>
            <w:vAlign w:val="center"/>
            <w:hideMark/>
          </w:tcPr>
          <w:p w14:paraId="55F59AC6" w14:textId="77777777" w:rsidR="00475AAA" w:rsidRPr="00666B71" w:rsidRDefault="00475AAA" w:rsidP="00475AAA">
            <w:pPr>
              <w:bidi/>
              <w:rPr>
                <w:rFonts w:asciiTheme="minorBidi" w:hAnsiTheme="minorBidi" w:cstheme="minorBidi"/>
                <w:color w:val="000000"/>
                <w:rtl/>
              </w:rPr>
            </w:pPr>
            <w:r w:rsidRPr="00666B71">
              <w:rPr>
                <w:rFonts w:asciiTheme="minorBidi" w:hAnsiTheme="minorBidi" w:cstheme="minorBidi"/>
                <w:color w:val="000000"/>
                <w:rtl/>
              </w:rPr>
              <w:t>פרשנות ויישום של כללים משפטיים</w:t>
            </w:r>
          </w:p>
        </w:tc>
        <w:tc>
          <w:tcPr>
            <w:tcW w:w="4855" w:type="dxa"/>
            <w:tcBorders>
              <w:top w:val="nil"/>
              <w:left w:val="single" w:sz="8" w:space="0" w:color="FFFFFF"/>
              <w:bottom w:val="single" w:sz="8" w:space="0" w:color="FFFFFF"/>
              <w:right w:val="single" w:sz="8" w:space="0" w:color="FFFFFF"/>
            </w:tcBorders>
            <w:shd w:val="clear" w:color="000000" w:fill="E8F3F7"/>
            <w:vAlign w:val="center"/>
            <w:hideMark/>
          </w:tcPr>
          <w:p w14:paraId="4A3F74D9" w14:textId="77777777" w:rsidR="00475AAA" w:rsidRPr="00666B71" w:rsidRDefault="00475AAA" w:rsidP="00475AAA">
            <w:pPr>
              <w:bidi/>
              <w:rPr>
                <w:rFonts w:asciiTheme="minorBidi" w:hAnsiTheme="minorBidi" w:cstheme="minorBidi"/>
                <w:color w:val="000000"/>
                <w:rtl/>
              </w:rPr>
            </w:pPr>
            <w:r w:rsidRPr="00666B71">
              <w:rPr>
                <w:rFonts w:asciiTheme="minorBidi" w:hAnsiTheme="minorBidi" w:cstheme="minorBidi"/>
                <w:color w:val="000000"/>
                <w:rtl/>
              </w:rPr>
              <w:t>יישום תובנות ממדעי ההתנהגות</w:t>
            </w:r>
          </w:p>
        </w:tc>
      </w:tr>
      <w:tr w:rsidR="00475AAA" w:rsidRPr="00666B71" w14:paraId="17FA49E2" w14:textId="77777777" w:rsidTr="00854906">
        <w:trPr>
          <w:trHeight w:val="44"/>
        </w:trPr>
        <w:tc>
          <w:tcPr>
            <w:tcW w:w="4000" w:type="dxa"/>
            <w:tcBorders>
              <w:top w:val="nil"/>
              <w:left w:val="single" w:sz="8" w:space="0" w:color="FFFFFF"/>
              <w:bottom w:val="single" w:sz="8" w:space="0" w:color="FFFFFF"/>
              <w:right w:val="single" w:sz="8" w:space="0" w:color="FFFFFF"/>
            </w:tcBorders>
            <w:shd w:val="clear" w:color="000000" w:fill="CEE7EE"/>
            <w:vAlign w:val="center"/>
            <w:hideMark/>
          </w:tcPr>
          <w:p w14:paraId="6556E5D0" w14:textId="77777777" w:rsidR="00475AAA" w:rsidRPr="00666B71" w:rsidRDefault="00475AAA" w:rsidP="00475AAA">
            <w:pPr>
              <w:bidi/>
              <w:rPr>
                <w:rFonts w:asciiTheme="minorBidi" w:hAnsiTheme="minorBidi" w:cstheme="minorBidi"/>
                <w:color w:val="000000"/>
                <w:rtl/>
              </w:rPr>
            </w:pPr>
            <w:r w:rsidRPr="00666B71">
              <w:rPr>
                <w:rFonts w:asciiTheme="minorBidi" w:hAnsiTheme="minorBidi" w:cstheme="minorBidi"/>
                <w:color w:val="000000"/>
                <w:rtl/>
              </w:rPr>
              <w:t>גיבוש תוצאה על יסוד תקדימים</w:t>
            </w:r>
          </w:p>
        </w:tc>
        <w:tc>
          <w:tcPr>
            <w:tcW w:w="4855" w:type="dxa"/>
            <w:tcBorders>
              <w:top w:val="nil"/>
              <w:left w:val="single" w:sz="8" w:space="0" w:color="FFFFFF"/>
              <w:bottom w:val="single" w:sz="8" w:space="0" w:color="FFFFFF"/>
              <w:right w:val="single" w:sz="8" w:space="0" w:color="FFFFFF"/>
            </w:tcBorders>
            <w:shd w:val="clear" w:color="000000" w:fill="CEE7EE"/>
            <w:vAlign w:val="center"/>
            <w:hideMark/>
          </w:tcPr>
          <w:p w14:paraId="51BB42B0" w14:textId="77777777" w:rsidR="00475AAA" w:rsidRPr="00666B71" w:rsidRDefault="00475AAA" w:rsidP="00475AAA">
            <w:pPr>
              <w:bidi/>
              <w:rPr>
                <w:rFonts w:asciiTheme="minorBidi" w:hAnsiTheme="minorBidi" w:cstheme="minorBidi"/>
                <w:color w:val="000000"/>
                <w:rtl/>
              </w:rPr>
            </w:pPr>
            <w:r w:rsidRPr="00666B71">
              <w:rPr>
                <w:rFonts w:asciiTheme="minorBidi" w:hAnsiTheme="minorBidi" w:cstheme="minorBidi"/>
                <w:color w:val="000000"/>
                <w:rtl/>
              </w:rPr>
              <w:t>גיבוש תוצאה על בסיס יצירת תכנית שיקום אישית</w:t>
            </w:r>
          </w:p>
        </w:tc>
      </w:tr>
    </w:tbl>
    <w:p w14:paraId="77F124D0" w14:textId="77777777" w:rsidR="00475AAA" w:rsidRPr="00666B71" w:rsidRDefault="00475AAA" w:rsidP="00475AAA">
      <w:pPr>
        <w:bidi/>
        <w:rPr>
          <w:rFonts w:asciiTheme="minorBidi" w:hAnsiTheme="minorBidi" w:cstheme="minorBidi"/>
          <w:b/>
          <w:bCs/>
          <w:rtl/>
        </w:rPr>
      </w:pPr>
    </w:p>
    <w:p w14:paraId="791E24DD" w14:textId="77777777" w:rsidR="00475AAA" w:rsidRPr="00666B71" w:rsidRDefault="00475AAA" w:rsidP="00475AAA">
      <w:pPr>
        <w:bidi/>
        <w:rPr>
          <w:rFonts w:asciiTheme="minorBidi" w:hAnsiTheme="minorBidi" w:cstheme="minorBidi"/>
          <w:rtl/>
        </w:rPr>
      </w:pPr>
      <w:r w:rsidRPr="00666B71">
        <w:rPr>
          <w:rFonts w:asciiTheme="minorBidi" w:hAnsiTheme="minorBidi" w:cstheme="minorBidi"/>
          <w:b/>
          <w:bCs/>
          <w:rtl/>
        </w:rPr>
        <w:t>בתי משפט פותרי בעיות לאלימות במשפחה</w:t>
      </w:r>
      <w:r w:rsidRPr="00666B71">
        <w:rPr>
          <w:rFonts w:asciiTheme="minorBidi" w:hAnsiTheme="minorBidi" w:cstheme="minorBidi"/>
          <w:rtl/>
        </w:rPr>
        <w:t xml:space="preserve"> (בארהב)</w:t>
      </w:r>
    </w:p>
    <w:p w14:paraId="1479224E" w14:textId="77777777" w:rsidR="00475AAA" w:rsidRPr="00666B71" w:rsidRDefault="00475AAA" w:rsidP="00475AAA">
      <w:pPr>
        <w:numPr>
          <w:ilvl w:val="0"/>
          <w:numId w:val="219"/>
        </w:numPr>
        <w:bidi/>
        <w:rPr>
          <w:rFonts w:asciiTheme="minorBidi" w:hAnsiTheme="minorBidi" w:cstheme="minorBidi"/>
          <w:lang w:val="en-IL"/>
        </w:rPr>
      </w:pPr>
      <w:r w:rsidRPr="00666B71">
        <w:rPr>
          <w:rFonts w:asciiTheme="minorBidi" w:hAnsiTheme="minorBidi" w:cstheme="minorBidi"/>
          <w:rtl/>
        </w:rPr>
        <w:t xml:space="preserve">מאגד גם סמכויות אזרחיות וגם פליליות </w:t>
      </w:r>
    </w:p>
    <w:p w14:paraId="0625D318" w14:textId="77777777" w:rsidR="00475AAA" w:rsidRPr="00666B71" w:rsidRDefault="00475AAA" w:rsidP="00475AAA">
      <w:pPr>
        <w:numPr>
          <w:ilvl w:val="0"/>
          <w:numId w:val="219"/>
        </w:numPr>
        <w:bidi/>
        <w:rPr>
          <w:rFonts w:asciiTheme="minorBidi" w:hAnsiTheme="minorBidi" w:cstheme="minorBidi"/>
          <w:lang w:val="en-IL"/>
        </w:rPr>
      </w:pPr>
      <w:r w:rsidRPr="00666B71">
        <w:rPr>
          <w:rFonts w:asciiTheme="minorBidi" w:hAnsiTheme="minorBidi" w:cstheme="minorBidi"/>
          <w:rtl/>
        </w:rPr>
        <w:t>שימוש בטכניקות לשינוי והנעת התנהגות הפוגע הנלמדות מידע תיאורטי ממדעי החברה (כגון הבנת תופעת מעגל האלימות, דפוסי התנהגות של נפגעות)</w:t>
      </w:r>
    </w:p>
    <w:p w14:paraId="74200181" w14:textId="77777777" w:rsidR="00475AAA" w:rsidRPr="00666B71" w:rsidRDefault="00475AAA" w:rsidP="00475AAA">
      <w:pPr>
        <w:numPr>
          <w:ilvl w:val="0"/>
          <w:numId w:val="219"/>
        </w:numPr>
        <w:bidi/>
        <w:rPr>
          <w:rFonts w:asciiTheme="minorBidi" w:hAnsiTheme="minorBidi" w:cstheme="minorBidi"/>
          <w:lang w:val="en-IL"/>
        </w:rPr>
      </w:pPr>
      <w:r w:rsidRPr="00666B71">
        <w:rPr>
          <w:rFonts w:asciiTheme="minorBidi" w:hAnsiTheme="minorBidi" w:cstheme="minorBidi"/>
          <w:rtl/>
        </w:rPr>
        <w:t>החשיבות המיוחדת: שילוב של ענישה ושיקום הפוגע + תמיכה ושירותים לקרבן, לנפגעת</w:t>
      </w:r>
    </w:p>
    <w:p w14:paraId="0AE69E23"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b/>
          <w:bCs/>
          <w:rtl/>
          <w:lang w:val="en-IL"/>
        </w:rPr>
        <w:t>התייחסות לנפגעת</w:t>
      </w:r>
    </w:p>
    <w:p w14:paraId="4C4D6A53"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rtl/>
          <w:lang w:val="en-IL"/>
        </w:rPr>
        <w:t>א. גישה ישירה לייעוץ משפטי (הסבר, הדרכה וליווי)</w:t>
      </w:r>
    </w:p>
    <w:p w14:paraId="50F4C22D"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rtl/>
          <w:lang w:val="en-IL"/>
        </w:rPr>
        <w:t>ב. גישה ישירה לייעוץ זכויות סוציאליות ושירותים בתחום</w:t>
      </w:r>
    </w:p>
    <w:p w14:paraId="58CA11E3"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rtl/>
          <w:lang w:val="en-IL"/>
        </w:rPr>
        <w:t>ג. מתן דווח שוטף על מצב התיק</w:t>
      </w:r>
    </w:p>
    <w:p w14:paraId="5B1D0DA0"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rtl/>
          <w:lang w:val="en-IL"/>
        </w:rPr>
        <w:t>ד. התייחסות מהירה של בית המשפט (קביעת דיונים בזמן תגובה קצר)</w:t>
      </w:r>
    </w:p>
    <w:p w14:paraId="04A09D01"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rtl/>
          <w:lang w:val="en-IL"/>
        </w:rPr>
        <w:t>ה. הקפדה על מרחב בטוח בבית המשפט בזמן המפגש עם היועצים או בדיון המשפטי</w:t>
      </w:r>
    </w:p>
    <w:p w14:paraId="20B3D5BB" w14:textId="77777777" w:rsidR="00475AAA" w:rsidRPr="00666B71" w:rsidRDefault="00475AAA" w:rsidP="00475AAA">
      <w:pPr>
        <w:bidi/>
        <w:rPr>
          <w:rFonts w:asciiTheme="minorBidi" w:hAnsiTheme="minorBidi" w:cstheme="minorBidi"/>
          <w:rtl/>
          <w:lang w:val="en-IL"/>
        </w:rPr>
      </w:pPr>
    </w:p>
    <w:p w14:paraId="2E1B1A69" w14:textId="77777777" w:rsidR="00475AAA" w:rsidRPr="00666B71" w:rsidRDefault="00475AAA" w:rsidP="00475AAA">
      <w:pPr>
        <w:bidi/>
        <w:rPr>
          <w:rFonts w:asciiTheme="minorBidi" w:hAnsiTheme="minorBidi" w:cstheme="minorBidi"/>
          <w:rtl/>
        </w:rPr>
      </w:pPr>
    </w:p>
    <w:p w14:paraId="60D0FFD1" w14:textId="77777777" w:rsidR="00475AAA" w:rsidRPr="00666B71" w:rsidRDefault="00475AAA" w:rsidP="00475AAA">
      <w:pPr>
        <w:pStyle w:val="Heading2"/>
        <w:bidi/>
        <w:spacing w:before="0" w:after="0"/>
        <w:rPr>
          <w:rFonts w:asciiTheme="minorBidi" w:hAnsiTheme="minorBidi" w:cstheme="minorBidi"/>
          <w:color w:val="FF0000"/>
          <w:rtl/>
          <w:lang w:val="en-IL"/>
        </w:rPr>
      </w:pPr>
      <w:bookmarkStart w:id="8" w:name="_Toc186278719"/>
      <w:r w:rsidRPr="00666B71">
        <w:rPr>
          <w:rFonts w:asciiTheme="minorBidi" w:hAnsiTheme="minorBidi" w:cstheme="minorBidi"/>
          <w:color w:val="FF0000"/>
          <w:rtl/>
          <w:lang w:val="en-IL"/>
        </w:rPr>
        <w:t>שיעור 7 19-דצמ- 2024 טיול ליפו</w:t>
      </w:r>
      <w:bookmarkEnd w:id="8"/>
    </w:p>
    <w:p w14:paraId="4CF2CE51" w14:textId="77777777" w:rsidR="00475AAA" w:rsidRPr="00666B71" w:rsidRDefault="00475AAA" w:rsidP="00475AAA">
      <w:pPr>
        <w:pStyle w:val="Heading2"/>
        <w:bidi/>
        <w:rPr>
          <w:rFonts w:asciiTheme="minorBidi" w:hAnsiTheme="minorBidi" w:cstheme="minorBidi"/>
          <w:rtl/>
          <w:lang w:val="en-IL"/>
        </w:rPr>
      </w:pPr>
      <w:bookmarkStart w:id="9" w:name="_Toc186278720"/>
      <w:r w:rsidRPr="00666B71">
        <w:rPr>
          <w:rFonts w:asciiTheme="minorBidi" w:hAnsiTheme="minorBidi" w:cstheme="minorBidi"/>
          <w:rtl/>
          <w:lang w:val="en-IL"/>
        </w:rPr>
        <w:t>עבודת בית</w:t>
      </w:r>
      <w:bookmarkEnd w:id="9"/>
    </w:p>
    <w:p w14:paraId="19E1C7A7"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לקרוא מאמרים</w:t>
      </w:r>
    </w:p>
    <w:p w14:paraId="05B51D6D" w14:textId="77777777" w:rsidR="00475AAA" w:rsidRPr="00666B71" w:rsidRDefault="00475AAA" w:rsidP="00475AAA">
      <w:pPr>
        <w:bidi/>
        <w:rPr>
          <w:rFonts w:asciiTheme="minorBidi" w:hAnsiTheme="minorBidi" w:cstheme="minorBidi"/>
          <w:rtl/>
          <w:lang w:val="en-IL"/>
        </w:rPr>
      </w:pPr>
      <w:hyperlink r:id="rId33" w:history="1">
        <w:r w:rsidRPr="00666B71">
          <w:rPr>
            <w:rStyle w:val="Hyperlink"/>
            <w:rFonts w:asciiTheme="minorBidi" w:hAnsiTheme="minorBidi" w:cstheme="minorBidi"/>
            <w:rtl/>
            <w:lang w:val="en-IL"/>
          </w:rPr>
          <w:t>שופט מגשר</w:t>
        </w:r>
      </w:hyperlink>
    </w:p>
    <w:p w14:paraId="10368437" w14:textId="77777777" w:rsidR="00475AAA" w:rsidRPr="00666B71" w:rsidRDefault="00475AAA" w:rsidP="00475AAA">
      <w:pPr>
        <w:bidi/>
        <w:rPr>
          <w:rFonts w:asciiTheme="minorBidi" w:hAnsiTheme="minorBidi" w:cstheme="minorBidi"/>
          <w:rtl/>
          <w:lang w:val="en-IL"/>
        </w:rPr>
      </w:pPr>
      <w:hyperlink r:id="rId34" w:history="1">
        <w:r w:rsidRPr="00666B71">
          <w:rPr>
            <w:rStyle w:val="Hyperlink"/>
            <w:rFonts w:asciiTheme="minorBidi" w:hAnsiTheme="minorBidi" w:cstheme="minorBidi"/>
            <w:rtl/>
            <w:lang w:val="en-IL"/>
          </w:rPr>
          <w:t>פסד פלונית</w:t>
        </w:r>
      </w:hyperlink>
    </w:p>
    <w:p w14:paraId="167AEC81" w14:textId="77777777" w:rsidR="00475AAA" w:rsidRPr="00666B71" w:rsidRDefault="00475AAA" w:rsidP="00475AAA">
      <w:pPr>
        <w:bidi/>
        <w:rPr>
          <w:rFonts w:asciiTheme="minorBidi" w:hAnsiTheme="minorBidi" w:cstheme="minorBidi"/>
          <w:rtl/>
          <w:lang w:val="en-IL"/>
        </w:rPr>
      </w:pPr>
      <w:hyperlink r:id="rId35" w:history="1">
        <w:r w:rsidRPr="00666B71">
          <w:rPr>
            <w:rStyle w:val="Hyperlink"/>
            <w:rFonts w:asciiTheme="minorBidi" w:hAnsiTheme="minorBidi" w:cstheme="minorBidi"/>
            <w:rtl/>
            <w:lang w:val="en-IL"/>
          </w:rPr>
          <w:t>פרלמן, יישוב סכסוכים, 114-118 , גשתפ</w:t>
        </w:r>
      </w:hyperlink>
    </w:p>
    <w:p w14:paraId="04CFBF06" w14:textId="77777777" w:rsidR="00475AAA" w:rsidRPr="00666B71" w:rsidRDefault="00475AAA" w:rsidP="00475AAA">
      <w:pPr>
        <w:bidi/>
        <w:rPr>
          <w:rFonts w:asciiTheme="minorBidi" w:hAnsiTheme="minorBidi" w:cstheme="minorBidi"/>
          <w:rtl/>
          <w:lang w:val="en-IL"/>
        </w:rPr>
      </w:pPr>
      <w:hyperlink r:id="rId36" w:history="1">
        <w:r w:rsidRPr="00666B71">
          <w:rPr>
            <w:rStyle w:val="Hyperlink"/>
            <w:rFonts w:asciiTheme="minorBidi" w:hAnsiTheme="minorBidi" w:cstheme="minorBidi"/>
            <w:rtl/>
            <w:lang w:val="en-IL"/>
          </w:rPr>
          <w:t>עידן יהודה, יישוב סכסוכים צרכניים</w:t>
        </w:r>
      </w:hyperlink>
      <w:r w:rsidRPr="00666B71">
        <w:rPr>
          <w:rFonts w:asciiTheme="minorBidi" w:hAnsiTheme="minorBidi" w:cstheme="minorBidi"/>
          <w:rtl/>
          <w:lang w:val="en-IL"/>
        </w:rPr>
        <w:t xml:space="preserve"> רק פרק ב, עמודים 254 -261</w:t>
      </w:r>
    </w:p>
    <w:p w14:paraId="30DFF876" w14:textId="77777777" w:rsidR="00475AAA" w:rsidRPr="00666B71" w:rsidRDefault="00475AAA" w:rsidP="00475AAA">
      <w:pPr>
        <w:bidi/>
        <w:rPr>
          <w:rFonts w:asciiTheme="minorBidi" w:hAnsiTheme="minorBidi" w:cstheme="minorBidi"/>
          <w:rtl/>
          <w:lang w:val="en-IL"/>
        </w:rPr>
      </w:pPr>
      <w:hyperlink r:id="rId37" w:history="1">
        <w:r w:rsidRPr="00666B71">
          <w:rPr>
            <w:rStyle w:val="Hyperlink"/>
            <w:rFonts w:asciiTheme="minorBidi" w:hAnsiTheme="minorBidi" w:cstheme="minorBidi"/>
            <w:rtl/>
            <w:lang w:val="en-IL"/>
          </w:rPr>
          <w:t>רובינשטיין, מיהותה של מהות</w:t>
        </w:r>
      </w:hyperlink>
    </w:p>
    <w:p w14:paraId="1B4B91F3" w14:textId="77777777" w:rsidR="00475AAA" w:rsidRPr="00666B71" w:rsidRDefault="00475AAA" w:rsidP="00475AAA">
      <w:pPr>
        <w:bidi/>
        <w:rPr>
          <w:rFonts w:asciiTheme="minorBidi" w:hAnsiTheme="minorBidi" w:cstheme="minorBidi"/>
          <w:rtl/>
          <w:lang w:val="en-IL"/>
        </w:rPr>
      </w:pPr>
      <w:hyperlink r:id="rId38" w:history="1">
        <w:r w:rsidRPr="00666B71">
          <w:rPr>
            <w:rStyle w:val="Hyperlink"/>
            <w:rFonts w:asciiTheme="minorBidi" w:hAnsiTheme="minorBidi" w:cstheme="minorBidi"/>
            <w:rtl/>
            <w:lang w:val="en-IL"/>
          </w:rPr>
          <w:t>פרלמן, יישוב סכסוכים, בתי משפט פותרי בעיות</w:t>
        </w:r>
      </w:hyperlink>
    </w:p>
    <w:p w14:paraId="3D2ACAE7" w14:textId="77777777" w:rsidR="00475AAA" w:rsidRPr="00666B71" w:rsidRDefault="00475AAA" w:rsidP="00475AAA">
      <w:pPr>
        <w:bidi/>
        <w:rPr>
          <w:rFonts w:asciiTheme="minorBidi" w:hAnsiTheme="minorBidi" w:cstheme="minorBidi"/>
          <w:rtl/>
          <w:lang w:val="en-IL"/>
        </w:rPr>
      </w:pPr>
      <w:hyperlink r:id="rId39" w:history="1">
        <w:r w:rsidRPr="00666B71">
          <w:rPr>
            <w:rStyle w:val="Hyperlink"/>
            <w:rFonts w:asciiTheme="minorBidi" w:hAnsiTheme="minorBidi" w:cstheme="minorBidi"/>
            <w:rtl/>
            <w:lang w:val="en-IL"/>
          </w:rPr>
          <w:t>פרלמן, השופט הטרפויטי</w:t>
        </w:r>
      </w:hyperlink>
      <w:r w:rsidRPr="00666B71">
        <w:rPr>
          <w:rFonts w:asciiTheme="minorBidi" w:hAnsiTheme="minorBidi" w:cstheme="minorBidi"/>
          <w:rtl/>
          <w:lang w:val="en-IL"/>
        </w:rPr>
        <w:t xml:space="preserve"> לקרוא רק עמודים 437 - 451</w:t>
      </w:r>
    </w:p>
    <w:p w14:paraId="2DB6DF87" w14:textId="77777777" w:rsidR="00475AAA" w:rsidRPr="00666B71" w:rsidRDefault="00475AAA" w:rsidP="00475AAA">
      <w:pPr>
        <w:bidi/>
        <w:rPr>
          <w:rFonts w:asciiTheme="minorBidi" w:hAnsiTheme="minorBidi" w:cstheme="minorBidi"/>
          <w:rtl/>
          <w:lang w:val="en-IL"/>
        </w:rPr>
      </w:pPr>
    </w:p>
    <w:p w14:paraId="5BAA0F30" w14:textId="77777777" w:rsidR="00475AAA" w:rsidRPr="00666B71" w:rsidRDefault="00475AAA" w:rsidP="00475AAA">
      <w:pPr>
        <w:bidi/>
        <w:rPr>
          <w:rFonts w:asciiTheme="minorBidi" w:hAnsiTheme="minorBidi" w:cstheme="minorBidi"/>
          <w:rtl/>
          <w:lang w:val="en-IL"/>
        </w:rPr>
      </w:pPr>
    </w:p>
    <w:p w14:paraId="261599C7" w14:textId="77777777" w:rsidR="00475AAA" w:rsidRPr="00666B71" w:rsidRDefault="00475AAA" w:rsidP="00475AAA">
      <w:pPr>
        <w:bidi/>
        <w:rPr>
          <w:rFonts w:asciiTheme="minorBidi" w:hAnsiTheme="minorBidi" w:cstheme="minorBidi"/>
          <w:rtl/>
          <w:lang w:val="en-IL"/>
        </w:rPr>
      </w:pPr>
    </w:p>
    <w:p w14:paraId="25B92C01" w14:textId="77777777" w:rsidR="00475AAA" w:rsidRPr="00666B71" w:rsidRDefault="00475AAA" w:rsidP="00475AAA">
      <w:pPr>
        <w:bidi/>
        <w:rPr>
          <w:rFonts w:asciiTheme="minorBidi" w:hAnsiTheme="minorBidi" w:cstheme="minorBidi"/>
          <w:rtl/>
          <w:lang w:val="en-IL"/>
        </w:rPr>
      </w:pPr>
    </w:p>
    <w:p w14:paraId="4BD9EB7E" w14:textId="77777777" w:rsidR="00475AAA" w:rsidRPr="00666B71" w:rsidRDefault="00475AAA" w:rsidP="00475AAA">
      <w:pPr>
        <w:bidi/>
        <w:rPr>
          <w:rFonts w:asciiTheme="minorBidi" w:hAnsiTheme="minorBidi" w:cstheme="minorBidi"/>
          <w:rtl/>
          <w:lang w:val="en-IL"/>
        </w:rPr>
      </w:pPr>
    </w:p>
    <w:p w14:paraId="022C2568" w14:textId="77777777" w:rsidR="00475AAA" w:rsidRPr="00666B71" w:rsidRDefault="00475AAA" w:rsidP="00475AAA">
      <w:pPr>
        <w:pStyle w:val="Heading2"/>
        <w:bidi/>
        <w:spacing w:before="0" w:after="0"/>
        <w:rPr>
          <w:rFonts w:asciiTheme="minorBidi" w:hAnsiTheme="minorBidi" w:cstheme="minorBidi"/>
          <w:rtl/>
          <w:lang w:val="en-IL"/>
        </w:rPr>
      </w:pPr>
      <w:bookmarkStart w:id="10" w:name="_Toc186278721"/>
      <w:r w:rsidRPr="00666B71">
        <w:rPr>
          <w:rFonts w:asciiTheme="minorBidi" w:hAnsiTheme="minorBidi" w:cstheme="minorBidi"/>
          <w:rtl/>
          <w:lang w:val="en-IL"/>
        </w:rPr>
        <w:t>שיעור 8 26-דצמ-2024</w:t>
      </w:r>
      <w:bookmarkEnd w:id="10"/>
    </w:p>
    <w:p w14:paraId="72A3B815"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בית משפט קהילתי</w:t>
      </w:r>
    </w:p>
    <w:p w14:paraId="0DD9EB68" w14:textId="77777777" w:rsidR="00475AAA" w:rsidRPr="00666B71" w:rsidRDefault="00475AAA" w:rsidP="00475AAA">
      <w:pPr>
        <w:numPr>
          <w:ilvl w:val="0"/>
          <w:numId w:val="306"/>
        </w:numPr>
        <w:bidi/>
        <w:rPr>
          <w:rFonts w:asciiTheme="minorBidi" w:hAnsiTheme="minorBidi" w:cstheme="minorBidi"/>
          <w:lang w:val="en-IL"/>
        </w:rPr>
      </w:pPr>
      <w:r w:rsidRPr="00666B71">
        <w:rPr>
          <w:rFonts w:asciiTheme="minorBidi" w:hAnsiTheme="minorBidi" w:cstheme="minorBidi"/>
          <w:rtl/>
          <w:lang w:val="en-IL"/>
        </w:rPr>
        <w:t>הראשון שהוקם: בית המשפט הקהילתי בבאר-שבע</w:t>
      </w:r>
    </w:p>
    <w:p w14:paraId="7C289CDD" w14:textId="77777777" w:rsidR="00475AAA" w:rsidRPr="00666B71" w:rsidRDefault="00475AAA" w:rsidP="00475AAA">
      <w:pPr>
        <w:numPr>
          <w:ilvl w:val="0"/>
          <w:numId w:val="306"/>
        </w:numPr>
        <w:bidi/>
        <w:rPr>
          <w:rFonts w:asciiTheme="minorBidi" w:hAnsiTheme="minorBidi" w:cstheme="minorBidi"/>
          <w:lang w:val="en-IL"/>
        </w:rPr>
      </w:pPr>
      <w:r w:rsidRPr="00666B71">
        <w:rPr>
          <w:rFonts w:asciiTheme="minorBidi" w:hAnsiTheme="minorBidi" w:cstheme="minorBidi"/>
          <w:rtl/>
          <w:lang w:val="en-IL"/>
        </w:rPr>
        <w:t>דצמבר 2014, ינואר 2015</w:t>
      </w:r>
    </w:p>
    <w:p w14:paraId="3D16D14E" w14:textId="77777777" w:rsidR="00475AAA" w:rsidRPr="00666B71" w:rsidRDefault="00475AAA" w:rsidP="00475AAA">
      <w:pPr>
        <w:numPr>
          <w:ilvl w:val="0"/>
          <w:numId w:val="306"/>
        </w:numPr>
        <w:bidi/>
        <w:rPr>
          <w:rFonts w:asciiTheme="minorBidi" w:hAnsiTheme="minorBidi" w:cstheme="minorBidi"/>
          <w:lang w:val="en-IL"/>
        </w:rPr>
      </w:pPr>
      <w:r w:rsidRPr="00666B71">
        <w:rPr>
          <w:rFonts w:asciiTheme="minorBidi" w:hAnsiTheme="minorBidi" w:cstheme="minorBidi"/>
          <w:rtl/>
          <w:lang w:val="en-IL"/>
        </w:rPr>
        <w:t>כב' השופטת (כיום בדימוס) דרורה בית-אור</w:t>
      </w:r>
    </w:p>
    <w:p w14:paraId="2F688377"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b/>
          <w:bCs/>
          <w:rtl/>
          <w:lang w:val="en-IL"/>
        </w:rPr>
        <w:t>באר-שבע, רמלה, ת"א, נצרת, ירושלים, חיפה</w:t>
      </w:r>
    </w:p>
    <w:p w14:paraId="578835CF"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b/>
          <w:bCs/>
          <w:rtl/>
          <w:lang w:val="en-IL"/>
        </w:rPr>
        <w:t>עכו, כפר-סבא</w:t>
      </w:r>
    </w:p>
    <w:p w14:paraId="1F852E47" w14:textId="77777777" w:rsidR="00475AAA" w:rsidRPr="00666B71" w:rsidRDefault="00475AAA" w:rsidP="00475AAA">
      <w:pPr>
        <w:bidi/>
        <w:rPr>
          <w:rFonts w:asciiTheme="minorBidi" w:hAnsiTheme="minorBidi" w:cstheme="minorBidi"/>
          <w:rtl/>
          <w:lang w:val="en-IL"/>
        </w:rPr>
      </w:pPr>
    </w:p>
    <w:p w14:paraId="534D18BB"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הרחבה על המודל</w:t>
      </w:r>
    </w:p>
    <w:p w14:paraId="4FBAADF3" w14:textId="77777777" w:rsidR="00475AAA" w:rsidRPr="00666B71" w:rsidRDefault="00475AAA" w:rsidP="00475AAA">
      <w:pPr>
        <w:numPr>
          <w:ilvl w:val="0"/>
          <w:numId w:val="311"/>
        </w:numPr>
        <w:bidi/>
        <w:rPr>
          <w:rFonts w:asciiTheme="minorBidi" w:hAnsiTheme="minorBidi" w:cstheme="minorBidi"/>
          <w:lang w:val="en-IL"/>
        </w:rPr>
      </w:pPr>
      <w:r w:rsidRPr="00666B71">
        <w:rPr>
          <w:rFonts w:asciiTheme="minorBidi" w:hAnsiTheme="minorBidi" w:cstheme="minorBidi"/>
          <w:rtl/>
          <w:lang w:val="en-IL"/>
        </w:rPr>
        <w:t>התייחסות לבעיות הרקע שהובילו לביצוע העבירות</w:t>
      </w:r>
    </w:p>
    <w:p w14:paraId="47B03252" w14:textId="77777777" w:rsidR="00475AAA" w:rsidRPr="00666B71" w:rsidRDefault="00475AAA" w:rsidP="00475AAA">
      <w:pPr>
        <w:numPr>
          <w:ilvl w:val="0"/>
          <w:numId w:val="311"/>
        </w:numPr>
        <w:bidi/>
        <w:rPr>
          <w:rFonts w:asciiTheme="minorBidi" w:hAnsiTheme="minorBidi" w:cstheme="minorBidi"/>
          <w:lang w:val="en-IL"/>
        </w:rPr>
      </w:pPr>
      <w:r w:rsidRPr="00666B71">
        <w:rPr>
          <w:rFonts w:asciiTheme="minorBidi" w:hAnsiTheme="minorBidi" w:cstheme="minorBidi"/>
          <w:rtl/>
          <w:lang w:val="en-IL"/>
        </w:rPr>
        <w:t>המטרה: שיקומו של הנאשם/ת ושילוב בקהילה</w:t>
      </w:r>
    </w:p>
    <w:p w14:paraId="4D8754F8" w14:textId="77777777" w:rsidR="00475AAA" w:rsidRPr="00666B71" w:rsidRDefault="00475AAA" w:rsidP="00475AAA">
      <w:pPr>
        <w:numPr>
          <w:ilvl w:val="0"/>
          <w:numId w:val="311"/>
        </w:numPr>
        <w:bidi/>
        <w:rPr>
          <w:rFonts w:asciiTheme="minorBidi" w:hAnsiTheme="minorBidi" w:cstheme="minorBidi"/>
          <w:lang w:val="en-IL"/>
        </w:rPr>
      </w:pPr>
      <w:r w:rsidRPr="00666B71">
        <w:rPr>
          <w:rFonts w:asciiTheme="minorBidi" w:hAnsiTheme="minorBidi" w:cstheme="minorBidi"/>
          <w:rtl/>
          <w:lang w:val="en-IL"/>
        </w:rPr>
        <w:t>עבודת ממשקים בין גורמי אכיפת החוק, הרווחה, ונציגי הקהילה</w:t>
      </w:r>
    </w:p>
    <w:p w14:paraId="5BD39E7C" w14:textId="77777777" w:rsidR="00475AAA" w:rsidRPr="00666B71" w:rsidRDefault="00475AAA" w:rsidP="00475AAA">
      <w:pPr>
        <w:numPr>
          <w:ilvl w:val="0"/>
          <w:numId w:val="311"/>
        </w:numPr>
        <w:bidi/>
        <w:rPr>
          <w:rFonts w:asciiTheme="minorBidi" w:hAnsiTheme="minorBidi" w:cstheme="minorBidi"/>
          <w:lang w:val="en-IL"/>
        </w:rPr>
      </w:pPr>
      <w:r w:rsidRPr="00666B71">
        <w:rPr>
          <w:rFonts w:asciiTheme="minorBidi" w:hAnsiTheme="minorBidi" w:cstheme="minorBidi"/>
          <w:rtl/>
          <w:lang w:val="en-IL"/>
        </w:rPr>
        <w:t>עבודת צוות וישיבות צוות</w:t>
      </w:r>
    </w:p>
    <w:p w14:paraId="6073E691" w14:textId="77777777" w:rsidR="00475AAA" w:rsidRPr="00666B71" w:rsidRDefault="00475AAA" w:rsidP="00475AAA">
      <w:pPr>
        <w:numPr>
          <w:ilvl w:val="0"/>
          <w:numId w:val="311"/>
        </w:numPr>
        <w:bidi/>
        <w:rPr>
          <w:rFonts w:asciiTheme="minorBidi" w:hAnsiTheme="minorBidi" w:cstheme="minorBidi"/>
          <w:lang w:val="en-IL"/>
        </w:rPr>
      </w:pPr>
      <w:r w:rsidRPr="00666B71">
        <w:rPr>
          <w:rFonts w:asciiTheme="minorBidi" w:hAnsiTheme="minorBidi" w:cstheme="minorBidi"/>
          <w:rtl/>
          <w:lang w:val="en-IL"/>
        </w:rPr>
        <w:t>הליך השיקום בבית המשפט הקהילתי כולל תכנית בת חמישה שלבים:</w:t>
      </w:r>
    </w:p>
    <w:p w14:paraId="59613B9D" w14:textId="77777777" w:rsidR="00475AAA" w:rsidRPr="00666B71" w:rsidRDefault="00475AAA" w:rsidP="00475AAA">
      <w:pPr>
        <w:numPr>
          <w:ilvl w:val="1"/>
          <w:numId w:val="312"/>
        </w:numPr>
        <w:bidi/>
        <w:rPr>
          <w:rFonts w:asciiTheme="minorBidi" w:hAnsiTheme="minorBidi" w:cstheme="minorBidi"/>
          <w:lang w:val="en-IL"/>
        </w:rPr>
      </w:pPr>
      <w:r w:rsidRPr="00666B71">
        <w:rPr>
          <w:rFonts w:asciiTheme="minorBidi" w:hAnsiTheme="minorBidi" w:cstheme="minorBidi"/>
          <w:rtl/>
          <w:lang w:val="en-IL"/>
        </w:rPr>
        <w:t xml:space="preserve">היכרות ובניית התוכנית הטיפולית, </w:t>
      </w:r>
    </w:p>
    <w:p w14:paraId="0238E84E" w14:textId="77777777" w:rsidR="00475AAA" w:rsidRPr="00666B71" w:rsidRDefault="00475AAA" w:rsidP="00475AAA">
      <w:pPr>
        <w:numPr>
          <w:ilvl w:val="1"/>
          <w:numId w:val="312"/>
        </w:numPr>
        <w:bidi/>
        <w:rPr>
          <w:rFonts w:asciiTheme="minorBidi" w:hAnsiTheme="minorBidi" w:cstheme="minorBidi"/>
          <w:lang w:val="en-IL"/>
        </w:rPr>
      </w:pPr>
      <w:r w:rsidRPr="00666B71">
        <w:rPr>
          <w:rFonts w:asciiTheme="minorBidi" w:hAnsiTheme="minorBidi" w:cstheme="minorBidi"/>
          <w:rtl/>
          <w:lang w:val="en-IL"/>
        </w:rPr>
        <w:t xml:space="preserve">השתלבות והתייצבות, </w:t>
      </w:r>
    </w:p>
    <w:p w14:paraId="5C34ABE3" w14:textId="77777777" w:rsidR="00475AAA" w:rsidRPr="00666B71" w:rsidRDefault="00475AAA" w:rsidP="00475AAA">
      <w:pPr>
        <w:numPr>
          <w:ilvl w:val="1"/>
          <w:numId w:val="312"/>
        </w:numPr>
        <w:bidi/>
        <w:rPr>
          <w:rFonts w:asciiTheme="minorBidi" w:hAnsiTheme="minorBidi" w:cstheme="minorBidi"/>
          <w:lang w:val="en-IL"/>
        </w:rPr>
      </w:pPr>
      <w:r w:rsidRPr="00666B71">
        <w:rPr>
          <w:rFonts w:asciiTheme="minorBidi" w:hAnsiTheme="minorBidi" w:cstheme="minorBidi"/>
          <w:rtl/>
          <w:lang w:val="en-IL"/>
        </w:rPr>
        <w:t xml:space="preserve">מימוש וקידום תכנית השיקום, </w:t>
      </w:r>
    </w:p>
    <w:p w14:paraId="6BB2FC1B" w14:textId="77777777" w:rsidR="00475AAA" w:rsidRPr="00666B71" w:rsidRDefault="00475AAA" w:rsidP="00475AAA">
      <w:pPr>
        <w:numPr>
          <w:ilvl w:val="1"/>
          <w:numId w:val="312"/>
        </w:numPr>
        <w:bidi/>
        <w:rPr>
          <w:rFonts w:asciiTheme="minorBidi" w:hAnsiTheme="minorBidi" w:cstheme="minorBidi"/>
          <w:lang w:val="en-IL"/>
        </w:rPr>
      </w:pPr>
      <w:r w:rsidRPr="00666B71">
        <w:rPr>
          <w:rFonts w:asciiTheme="minorBidi" w:hAnsiTheme="minorBidi" w:cstheme="minorBidi"/>
          <w:rtl/>
          <w:lang w:val="en-IL"/>
        </w:rPr>
        <w:t xml:space="preserve">שלב שימור השינוי, </w:t>
      </w:r>
    </w:p>
    <w:p w14:paraId="4C7E8414" w14:textId="77777777" w:rsidR="00475AAA" w:rsidRPr="00666B71" w:rsidRDefault="00475AAA" w:rsidP="00475AAA">
      <w:pPr>
        <w:numPr>
          <w:ilvl w:val="1"/>
          <w:numId w:val="312"/>
        </w:numPr>
        <w:bidi/>
        <w:rPr>
          <w:rFonts w:asciiTheme="minorBidi" w:hAnsiTheme="minorBidi" w:cstheme="minorBidi"/>
          <w:lang w:val="en-IL"/>
        </w:rPr>
      </w:pPr>
      <w:r w:rsidRPr="00666B71">
        <w:rPr>
          <w:rFonts w:asciiTheme="minorBidi" w:hAnsiTheme="minorBidi" w:cstheme="minorBidi"/>
          <w:rtl/>
          <w:lang w:val="en-IL"/>
        </w:rPr>
        <w:t>שלב הפרידה.</w:t>
      </w:r>
    </w:p>
    <w:p w14:paraId="2C9DDF3D" w14:textId="77777777" w:rsidR="00475AAA" w:rsidRPr="00666B71" w:rsidRDefault="00475AAA" w:rsidP="00475AAA">
      <w:pPr>
        <w:numPr>
          <w:ilvl w:val="0"/>
          <w:numId w:val="313"/>
        </w:numPr>
        <w:bidi/>
        <w:rPr>
          <w:rFonts w:asciiTheme="minorBidi" w:hAnsiTheme="minorBidi" w:cstheme="minorBidi"/>
          <w:lang w:val="en-IL"/>
        </w:rPr>
      </w:pPr>
      <w:r w:rsidRPr="00666B71">
        <w:rPr>
          <w:rFonts w:asciiTheme="minorBidi" w:hAnsiTheme="minorBidi" w:cstheme="minorBidi"/>
          <w:rtl/>
          <w:lang w:val="en-IL"/>
        </w:rPr>
        <w:t xml:space="preserve">הנאשם נדרש להגיש בקשה מנומקת בכתב לבית המשפט ובה לפרט את התקדמותו בתהליך כדי לעבור שלב. </w:t>
      </w:r>
    </w:p>
    <w:p w14:paraId="3F89F72F" w14:textId="77777777" w:rsidR="00475AAA" w:rsidRPr="00666B71" w:rsidRDefault="00475AAA" w:rsidP="00475AAA">
      <w:pPr>
        <w:numPr>
          <w:ilvl w:val="0"/>
          <w:numId w:val="313"/>
        </w:numPr>
        <w:bidi/>
        <w:rPr>
          <w:rFonts w:asciiTheme="minorBidi" w:hAnsiTheme="minorBidi" w:cstheme="minorBidi"/>
          <w:lang w:val="en-IL"/>
        </w:rPr>
      </w:pPr>
      <w:r w:rsidRPr="00666B71">
        <w:rPr>
          <w:rFonts w:asciiTheme="minorBidi" w:hAnsiTheme="minorBidi" w:cstheme="minorBidi"/>
          <w:rtl/>
          <w:lang w:val="en-IL"/>
        </w:rPr>
        <w:t xml:space="preserve">הצדדים מסכימים מראש שאם יעמוד הנאשם בתוכנית, יתכן ולא יוטל עליו עונש מאסר. </w:t>
      </w:r>
    </w:p>
    <w:p w14:paraId="2ADC9F9D" w14:textId="77777777" w:rsidR="00475AAA" w:rsidRPr="00666B71" w:rsidRDefault="00475AAA" w:rsidP="00475AAA">
      <w:pPr>
        <w:numPr>
          <w:ilvl w:val="0"/>
          <w:numId w:val="313"/>
        </w:numPr>
        <w:bidi/>
        <w:rPr>
          <w:rFonts w:asciiTheme="minorBidi" w:hAnsiTheme="minorBidi" w:cstheme="minorBidi"/>
          <w:lang w:val="en-IL"/>
        </w:rPr>
      </w:pPr>
      <w:r w:rsidRPr="00666B71">
        <w:rPr>
          <w:rFonts w:asciiTheme="minorBidi" w:hAnsiTheme="minorBidi" w:cstheme="minorBidi"/>
          <w:rtl/>
          <w:lang w:val="en-IL"/>
        </w:rPr>
        <w:t>אם הנאשם לא יעמוד בהצלחה בתוכנית השיקומית, ניתן להחזיר את התיק למערכת הרגילה או לגזור את דינו ככל נאשם.</w:t>
      </w:r>
    </w:p>
    <w:p w14:paraId="6CE42632" w14:textId="77777777" w:rsidR="00475AAA" w:rsidRPr="00666B71" w:rsidRDefault="00475AAA" w:rsidP="00475AAA">
      <w:pPr>
        <w:bidi/>
        <w:rPr>
          <w:rFonts w:asciiTheme="minorBidi" w:hAnsiTheme="minorBidi" w:cstheme="minorBidi"/>
          <w:rtl/>
          <w:lang w:val="en-IL"/>
        </w:rPr>
      </w:pPr>
    </w:p>
    <w:p w14:paraId="079A360B"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b/>
          <w:bCs/>
          <w:rtl/>
          <w:lang w:val="en-IL"/>
        </w:rPr>
        <w:t xml:space="preserve">נתוני התחלה, </w:t>
      </w:r>
      <w:r w:rsidRPr="00666B71">
        <w:rPr>
          <w:rFonts w:asciiTheme="minorBidi" w:hAnsiTheme="minorBidi" w:cstheme="minorBidi"/>
          <w:rtl/>
          <w:lang w:val="en-IL"/>
        </w:rPr>
        <w:t>2017</w:t>
      </w:r>
    </w:p>
    <w:tbl>
      <w:tblPr>
        <w:bidiVisual/>
        <w:tblW w:w="8732" w:type="dxa"/>
        <w:tblCellMar>
          <w:left w:w="0" w:type="dxa"/>
          <w:right w:w="0" w:type="dxa"/>
        </w:tblCellMar>
        <w:tblLook w:val="0420" w:firstRow="1" w:lastRow="0" w:firstColumn="0" w:lastColumn="0" w:noHBand="0" w:noVBand="1"/>
      </w:tblPr>
      <w:tblGrid>
        <w:gridCol w:w="5044"/>
        <w:gridCol w:w="3688"/>
      </w:tblGrid>
      <w:tr w:rsidR="00475AAA" w:rsidRPr="00666B71" w14:paraId="78C536E6" w14:textId="77777777" w:rsidTr="00854906">
        <w:trPr>
          <w:trHeight w:val="18"/>
        </w:trPr>
        <w:tc>
          <w:tcPr>
            <w:tcW w:w="5044" w:type="dxa"/>
            <w:tcBorders>
              <w:top w:val="single" w:sz="8" w:space="0" w:color="D53DD0"/>
              <w:left w:val="single" w:sz="8" w:space="0" w:color="D53DD0"/>
              <w:bottom w:val="single" w:sz="8" w:space="0" w:color="D53DD0"/>
              <w:right w:val="single" w:sz="8" w:space="0" w:color="D53DD0"/>
            </w:tcBorders>
            <w:shd w:val="clear" w:color="auto" w:fill="F7E8F7"/>
            <w:tcMar>
              <w:top w:w="72" w:type="dxa"/>
              <w:left w:w="144" w:type="dxa"/>
              <w:bottom w:w="72" w:type="dxa"/>
              <w:right w:w="144" w:type="dxa"/>
            </w:tcMar>
            <w:hideMark/>
          </w:tcPr>
          <w:p w14:paraId="4217EA6F"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b/>
                <w:bCs/>
                <w:rtl/>
                <w:lang w:val="en-IL"/>
              </w:rPr>
              <w:t>סך כל המשתתפים בשלושת בתי המשפט הקהילתיים</w:t>
            </w:r>
          </w:p>
        </w:tc>
        <w:tc>
          <w:tcPr>
            <w:tcW w:w="3688" w:type="dxa"/>
            <w:tcBorders>
              <w:top w:val="single" w:sz="8" w:space="0" w:color="D53DD0"/>
              <w:left w:val="single" w:sz="8" w:space="0" w:color="D53DD0"/>
              <w:bottom w:val="single" w:sz="8" w:space="0" w:color="D53DD0"/>
              <w:right w:val="single" w:sz="8" w:space="0" w:color="D53DD0"/>
            </w:tcBorders>
            <w:shd w:val="clear" w:color="auto" w:fill="F7E8F7"/>
            <w:tcMar>
              <w:top w:w="72" w:type="dxa"/>
              <w:left w:w="144" w:type="dxa"/>
              <w:bottom w:w="72" w:type="dxa"/>
              <w:right w:w="144" w:type="dxa"/>
            </w:tcMar>
            <w:hideMark/>
          </w:tcPr>
          <w:p w14:paraId="2A898522"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b/>
                <w:bCs/>
                <w:rtl/>
                <w:lang w:val="en-IL"/>
              </w:rPr>
              <w:t>280</w:t>
            </w:r>
          </w:p>
        </w:tc>
      </w:tr>
      <w:tr w:rsidR="00475AAA" w:rsidRPr="00666B71" w14:paraId="5F0B320B" w14:textId="77777777" w:rsidTr="00854906">
        <w:trPr>
          <w:trHeight w:val="18"/>
        </w:trPr>
        <w:tc>
          <w:tcPr>
            <w:tcW w:w="5044" w:type="dxa"/>
            <w:tcBorders>
              <w:top w:val="single" w:sz="8" w:space="0" w:color="D53DD0"/>
              <w:left w:val="single" w:sz="8" w:space="0" w:color="D53DD0"/>
              <w:bottom w:val="single" w:sz="8" w:space="0" w:color="D53DD0"/>
              <w:right w:val="single" w:sz="8" w:space="0" w:color="D53DD0"/>
            </w:tcBorders>
            <w:shd w:val="clear" w:color="auto" w:fill="EFCEEE"/>
            <w:tcMar>
              <w:top w:w="72" w:type="dxa"/>
              <w:left w:w="144" w:type="dxa"/>
              <w:bottom w:w="72" w:type="dxa"/>
              <w:right w:w="144" w:type="dxa"/>
            </w:tcMar>
            <w:hideMark/>
          </w:tcPr>
          <w:p w14:paraId="40D815AF"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rtl/>
                <w:lang w:val="en-IL"/>
              </w:rPr>
              <w:t>סיימו את התוכנית בהצלחה</w:t>
            </w:r>
          </w:p>
        </w:tc>
        <w:tc>
          <w:tcPr>
            <w:tcW w:w="3688" w:type="dxa"/>
            <w:tcBorders>
              <w:top w:val="single" w:sz="8" w:space="0" w:color="D53DD0"/>
              <w:left w:val="single" w:sz="8" w:space="0" w:color="D53DD0"/>
              <w:bottom w:val="single" w:sz="8" w:space="0" w:color="D53DD0"/>
              <w:right w:val="single" w:sz="8" w:space="0" w:color="D53DD0"/>
            </w:tcBorders>
            <w:shd w:val="clear" w:color="auto" w:fill="EFCEEE"/>
            <w:tcMar>
              <w:top w:w="72" w:type="dxa"/>
              <w:left w:w="144" w:type="dxa"/>
              <w:bottom w:w="72" w:type="dxa"/>
              <w:right w:w="144" w:type="dxa"/>
            </w:tcMar>
            <w:hideMark/>
          </w:tcPr>
          <w:p w14:paraId="3CC4A56E"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rtl/>
                <w:lang w:val="en-IL"/>
              </w:rPr>
              <w:t>40</w:t>
            </w:r>
          </w:p>
        </w:tc>
      </w:tr>
      <w:tr w:rsidR="00475AAA" w:rsidRPr="00666B71" w14:paraId="6619FD70" w14:textId="77777777" w:rsidTr="00854906">
        <w:trPr>
          <w:trHeight w:val="18"/>
        </w:trPr>
        <w:tc>
          <w:tcPr>
            <w:tcW w:w="5044" w:type="dxa"/>
            <w:tcBorders>
              <w:top w:val="single" w:sz="8" w:space="0" w:color="D53DD0"/>
              <w:left w:val="single" w:sz="8" w:space="0" w:color="D53DD0"/>
              <w:bottom w:val="single" w:sz="8" w:space="0" w:color="D53DD0"/>
              <w:right w:val="single" w:sz="8" w:space="0" w:color="D53DD0"/>
            </w:tcBorders>
            <w:shd w:val="clear" w:color="auto" w:fill="F7E8F7"/>
            <w:tcMar>
              <w:top w:w="72" w:type="dxa"/>
              <w:left w:w="144" w:type="dxa"/>
              <w:bottom w:w="72" w:type="dxa"/>
              <w:right w:w="144" w:type="dxa"/>
            </w:tcMar>
            <w:hideMark/>
          </w:tcPr>
          <w:p w14:paraId="4B8BBBF8"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rtl/>
                <w:lang w:val="en-IL"/>
              </w:rPr>
              <w:t>נמצאים בשלבים</w:t>
            </w:r>
          </w:p>
        </w:tc>
        <w:tc>
          <w:tcPr>
            <w:tcW w:w="3688" w:type="dxa"/>
            <w:tcBorders>
              <w:top w:val="single" w:sz="8" w:space="0" w:color="D53DD0"/>
              <w:left w:val="single" w:sz="8" w:space="0" w:color="D53DD0"/>
              <w:bottom w:val="single" w:sz="8" w:space="0" w:color="D53DD0"/>
              <w:right w:val="single" w:sz="8" w:space="0" w:color="D53DD0"/>
            </w:tcBorders>
            <w:shd w:val="clear" w:color="auto" w:fill="F7E8F7"/>
            <w:tcMar>
              <w:top w:w="72" w:type="dxa"/>
              <w:left w:w="144" w:type="dxa"/>
              <w:bottom w:w="72" w:type="dxa"/>
              <w:right w:w="144" w:type="dxa"/>
            </w:tcMar>
            <w:hideMark/>
          </w:tcPr>
          <w:p w14:paraId="4AB6E91E"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rtl/>
                <w:lang w:val="en-IL"/>
              </w:rPr>
              <w:t>180</w:t>
            </w:r>
          </w:p>
        </w:tc>
      </w:tr>
      <w:tr w:rsidR="00475AAA" w:rsidRPr="00666B71" w14:paraId="1480977C" w14:textId="77777777" w:rsidTr="00854906">
        <w:trPr>
          <w:trHeight w:val="18"/>
        </w:trPr>
        <w:tc>
          <w:tcPr>
            <w:tcW w:w="5044" w:type="dxa"/>
            <w:tcBorders>
              <w:top w:val="single" w:sz="8" w:space="0" w:color="D53DD0"/>
              <w:left w:val="single" w:sz="8" w:space="0" w:color="D53DD0"/>
              <w:bottom w:val="single" w:sz="8" w:space="0" w:color="D53DD0"/>
              <w:right w:val="single" w:sz="8" w:space="0" w:color="D53DD0"/>
            </w:tcBorders>
            <w:shd w:val="clear" w:color="auto" w:fill="EFCEEE"/>
            <w:tcMar>
              <w:top w:w="72" w:type="dxa"/>
              <w:left w:w="144" w:type="dxa"/>
              <w:bottom w:w="72" w:type="dxa"/>
              <w:right w:w="144" w:type="dxa"/>
            </w:tcMar>
            <w:hideMark/>
          </w:tcPr>
          <w:p w14:paraId="0E1C8DDA"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rtl/>
                <w:lang w:val="en-IL"/>
              </w:rPr>
              <w:t>פרשו</w:t>
            </w:r>
          </w:p>
        </w:tc>
        <w:tc>
          <w:tcPr>
            <w:tcW w:w="3688" w:type="dxa"/>
            <w:tcBorders>
              <w:top w:val="single" w:sz="8" w:space="0" w:color="D53DD0"/>
              <w:left w:val="single" w:sz="8" w:space="0" w:color="D53DD0"/>
              <w:bottom w:val="single" w:sz="8" w:space="0" w:color="D53DD0"/>
              <w:right w:val="single" w:sz="8" w:space="0" w:color="D53DD0"/>
            </w:tcBorders>
            <w:shd w:val="clear" w:color="auto" w:fill="EFCEEE"/>
            <w:tcMar>
              <w:top w:w="72" w:type="dxa"/>
              <w:left w:w="144" w:type="dxa"/>
              <w:bottom w:w="72" w:type="dxa"/>
              <w:right w:w="144" w:type="dxa"/>
            </w:tcMar>
            <w:hideMark/>
          </w:tcPr>
          <w:p w14:paraId="787AA7B4"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rtl/>
                <w:lang w:val="en-IL"/>
              </w:rPr>
              <w:t>60</w:t>
            </w:r>
          </w:p>
        </w:tc>
      </w:tr>
      <w:tr w:rsidR="00475AAA" w:rsidRPr="00666B71" w14:paraId="45645F16" w14:textId="77777777" w:rsidTr="00854906">
        <w:trPr>
          <w:trHeight w:val="18"/>
        </w:trPr>
        <w:tc>
          <w:tcPr>
            <w:tcW w:w="5044" w:type="dxa"/>
            <w:tcBorders>
              <w:top w:val="single" w:sz="8" w:space="0" w:color="D53DD0"/>
              <w:left w:val="single" w:sz="8" w:space="0" w:color="D53DD0"/>
              <w:bottom w:val="single" w:sz="8" w:space="0" w:color="D53DD0"/>
              <w:right w:val="single" w:sz="8" w:space="0" w:color="D53DD0"/>
            </w:tcBorders>
            <w:shd w:val="clear" w:color="auto" w:fill="F7E8F7"/>
            <w:tcMar>
              <w:top w:w="72" w:type="dxa"/>
              <w:left w:w="144" w:type="dxa"/>
              <w:bottom w:w="72" w:type="dxa"/>
              <w:right w:w="144" w:type="dxa"/>
            </w:tcMar>
            <w:hideMark/>
          </w:tcPr>
          <w:p w14:paraId="24402386"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rtl/>
                <w:lang w:val="en-IL"/>
              </w:rPr>
              <w:t>אחוז הנשים בתוכנית</w:t>
            </w:r>
          </w:p>
        </w:tc>
        <w:tc>
          <w:tcPr>
            <w:tcW w:w="3688" w:type="dxa"/>
            <w:tcBorders>
              <w:top w:val="single" w:sz="8" w:space="0" w:color="D53DD0"/>
              <w:left w:val="single" w:sz="8" w:space="0" w:color="D53DD0"/>
              <w:bottom w:val="single" w:sz="8" w:space="0" w:color="D53DD0"/>
              <w:right w:val="single" w:sz="8" w:space="0" w:color="D53DD0"/>
            </w:tcBorders>
            <w:shd w:val="clear" w:color="auto" w:fill="F7E8F7"/>
            <w:tcMar>
              <w:top w:w="72" w:type="dxa"/>
              <w:left w:w="144" w:type="dxa"/>
              <w:bottom w:w="72" w:type="dxa"/>
              <w:right w:w="144" w:type="dxa"/>
            </w:tcMar>
            <w:hideMark/>
          </w:tcPr>
          <w:p w14:paraId="4B9F9D5A"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rtl/>
                <w:lang w:val="en-IL"/>
              </w:rPr>
              <w:t>27%</w:t>
            </w:r>
          </w:p>
        </w:tc>
      </w:tr>
      <w:tr w:rsidR="00475AAA" w:rsidRPr="00666B71" w14:paraId="31E7400F" w14:textId="77777777" w:rsidTr="00854906">
        <w:trPr>
          <w:trHeight w:val="18"/>
        </w:trPr>
        <w:tc>
          <w:tcPr>
            <w:tcW w:w="5044" w:type="dxa"/>
            <w:tcBorders>
              <w:top w:val="single" w:sz="8" w:space="0" w:color="D53DD0"/>
              <w:left w:val="single" w:sz="8" w:space="0" w:color="D53DD0"/>
              <w:bottom w:val="single" w:sz="8" w:space="0" w:color="D53DD0"/>
              <w:right w:val="single" w:sz="8" w:space="0" w:color="D53DD0"/>
            </w:tcBorders>
            <w:shd w:val="clear" w:color="auto" w:fill="EFCEEE"/>
            <w:tcMar>
              <w:top w:w="72" w:type="dxa"/>
              <w:left w:w="144" w:type="dxa"/>
              <w:bottom w:w="72" w:type="dxa"/>
              <w:right w:w="144" w:type="dxa"/>
            </w:tcMar>
            <w:hideMark/>
          </w:tcPr>
          <w:p w14:paraId="36A09D38"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rtl/>
                <w:lang w:val="en-IL"/>
              </w:rPr>
              <w:t>אחוז המשתתפים בעלי משפחות עם ילדים</w:t>
            </w:r>
          </w:p>
        </w:tc>
        <w:tc>
          <w:tcPr>
            <w:tcW w:w="3688" w:type="dxa"/>
            <w:tcBorders>
              <w:top w:val="single" w:sz="8" w:space="0" w:color="D53DD0"/>
              <w:left w:val="single" w:sz="8" w:space="0" w:color="D53DD0"/>
              <w:bottom w:val="single" w:sz="8" w:space="0" w:color="D53DD0"/>
              <w:right w:val="single" w:sz="8" w:space="0" w:color="D53DD0"/>
            </w:tcBorders>
            <w:shd w:val="clear" w:color="auto" w:fill="EFCEEE"/>
            <w:tcMar>
              <w:top w:w="72" w:type="dxa"/>
              <w:left w:w="144" w:type="dxa"/>
              <w:bottom w:w="72" w:type="dxa"/>
              <w:right w:w="144" w:type="dxa"/>
            </w:tcMar>
            <w:hideMark/>
          </w:tcPr>
          <w:p w14:paraId="4ABC3919"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rtl/>
                <w:lang w:val="en-IL"/>
              </w:rPr>
              <w:t>43%</w:t>
            </w:r>
          </w:p>
        </w:tc>
      </w:tr>
      <w:tr w:rsidR="00475AAA" w:rsidRPr="00666B71" w14:paraId="6BF02BB2" w14:textId="77777777" w:rsidTr="00854906">
        <w:trPr>
          <w:trHeight w:val="18"/>
        </w:trPr>
        <w:tc>
          <w:tcPr>
            <w:tcW w:w="5044" w:type="dxa"/>
            <w:tcBorders>
              <w:top w:val="single" w:sz="8" w:space="0" w:color="D53DD0"/>
              <w:left w:val="single" w:sz="8" w:space="0" w:color="D53DD0"/>
              <w:bottom w:val="single" w:sz="8" w:space="0" w:color="D53DD0"/>
              <w:right w:val="single" w:sz="8" w:space="0" w:color="D53DD0"/>
            </w:tcBorders>
            <w:shd w:val="clear" w:color="auto" w:fill="F7E8F7"/>
            <w:tcMar>
              <w:top w:w="72" w:type="dxa"/>
              <w:left w:w="144" w:type="dxa"/>
              <w:bottom w:w="72" w:type="dxa"/>
              <w:right w:w="144" w:type="dxa"/>
            </w:tcMar>
            <w:hideMark/>
          </w:tcPr>
          <w:p w14:paraId="0F916056"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rtl/>
                <w:lang w:val="en-IL"/>
              </w:rPr>
              <w:t>הגיל הממוצע של המשתתפים</w:t>
            </w:r>
          </w:p>
        </w:tc>
        <w:tc>
          <w:tcPr>
            <w:tcW w:w="3688" w:type="dxa"/>
            <w:tcBorders>
              <w:top w:val="single" w:sz="8" w:space="0" w:color="D53DD0"/>
              <w:left w:val="single" w:sz="8" w:space="0" w:color="D53DD0"/>
              <w:bottom w:val="single" w:sz="8" w:space="0" w:color="D53DD0"/>
              <w:right w:val="single" w:sz="8" w:space="0" w:color="D53DD0"/>
            </w:tcBorders>
            <w:shd w:val="clear" w:color="auto" w:fill="F7E8F7"/>
            <w:tcMar>
              <w:top w:w="72" w:type="dxa"/>
              <w:left w:w="144" w:type="dxa"/>
              <w:bottom w:w="72" w:type="dxa"/>
              <w:right w:w="144" w:type="dxa"/>
            </w:tcMar>
            <w:hideMark/>
          </w:tcPr>
          <w:p w14:paraId="57297166"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rtl/>
                <w:lang w:val="en-IL"/>
              </w:rPr>
              <w:t>37</w:t>
            </w:r>
          </w:p>
        </w:tc>
      </w:tr>
      <w:tr w:rsidR="00475AAA" w:rsidRPr="00666B71" w14:paraId="4D7525CA" w14:textId="77777777" w:rsidTr="00854906">
        <w:trPr>
          <w:trHeight w:val="584"/>
        </w:trPr>
        <w:tc>
          <w:tcPr>
            <w:tcW w:w="5044" w:type="dxa"/>
            <w:tcBorders>
              <w:top w:val="single" w:sz="8" w:space="0" w:color="D53DD0"/>
              <w:left w:val="single" w:sz="8" w:space="0" w:color="D53DD0"/>
              <w:bottom w:val="single" w:sz="8" w:space="0" w:color="D53DD0"/>
              <w:right w:val="single" w:sz="8" w:space="0" w:color="D53DD0"/>
            </w:tcBorders>
            <w:shd w:val="clear" w:color="auto" w:fill="EFCEEE"/>
            <w:tcMar>
              <w:top w:w="72" w:type="dxa"/>
              <w:left w:w="144" w:type="dxa"/>
              <w:bottom w:w="72" w:type="dxa"/>
              <w:right w:w="144" w:type="dxa"/>
            </w:tcMar>
            <w:hideMark/>
          </w:tcPr>
          <w:p w14:paraId="77C93D1A"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rtl/>
                <w:lang w:val="en-IL"/>
              </w:rPr>
              <w:t>סוגי העבירות בתיקים</w:t>
            </w:r>
          </w:p>
        </w:tc>
        <w:tc>
          <w:tcPr>
            <w:tcW w:w="3688" w:type="dxa"/>
            <w:tcBorders>
              <w:top w:val="single" w:sz="8" w:space="0" w:color="D53DD0"/>
              <w:left w:val="single" w:sz="8" w:space="0" w:color="D53DD0"/>
              <w:bottom w:val="single" w:sz="8" w:space="0" w:color="D53DD0"/>
              <w:right w:val="single" w:sz="8" w:space="0" w:color="D53DD0"/>
            </w:tcBorders>
            <w:shd w:val="clear" w:color="auto" w:fill="EFCEEE"/>
            <w:tcMar>
              <w:top w:w="72" w:type="dxa"/>
              <w:left w:w="144" w:type="dxa"/>
              <w:bottom w:w="72" w:type="dxa"/>
              <w:right w:w="144" w:type="dxa"/>
            </w:tcMar>
            <w:hideMark/>
          </w:tcPr>
          <w:p w14:paraId="7E3A0EF2"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rtl/>
                <w:lang w:val="en-IL"/>
              </w:rPr>
              <w:t>54% עברות אלימות ואלימות במשפחה.</w:t>
            </w:r>
          </w:p>
          <w:p w14:paraId="145C478A"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rtl/>
                <w:lang w:val="en-IL"/>
              </w:rPr>
              <w:t>22% עברות רכוש.</w:t>
            </w:r>
          </w:p>
          <w:p w14:paraId="333122B8"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rtl/>
                <w:lang w:val="en-IL"/>
              </w:rPr>
              <w:t>20% עברות סמים.</w:t>
            </w:r>
          </w:p>
          <w:p w14:paraId="7F0DBF69"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rtl/>
                <w:lang w:val="en-IL"/>
              </w:rPr>
              <w:t>4% עברות אחרות.</w:t>
            </w:r>
          </w:p>
        </w:tc>
      </w:tr>
    </w:tbl>
    <w:p w14:paraId="22379FF5" w14:textId="77777777" w:rsidR="00475AAA" w:rsidRPr="00666B71" w:rsidRDefault="00475AAA" w:rsidP="00475AAA">
      <w:pPr>
        <w:bidi/>
        <w:rPr>
          <w:rFonts w:asciiTheme="minorBidi" w:hAnsiTheme="minorBidi" w:cstheme="minorBidi"/>
          <w:rtl/>
          <w:lang w:val="en-IL"/>
        </w:rPr>
      </w:pPr>
    </w:p>
    <w:p w14:paraId="4B005138" w14:textId="77777777" w:rsidR="00475AAA" w:rsidRPr="00666B71" w:rsidRDefault="00475AAA" w:rsidP="00475AAA">
      <w:pPr>
        <w:bidi/>
        <w:rPr>
          <w:rFonts w:asciiTheme="minorBidi" w:hAnsiTheme="minorBidi" w:cstheme="minorBidi"/>
          <w:rtl/>
          <w:lang w:val="en-IL"/>
        </w:rPr>
      </w:pPr>
    </w:p>
    <w:p w14:paraId="6638BBAA"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נתונים 2019-20</w:t>
      </w:r>
    </w:p>
    <w:p w14:paraId="29845F4C" w14:textId="77777777" w:rsidR="00475AAA" w:rsidRPr="00666B71" w:rsidRDefault="00475AAA" w:rsidP="00475AAA">
      <w:pPr>
        <w:bidi/>
        <w:ind w:firstLine="720"/>
        <w:rPr>
          <w:rFonts w:asciiTheme="minorBidi" w:hAnsiTheme="minorBidi" w:cstheme="minorBidi"/>
          <w:b/>
          <w:bCs/>
          <w:lang w:val="en-IL"/>
        </w:rPr>
      </w:pPr>
      <w:r w:rsidRPr="00666B71">
        <w:rPr>
          <w:rFonts w:asciiTheme="minorBidi" w:hAnsiTheme="minorBidi" w:cstheme="minorBidi"/>
          <w:b/>
          <w:bCs/>
          <w:u w:val="single"/>
          <w:rtl/>
          <w:lang w:val="en-IL"/>
        </w:rPr>
        <w:t>נתונים 27.8.2019</w:t>
      </w:r>
      <w:r w:rsidRPr="00666B71">
        <w:rPr>
          <w:rFonts w:asciiTheme="minorBidi" w:hAnsiTheme="minorBidi" w:cstheme="minorBidi"/>
          <w:b/>
          <w:bCs/>
          <w:rtl/>
          <w:lang w:val="en-IL"/>
        </w:rPr>
        <w:t>:</w:t>
      </w:r>
    </w:p>
    <w:p w14:paraId="5648A7B9" w14:textId="77777777" w:rsidR="00475AAA" w:rsidRPr="00666B71" w:rsidRDefault="00475AAA" w:rsidP="00475AAA">
      <w:pPr>
        <w:numPr>
          <w:ilvl w:val="0"/>
          <w:numId w:val="307"/>
        </w:numPr>
        <w:bidi/>
        <w:rPr>
          <w:rFonts w:asciiTheme="minorBidi" w:hAnsiTheme="minorBidi" w:cstheme="minorBidi"/>
          <w:lang w:val="en-IL"/>
        </w:rPr>
      </w:pPr>
      <w:r w:rsidRPr="00666B71">
        <w:rPr>
          <w:rFonts w:asciiTheme="minorBidi" w:hAnsiTheme="minorBidi" w:cstheme="minorBidi"/>
          <w:rtl/>
          <w:lang w:val="en-IL"/>
        </w:rPr>
        <w:lastRenderedPageBreak/>
        <w:t>730 נאשמים</w:t>
      </w:r>
    </w:p>
    <w:p w14:paraId="3C573821" w14:textId="77777777" w:rsidR="00475AAA" w:rsidRPr="00666B71" w:rsidRDefault="00475AAA" w:rsidP="00475AAA">
      <w:pPr>
        <w:numPr>
          <w:ilvl w:val="0"/>
          <w:numId w:val="307"/>
        </w:numPr>
        <w:bidi/>
        <w:rPr>
          <w:rFonts w:asciiTheme="minorBidi" w:hAnsiTheme="minorBidi" w:cstheme="minorBidi"/>
          <w:lang w:val="en-IL"/>
        </w:rPr>
      </w:pPr>
      <w:r w:rsidRPr="00666B71">
        <w:rPr>
          <w:rFonts w:asciiTheme="minorBidi" w:hAnsiTheme="minorBidi" w:cstheme="minorBidi"/>
          <w:rtl/>
          <w:lang w:val="en-IL"/>
        </w:rPr>
        <w:t>200 סיימו בהצלחה</w:t>
      </w:r>
    </w:p>
    <w:p w14:paraId="79110E3F"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noProof/>
        </w:rPr>
        <w:drawing>
          <wp:inline distT="0" distB="0" distL="0" distR="0" wp14:anchorId="4EF0CD20" wp14:editId="06FA21FD">
            <wp:extent cx="4125100" cy="2603786"/>
            <wp:effectExtent l="0" t="0" r="8890" b="6350"/>
            <wp:docPr id="1047127449"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4"/>
                    <pic:cNvPicPr>
                      <a:picLocks noChangeAspect="1"/>
                    </pic:cNvPicPr>
                  </pic:nvPicPr>
                  <pic:blipFill>
                    <a:blip r:embed="rId40"/>
                    <a:stretch>
                      <a:fillRect/>
                    </a:stretch>
                  </pic:blipFill>
                  <pic:spPr>
                    <a:xfrm>
                      <a:off x="0" y="0"/>
                      <a:ext cx="4139286" cy="2612740"/>
                    </a:xfrm>
                    <a:prstGeom prst="rect">
                      <a:avLst/>
                    </a:prstGeom>
                  </pic:spPr>
                </pic:pic>
              </a:graphicData>
            </a:graphic>
          </wp:inline>
        </w:drawing>
      </w:r>
    </w:p>
    <w:p w14:paraId="1E5C72F0" w14:textId="77777777" w:rsidR="00475AAA" w:rsidRPr="00666B71" w:rsidRDefault="00475AAA" w:rsidP="00475AAA">
      <w:pPr>
        <w:bidi/>
        <w:ind w:left="720"/>
        <w:rPr>
          <w:rFonts w:asciiTheme="minorBidi" w:hAnsiTheme="minorBidi" w:cstheme="minorBidi"/>
          <w:lang w:val="en-IL"/>
        </w:rPr>
      </w:pPr>
      <w:r w:rsidRPr="00666B71">
        <w:rPr>
          <w:rFonts w:asciiTheme="minorBidi" w:hAnsiTheme="minorBidi" w:cstheme="minorBidi"/>
          <w:b/>
          <w:bCs/>
          <w:u w:val="single"/>
          <w:rtl/>
          <w:lang w:val="en-IL"/>
        </w:rPr>
        <w:t>נתונים 2020</w:t>
      </w:r>
    </w:p>
    <w:p w14:paraId="5BB211F7" w14:textId="77777777" w:rsidR="00475AAA" w:rsidRPr="00666B71" w:rsidRDefault="00475AAA" w:rsidP="00475AAA">
      <w:pPr>
        <w:numPr>
          <w:ilvl w:val="0"/>
          <w:numId w:val="307"/>
        </w:numPr>
        <w:bidi/>
        <w:rPr>
          <w:rFonts w:asciiTheme="minorBidi" w:hAnsiTheme="minorBidi" w:cstheme="minorBidi"/>
          <w:lang w:val="en-IL"/>
        </w:rPr>
      </w:pPr>
      <w:r w:rsidRPr="00666B71">
        <w:rPr>
          <w:rFonts w:asciiTheme="minorBidi" w:hAnsiTheme="minorBidi" w:cstheme="minorBidi"/>
          <w:rtl/>
          <w:lang w:val="en-IL"/>
        </w:rPr>
        <w:t>930 משתתפים</w:t>
      </w:r>
    </w:p>
    <w:p w14:paraId="59681416" w14:textId="77777777" w:rsidR="00475AAA" w:rsidRPr="00666B71" w:rsidRDefault="00475AAA" w:rsidP="00475AAA">
      <w:pPr>
        <w:numPr>
          <w:ilvl w:val="0"/>
          <w:numId w:val="307"/>
        </w:numPr>
        <w:bidi/>
        <w:rPr>
          <w:rFonts w:asciiTheme="minorBidi" w:hAnsiTheme="minorBidi" w:cstheme="minorBidi"/>
          <w:lang w:val="en-IL"/>
        </w:rPr>
      </w:pPr>
      <w:r w:rsidRPr="00666B71">
        <w:rPr>
          <w:rFonts w:asciiTheme="minorBidi" w:hAnsiTheme="minorBidi" w:cstheme="minorBidi"/>
          <w:rtl/>
          <w:lang w:val="en-IL"/>
        </w:rPr>
        <w:t>מתוכם 430 פעילים</w:t>
      </w:r>
    </w:p>
    <w:p w14:paraId="08D7644A" w14:textId="77777777" w:rsidR="00475AAA" w:rsidRPr="00666B71" w:rsidRDefault="00475AAA" w:rsidP="00475AAA">
      <w:pPr>
        <w:numPr>
          <w:ilvl w:val="0"/>
          <w:numId w:val="307"/>
        </w:numPr>
        <w:bidi/>
        <w:rPr>
          <w:rFonts w:asciiTheme="minorBidi" w:hAnsiTheme="minorBidi" w:cstheme="minorBidi"/>
          <w:lang w:val="en-IL"/>
        </w:rPr>
      </w:pPr>
      <w:r w:rsidRPr="00666B71">
        <w:rPr>
          <w:rFonts w:asciiTheme="minorBidi" w:hAnsiTheme="minorBidi" w:cstheme="minorBidi"/>
          <w:rtl/>
          <w:lang w:val="en-IL"/>
        </w:rPr>
        <w:t>236 סיימו בהצלחה</w:t>
      </w:r>
    </w:p>
    <w:p w14:paraId="4A2F2B9F" w14:textId="77777777" w:rsidR="00475AAA" w:rsidRPr="00666B71" w:rsidRDefault="00475AAA" w:rsidP="00475AAA">
      <w:pPr>
        <w:numPr>
          <w:ilvl w:val="0"/>
          <w:numId w:val="307"/>
        </w:numPr>
        <w:bidi/>
        <w:rPr>
          <w:rFonts w:asciiTheme="minorBidi" w:hAnsiTheme="minorBidi" w:cstheme="minorBidi"/>
          <w:lang w:val="en-IL"/>
        </w:rPr>
      </w:pPr>
      <w:r w:rsidRPr="00666B71">
        <w:rPr>
          <w:rFonts w:asciiTheme="minorBidi" w:hAnsiTheme="minorBidi" w:cstheme="minorBidi"/>
          <w:rtl/>
          <w:lang w:val="en-IL"/>
        </w:rPr>
        <w:t>240 נשרו</w:t>
      </w:r>
    </w:p>
    <w:p w14:paraId="0EA94A35" w14:textId="77777777" w:rsidR="00475AAA" w:rsidRPr="00666B71" w:rsidRDefault="00475AAA" w:rsidP="00475AAA">
      <w:pPr>
        <w:bidi/>
        <w:rPr>
          <w:rFonts w:asciiTheme="minorBidi" w:hAnsiTheme="minorBidi" w:cstheme="minorBidi"/>
          <w:rtl/>
          <w:lang w:val="en-IL"/>
        </w:rPr>
      </w:pPr>
    </w:p>
    <w:p w14:paraId="0F9085C2"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rtl/>
          <w:lang w:val="en-IL"/>
        </w:rPr>
        <w:t xml:space="preserve">עדכונים </w:t>
      </w:r>
    </w:p>
    <w:p w14:paraId="3668274A" w14:textId="77777777" w:rsidR="00475AAA" w:rsidRPr="00666B71" w:rsidRDefault="00475AAA" w:rsidP="00475AAA">
      <w:pPr>
        <w:numPr>
          <w:ilvl w:val="0"/>
          <w:numId w:val="308"/>
        </w:numPr>
        <w:bidi/>
        <w:rPr>
          <w:rFonts w:asciiTheme="minorBidi" w:hAnsiTheme="minorBidi" w:cstheme="minorBidi"/>
          <w:lang w:val="en-IL"/>
        </w:rPr>
      </w:pPr>
      <w:r w:rsidRPr="00666B71">
        <w:rPr>
          <w:rFonts w:asciiTheme="minorBidi" w:hAnsiTheme="minorBidi" w:cstheme="minorBidi"/>
          <w:rtl/>
          <w:lang w:val="en-IL"/>
        </w:rPr>
        <w:t>חוק סדר הדין הפלילי (תיקון מס' 92 – בתי משפט קהילתיים, הוראת שעה), התשפ"ב - 2022</w:t>
      </w:r>
    </w:p>
    <w:p w14:paraId="54B8041E" w14:textId="77777777" w:rsidR="00475AAA" w:rsidRPr="00666B71" w:rsidRDefault="00475AAA" w:rsidP="00475AAA">
      <w:pPr>
        <w:numPr>
          <w:ilvl w:val="0"/>
          <w:numId w:val="308"/>
        </w:numPr>
        <w:bidi/>
        <w:rPr>
          <w:rFonts w:asciiTheme="minorBidi" w:hAnsiTheme="minorBidi" w:cstheme="minorBidi"/>
          <w:lang w:val="en-IL"/>
        </w:rPr>
      </w:pPr>
      <w:r w:rsidRPr="00666B71">
        <w:rPr>
          <w:rFonts w:asciiTheme="minorBidi" w:hAnsiTheme="minorBidi" w:cstheme="minorBidi"/>
          <w:rtl/>
          <w:lang w:val="en-IL"/>
        </w:rPr>
        <w:t>כאן 11 "צדק צדק תרדוף"</w:t>
      </w:r>
    </w:p>
    <w:p w14:paraId="3282E29E" w14:textId="77777777" w:rsidR="00475AAA" w:rsidRPr="00666B71" w:rsidRDefault="00475AAA" w:rsidP="00475AAA">
      <w:pPr>
        <w:numPr>
          <w:ilvl w:val="0"/>
          <w:numId w:val="308"/>
        </w:numPr>
        <w:bidi/>
        <w:rPr>
          <w:rFonts w:asciiTheme="minorBidi" w:hAnsiTheme="minorBidi" w:cstheme="minorBidi"/>
          <w:lang w:val="en-IL"/>
        </w:rPr>
      </w:pPr>
      <w:r w:rsidRPr="00666B71">
        <w:rPr>
          <w:rFonts w:asciiTheme="minorBidi" w:hAnsiTheme="minorBidi" w:cstheme="minorBidi"/>
          <w:rtl/>
          <w:lang w:val="en-IL"/>
        </w:rPr>
        <w:t>סרטון על בתי המשפט הקהילתיים:</w:t>
      </w:r>
    </w:p>
    <w:p w14:paraId="623C9A91" w14:textId="77777777" w:rsidR="00475AAA" w:rsidRPr="00666B71" w:rsidRDefault="00475AAA" w:rsidP="00475AAA">
      <w:pPr>
        <w:bidi/>
        <w:rPr>
          <w:rFonts w:asciiTheme="minorBidi" w:hAnsiTheme="minorBidi" w:cstheme="minorBidi"/>
          <w:lang w:val="en-IL"/>
        </w:rPr>
      </w:pPr>
      <w:r>
        <w:rPr>
          <w:rFonts w:asciiTheme="minorBidi" w:hAnsiTheme="minorBidi" w:cstheme="minorBidi"/>
          <w:rtl/>
          <w:lang w:val="en-IL"/>
        </w:rPr>
        <w:t xml:space="preserve"> </w:t>
      </w:r>
      <w:hyperlink r:id="rId41" w:history="1">
        <w:r w:rsidRPr="00666B71">
          <w:rPr>
            <w:rStyle w:val="Hyperlink"/>
            <w:rFonts w:asciiTheme="minorBidi" w:hAnsiTheme="minorBidi" w:cstheme="minorBidi"/>
          </w:rPr>
          <w:t>https://www.youtube.com/watch?v=jhqng7q19s8</w:t>
        </w:r>
      </w:hyperlink>
    </w:p>
    <w:p w14:paraId="4A029E57" w14:textId="77777777" w:rsidR="00475AAA" w:rsidRPr="00666B71" w:rsidRDefault="00475AAA" w:rsidP="00475AAA">
      <w:pPr>
        <w:bidi/>
        <w:rPr>
          <w:rFonts w:asciiTheme="minorBidi" w:hAnsiTheme="minorBidi" w:cstheme="minorBidi"/>
          <w:lang w:val="en-IL"/>
        </w:rPr>
      </w:pPr>
      <w:hyperlink r:id="rId42" w:history="1">
        <w:r w:rsidRPr="00666B71">
          <w:rPr>
            <w:rStyle w:val="Hyperlink"/>
            <w:rFonts w:asciiTheme="minorBidi" w:hAnsiTheme="minorBidi" w:cstheme="minorBidi"/>
            <w:b/>
            <w:bCs/>
            <w:lang w:val="en-IL"/>
          </w:rPr>
          <w:t>https://www.youtube.com/watch?v=zkH_bdOARz0</w:t>
        </w:r>
      </w:hyperlink>
    </w:p>
    <w:p w14:paraId="61815E7F" w14:textId="77777777" w:rsidR="00475AAA" w:rsidRPr="00666B71" w:rsidRDefault="00475AAA" w:rsidP="00475AAA">
      <w:pPr>
        <w:bidi/>
        <w:rPr>
          <w:rFonts w:asciiTheme="minorBidi" w:hAnsiTheme="minorBidi" w:cstheme="minorBidi"/>
          <w:rtl/>
          <w:lang w:val="en-IL"/>
        </w:rPr>
      </w:pPr>
    </w:p>
    <w:p w14:paraId="3B1327BF" w14:textId="77777777" w:rsidR="00475AAA" w:rsidRPr="00666B71" w:rsidRDefault="00475AAA" w:rsidP="00475AAA">
      <w:pPr>
        <w:bidi/>
        <w:rPr>
          <w:rFonts w:asciiTheme="minorBidi" w:hAnsiTheme="minorBidi" w:cstheme="minorBidi"/>
          <w:b/>
          <w:bCs/>
          <w:lang w:val="en-IL"/>
        </w:rPr>
      </w:pPr>
      <w:r w:rsidRPr="00666B71">
        <w:rPr>
          <w:rFonts w:asciiTheme="minorBidi" w:hAnsiTheme="minorBidi" w:cstheme="minorBidi"/>
          <w:b/>
          <w:bCs/>
          <w:rtl/>
          <w:lang w:val="en-IL"/>
        </w:rPr>
        <w:t>הצעות להקמת בתי משפט פותרי בעיות מסוגים נוספים:</w:t>
      </w:r>
    </w:p>
    <w:p w14:paraId="68E89CA8" w14:textId="77777777" w:rsidR="00475AAA" w:rsidRPr="00666B71" w:rsidRDefault="00475AAA" w:rsidP="00475AAA">
      <w:pPr>
        <w:numPr>
          <w:ilvl w:val="0"/>
          <w:numId w:val="309"/>
        </w:numPr>
        <w:bidi/>
        <w:rPr>
          <w:rFonts w:asciiTheme="minorBidi" w:hAnsiTheme="minorBidi" w:cstheme="minorBidi"/>
          <w:lang w:val="en-IL"/>
        </w:rPr>
      </w:pPr>
      <w:r w:rsidRPr="00666B71">
        <w:rPr>
          <w:rFonts w:asciiTheme="minorBidi" w:hAnsiTheme="minorBidi" w:cstheme="minorBidi"/>
          <w:b/>
          <w:bCs/>
          <w:rtl/>
          <w:lang w:val="en-IL"/>
        </w:rPr>
        <w:t>הצעה להקמת בית משפט פותר בעיות לעבירות מין</w:t>
      </w:r>
    </w:p>
    <w:p w14:paraId="3ECEC3CE" w14:textId="77777777" w:rsidR="00475AAA" w:rsidRPr="00666B71" w:rsidRDefault="00475AAA" w:rsidP="00475AAA">
      <w:pPr>
        <w:bidi/>
        <w:ind w:left="720"/>
        <w:rPr>
          <w:rFonts w:asciiTheme="minorBidi" w:hAnsiTheme="minorBidi" w:cstheme="minorBidi"/>
          <w:lang w:val="en-IL"/>
        </w:rPr>
      </w:pPr>
      <w:r w:rsidRPr="00666B71">
        <w:rPr>
          <w:rFonts w:asciiTheme="minorBidi" w:hAnsiTheme="minorBidi" w:cstheme="minorBidi"/>
          <w:rtl/>
          <w:lang w:val="en-IL"/>
        </w:rPr>
        <w:t>הצעת המרכז למשפט שיתופי וטיפולי לועדת ברלינר: הליכים לבירור תובענות של נפגעות ונפגעי עבירות מין</w:t>
      </w:r>
    </w:p>
    <w:p w14:paraId="1D3A8975" w14:textId="77777777" w:rsidR="00475AAA" w:rsidRPr="00666B71" w:rsidRDefault="00475AAA" w:rsidP="00475AAA">
      <w:pPr>
        <w:bidi/>
        <w:ind w:left="720"/>
        <w:rPr>
          <w:rFonts w:asciiTheme="minorBidi" w:hAnsiTheme="minorBidi" w:cstheme="minorBidi"/>
          <w:lang w:val="en-IL"/>
        </w:rPr>
      </w:pPr>
      <w:r w:rsidRPr="00666B71">
        <w:rPr>
          <w:rFonts w:asciiTheme="minorBidi" w:hAnsiTheme="minorBidi" w:cstheme="minorBidi"/>
          <w:rtl/>
          <w:lang w:val="en-IL"/>
        </w:rPr>
        <w:t>(</w:t>
      </w:r>
      <w:r w:rsidRPr="00666B71">
        <w:rPr>
          <w:rFonts w:asciiTheme="minorBidi" w:hAnsiTheme="minorBidi" w:cstheme="minorBidi"/>
          <w:b/>
          <w:bCs/>
          <w:rtl/>
          <w:lang w:val="en-IL"/>
        </w:rPr>
        <w:t>"הוועדה הבין-משרדית לבחינת הטיפול בנפגעי עבירות מין בהליך הפלילי - דין וחשבון"</w:t>
      </w:r>
      <w:r w:rsidRPr="00666B71">
        <w:rPr>
          <w:rFonts w:asciiTheme="minorBidi" w:hAnsiTheme="minorBidi" w:cstheme="minorBidi"/>
          <w:rtl/>
          <w:lang w:val="en-IL"/>
        </w:rPr>
        <w:t xml:space="preserve"> דצמבר 2019 | </w:t>
      </w:r>
      <w:r>
        <w:fldChar w:fldCharType="begin"/>
      </w:r>
      <w:r>
        <w:instrText>HYPERLINK "https://www.gov.il/BlobFolder/reports/report_interministerial_committee_2019_a/he/%D7%93%D7%95%D7%97%20%D7%94%D7%95%D7%95%D7%A2%D7%93%D7%94%20%D7%9C%D7%91%D7%97%D7%99%D7%A0%D7%AA%20%D7%94%D7%98%D7%99%D7%A4%D7%95%D7%9C%20%D7%91%D7%A0%D7%A4%D7%92%D7%A2%D7%99%20%D7%A2%D7%91%D7%99%D7%A8%D7%95%D7%AA%20%D7%9E%D7%99%D7%9F%20%D7%91%D7%94%D7%9C%D7%99%D7%9A%20%D7%94%D7%A4%D7%9C%D7%99%D7%9C%D7%99%20-%20%D7%93%D7%A6%D7%9E%D7%91%D7%A8%202019.pdf"</w:instrText>
      </w:r>
      <w:r>
        <w:fldChar w:fldCharType="separate"/>
      </w:r>
      <w:r w:rsidRPr="00666B71">
        <w:rPr>
          <w:rStyle w:val="Hyperlink"/>
          <w:rFonts w:asciiTheme="minorBidi" w:hAnsiTheme="minorBidi" w:cstheme="minorBidi"/>
          <w:rtl/>
          <w:lang w:val="en-IL"/>
        </w:rPr>
        <w:t>קישור לדוח הוועדה</w:t>
      </w:r>
      <w:r>
        <w:rPr>
          <w:rStyle w:val="Hyperlink"/>
          <w:rFonts w:asciiTheme="minorBidi" w:hAnsiTheme="minorBidi" w:cstheme="minorBidi"/>
          <w:lang w:val="en-IL"/>
        </w:rPr>
        <w:fldChar w:fldCharType="end"/>
      </w:r>
      <w:r w:rsidRPr="00666B71">
        <w:rPr>
          <w:rFonts w:asciiTheme="minorBidi" w:hAnsiTheme="minorBidi" w:cstheme="minorBidi"/>
          <w:rtl/>
          <w:lang w:val="en-IL"/>
        </w:rPr>
        <w:t>)</w:t>
      </w:r>
    </w:p>
    <w:p w14:paraId="69B81C40" w14:textId="77777777" w:rsidR="00475AAA" w:rsidRPr="00666B71" w:rsidRDefault="00475AAA" w:rsidP="00475AAA">
      <w:pPr>
        <w:numPr>
          <w:ilvl w:val="0"/>
          <w:numId w:val="314"/>
        </w:numPr>
        <w:bidi/>
        <w:rPr>
          <w:rFonts w:asciiTheme="minorBidi" w:hAnsiTheme="minorBidi" w:cstheme="minorBidi"/>
          <w:lang w:val="en-IL"/>
        </w:rPr>
      </w:pPr>
      <w:r w:rsidRPr="00666B71">
        <w:rPr>
          <w:rFonts w:asciiTheme="minorBidi" w:hAnsiTheme="minorBidi" w:cstheme="minorBidi"/>
          <w:b/>
          <w:bCs/>
          <w:rtl/>
          <w:lang w:val="en-IL"/>
        </w:rPr>
        <w:t>הצעה להקמת בית משפט פותר בעיות לעבירות אלימות במשפחה</w:t>
      </w:r>
    </w:p>
    <w:p w14:paraId="5720BFC8" w14:textId="77777777" w:rsidR="00475AAA" w:rsidRPr="00666B71" w:rsidRDefault="00475AAA" w:rsidP="00475AAA">
      <w:pPr>
        <w:bidi/>
        <w:ind w:left="720"/>
        <w:rPr>
          <w:rFonts w:asciiTheme="minorBidi" w:hAnsiTheme="minorBidi" w:cstheme="minorBidi"/>
          <w:lang w:val="en-IL"/>
        </w:rPr>
      </w:pPr>
      <w:r w:rsidRPr="00666B71">
        <w:rPr>
          <w:rFonts w:asciiTheme="minorBidi" w:hAnsiTheme="minorBidi" w:cstheme="minorBidi"/>
          <w:rtl/>
          <w:lang w:val="en-IL"/>
        </w:rPr>
        <w:t xml:space="preserve">ארגון ויצ"ו עם ארגונים נוספים </w:t>
      </w:r>
      <w:r>
        <w:fldChar w:fldCharType="begin"/>
      </w:r>
      <w:r>
        <w:instrText>HYPERLINK "http://www.wizo.org.il/page_34964"</w:instrText>
      </w:r>
      <w:r>
        <w:fldChar w:fldCharType="separate"/>
      </w:r>
      <w:r w:rsidRPr="00666B71">
        <w:rPr>
          <w:rStyle w:val="Hyperlink"/>
          <w:rFonts w:asciiTheme="minorBidi" w:hAnsiTheme="minorBidi" w:cstheme="minorBidi"/>
        </w:rPr>
        <w:t>http://www.wizo.org.il/page_34964</w:t>
      </w:r>
      <w:r>
        <w:rPr>
          <w:rStyle w:val="Hyperlink"/>
          <w:rFonts w:asciiTheme="minorBidi" w:hAnsiTheme="minorBidi" w:cstheme="minorBidi"/>
        </w:rPr>
        <w:fldChar w:fldCharType="end"/>
      </w:r>
    </w:p>
    <w:p w14:paraId="1E6A3127" w14:textId="77777777" w:rsidR="00475AAA" w:rsidRPr="00666B71" w:rsidRDefault="00475AAA" w:rsidP="00475AAA">
      <w:pPr>
        <w:bidi/>
        <w:rPr>
          <w:rFonts w:asciiTheme="minorBidi" w:hAnsiTheme="minorBidi" w:cstheme="minorBidi"/>
          <w:rtl/>
          <w:lang w:val="en-IL"/>
        </w:rPr>
      </w:pPr>
    </w:p>
    <w:p w14:paraId="6AEC624F" w14:textId="77777777" w:rsidR="00475AAA" w:rsidRPr="00666B71" w:rsidRDefault="00475AAA" w:rsidP="00475AAA">
      <w:pPr>
        <w:bidi/>
        <w:rPr>
          <w:rFonts w:asciiTheme="minorBidi" w:hAnsiTheme="minorBidi" w:cstheme="minorBidi"/>
          <w:rtl/>
          <w:lang w:val="en-IL"/>
        </w:rPr>
      </w:pPr>
    </w:p>
    <w:p w14:paraId="098452EF"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דו"חות שפורסמו</w:t>
      </w:r>
    </w:p>
    <w:p w14:paraId="346E5365" w14:textId="77777777" w:rsidR="00475AAA" w:rsidRPr="00666B71" w:rsidRDefault="00475AAA" w:rsidP="00475AAA">
      <w:pPr>
        <w:numPr>
          <w:ilvl w:val="0"/>
          <w:numId w:val="310"/>
        </w:numPr>
        <w:bidi/>
        <w:rPr>
          <w:rFonts w:asciiTheme="minorBidi" w:hAnsiTheme="minorBidi" w:cstheme="minorBidi"/>
          <w:lang w:val="en-IL"/>
        </w:rPr>
      </w:pPr>
      <w:hyperlink r:id="rId43" w:history="1">
        <w:r w:rsidRPr="00666B71">
          <w:rPr>
            <w:rStyle w:val="Hyperlink"/>
            <w:rFonts w:asciiTheme="minorBidi" w:hAnsiTheme="minorBidi" w:cstheme="minorBidi"/>
            <w:rtl/>
            <w:lang w:val="en-IL"/>
          </w:rPr>
          <w:t xml:space="preserve">דוח סיכום שנת המשפט </w:t>
        </w:r>
      </w:hyperlink>
      <w:hyperlink r:id="rId44" w:history="1">
        <w:r w:rsidRPr="00666B71">
          <w:rPr>
            <w:rStyle w:val="Hyperlink"/>
            <w:rFonts w:asciiTheme="minorBidi" w:hAnsiTheme="minorBidi" w:cstheme="minorBidi"/>
            <w:b/>
            <w:bCs/>
            <w:rtl/>
            <w:lang w:val="en-IL"/>
          </w:rPr>
          <w:t>תשעח</w:t>
        </w:r>
      </w:hyperlink>
      <w:hyperlink r:id="rId45" w:history="1">
        <w:r w:rsidRPr="00666B71">
          <w:rPr>
            <w:rStyle w:val="Hyperlink"/>
            <w:rFonts w:asciiTheme="minorBidi" w:hAnsiTheme="minorBidi" w:cstheme="minorBidi"/>
            <w:rtl/>
            <w:lang w:val="en-IL"/>
          </w:rPr>
          <w:t xml:space="preserve"> בבתי המשפט הקהילתיים סופי.</w:t>
        </w:r>
      </w:hyperlink>
      <w:hyperlink r:id="rId46" w:history="1">
        <w:r w:rsidRPr="00666B71">
          <w:rPr>
            <w:rStyle w:val="Hyperlink"/>
            <w:rFonts w:asciiTheme="minorBidi" w:hAnsiTheme="minorBidi" w:cstheme="minorBidi"/>
          </w:rPr>
          <w:t>pdf</w:t>
        </w:r>
      </w:hyperlink>
    </w:p>
    <w:p w14:paraId="078228DB" w14:textId="77777777" w:rsidR="00475AAA" w:rsidRPr="00666B71" w:rsidRDefault="00475AAA" w:rsidP="00475AAA">
      <w:pPr>
        <w:numPr>
          <w:ilvl w:val="0"/>
          <w:numId w:val="310"/>
        </w:numPr>
        <w:bidi/>
        <w:rPr>
          <w:rFonts w:asciiTheme="minorBidi" w:hAnsiTheme="minorBidi" w:cstheme="minorBidi"/>
          <w:lang w:val="en-IL"/>
        </w:rPr>
      </w:pPr>
      <w:hyperlink r:id="rId47" w:history="1">
        <w:r w:rsidRPr="00666B71">
          <w:rPr>
            <w:rStyle w:val="Hyperlink"/>
            <w:rFonts w:asciiTheme="minorBidi" w:hAnsiTheme="minorBidi" w:cstheme="minorBidi"/>
            <w:rtl/>
            <w:lang w:val="en-IL"/>
          </w:rPr>
          <w:t>דוח סיכום פעילות ג'וינט</w:t>
        </w:r>
      </w:hyperlink>
      <w:r w:rsidRPr="00666B71">
        <w:rPr>
          <w:rFonts w:asciiTheme="minorBidi" w:hAnsiTheme="minorBidi" w:cstheme="minorBidi"/>
          <w:rtl/>
          <w:lang w:val="en-IL"/>
        </w:rPr>
        <w:t xml:space="preserve"> – תשע"ז</w:t>
      </w:r>
    </w:p>
    <w:p w14:paraId="276600E6" w14:textId="77777777" w:rsidR="00475AAA" w:rsidRPr="00666B71" w:rsidRDefault="00475AAA" w:rsidP="00475AAA">
      <w:pPr>
        <w:numPr>
          <w:ilvl w:val="0"/>
          <w:numId w:val="310"/>
        </w:numPr>
        <w:bidi/>
        <w:rPr>
          <w:rFonts w:asciiTheme="minorBidi" w:hAnsiTheme="minorBidi" w:cstheme="minorBidi"/>
          <w:lang w:val="en-IL"/>
        </w:rPr>
      </w:pPr>
      <w:r w:rsidRPr="00666B71">
        <w:rPr>
          <w:rFonts w:asciiTheme="minorBidi" w:hAnsiTheme="minorBidi" w:cstheme="minorBidi"/>
          <w:rtl/>
          <w:lang w:val="en-IL"/>
        </w:rPr>
        <w:t>דין וחשבון מסכם: מחקר הערכה לתוכנית בתי משפט קהילתיים (אוג' 2023)</w:t>
      </w:r>
    </w:p>
    <w:p w14:paraId="0F3D38E5" w14:textId="77777777" w:rsidR="00475AAA" w:rsidRPr="00666B71" w:rsidRDefault="00475AAA" w:rsidP="00475AAA">
      <w:pPr>
        <w:bidi/>
        <w:rPr>
          <w:rFonts w:asciiTheme="minorBidi" w:hAnsiTheme="minorBidi" w:cstheme="minorBidi"/>
          <w:rtl/>
          <w:lang w:val="en-IL"/>
        </w:rPr>
      </w:pPr>
    </w:p>
    <w:p w14:paraId="3ABC6BA7" w14:textId="77777777" w:rsidR="00475AAA" w:rsidRPr="00666B71" w:rsidRDefault="00475AAA" w:rsidP="00475AAA">
      <w:pPr>
        <w:bidi/>
        <w:rPr>
          <w:rFonts w:asciiTheme="minorBidi" w:hAnsiTheme="minorBidi" w:cstheme="minorBidi"/>
          <w:rtl/>
          <w:lang w:val="en-IL"/>
        </w:rPr>
      </w:pPr>
    </w:p>
    <w:p w14:paraId="697AC3ED" w14:textId="77777777" w:rsidR="00475AAA" w:rsidRPr="00666B71" w:rsidRDefault="00475AAA" w:rsidP="00475AAA">
      <w:pPr>
        <w:bidi/>
        <w:rPr>
          <w:rFonts w:asciiTheme="minorBidi" w:hAnsiTheme="minorBidi" w:cstheme="minorBidi"/>
          <w:rtl/>
          <w:lang w:val="en-IL"/>
        </w:rPr>
      </w:pPr>
    </w:p>
    <w:p w14:paraId="25BB4845" w14:textId="77777777" w:rsidR="00475AAA" w:rsidRPr="00666B71" w:rsidRDefault="00475AAA" w:rsidP="00475AAA">
      <w:pPr>
        <w:bidi/>
        <w:rPr>
          <w:rFonts w:asciiTheme="minorBidi" w:hAnsiTheme="minorBidi" w:cstheme="minorBidi"/>
          <w:rtl/>
          <w:lang w:val="en-IL"/>
        </w:rPr>
      </w:pPr>
    </w:p>
    <w:p w14:paraId="1CD04B7F" w14:textId="77777777" w:rsidR="00475AAA" w:rsidRPr="00666B71" w:rsidRDefault="00475AAA" w:rsidP="00475AAA">
      <w:pPr>
        <w:pStyle w:val="Heading4"/>
        <w:bidi/>
        <w:rPr>
          <w:rFonts w:asciiTheme="minorBidi" w:hAnsiTheme="minorBidi" w:cstheme="minorBidi"/>
          <w:rtl/>
          <w:lang w:val="en-IL"/>
        </w:rPr>
      </w:pPr>
      <w:r w:rsidRPr="00666B71">
        <w:rPr>
          <w:rFonts w:asciiTheme="minorBidi" w:hAnsiTheme="minorBidi" w:cstheme="minorBidi"/>
          <w:rtl/>
          <w:lang w:val="en-IL"/>
        </w:rPr>
        <w:lastRenderedPageBreak/>
        <w:t>תורת המשפט הטיפולי ויישומיה</w:t>
      </w:r>
    </w:p>
    <w:p w14:paraId="7DED0519" w14:textId="77777777" w:rsidR="00475AAA" w:rsidRPr="00666B71" w:rsidRDefault="00475AAA" w:rsidP="00475AAA">
      <w:pPr>
        <w:bidi/>
        <w:rPr>
          <w:rFonts w:asciiTheme="minorBidi" w:hAnsiTheme="minorBidi" w:cstheme="minorBidi"/>
        </w:rPr>
      </w:pPr>
      <w:r w:rsidRPr="00666B71">
        <w:rPr>
          <w:rFonts w:asciiTheme="minorBidi" w:hAnsiTheme="minorBidi" w:cstheme="minorBidi"/>
          <w:lang w:val="en-IL"/>
        </w:rPr>
        <w:t>TJ</w:t>
      </w:r>
      <w:r w:rsidRPr="00666B71">
        <w:rPr>
          <w:rFonts w:asciiTheme="minorBidi" w:hAnsiTheme="minorBidi" w:cstheme="minorBidi"/>
          <w:rtl/>
          <w:lang w:val="en-IL"/>
        </w:rPr>
        <w:t xml:space="preserve"> – </w:t>
      </w:r>
      <w:r w:rsidRPr="00666B71">
        <w:rPr>
          <w:rFonts w:asciiTheme="minorBidi" w:hAnsiTheme="minorBidi" w:cstheme="minorBidi"/>
        </w:rPr>
        <w:t>Therapeutic Jurisprudence</w:t>
      </w:r>
    </w:p>
    <w:p w14:paraId="08E9989B" w14:textId="77777777" w:rsidR="00475AAA" w:rsidRPr="00666B71" w:rsidRDefault="00475AAA" w:rsidP="00475AAA">
      <w:pPr>
        <w:bidi/>
        <w:rPr>
          <w:rFonts w:asciiTheme="minorBidi" w:hAnsiTheme="minorBidi" w:cstheme="minorBidi"/>
          <w:rtl/>
        </w:rPr>
      </w:pPr>
      <w:r w:rsidRPr="00666B71">
        <w:rPr>
          <w:rFonts w:asciiTheme="minorBidi" w:hAnsiTheme="minorBidi" w:cstheme="minorBidi"/>
          <w:rtl/>
        </w:rPr>
        <w:t xml:space="preserve"> </w:t>
      </w:r>
      <w:r w:rsidRPr="00666B71">
        <w:rPr>
          <w:rFonts w:asciiTheme="minorBidi" w:hAnsiTheme="minorBidi" w:cstheme="minorBidi"/>
        </w:rPr>
        <w:br/>
      </w:r>
      <w:r w:rsidRPr="00666B71">
        <w:rPr>
          <w:rFonts w:asciiTheme="minorBidi" w:hAnsiTheme="minorBidi" w:cstheme="minorBidi"/>
          <w:u w:val="single"/>
        </w:rPr>
        <w:t>Prof. David Wexler &amp; Prof. Bruce Winick</w:t>
      </w:r>
    </w:p>
    <w:p w14:paraId="049023FD" w14:textId="77777777" w:rsidR="00475AAA" w:rsidRPr="00666B71" w:rsidRDefault="00475AAA" w:rsidP="00475AAA">
      <w:pPr>
        <w:bidi/>
        <w:rPr>
          <w:rFonts w:asciiTheme="minorBidi" w:hAnsiTheme="minorBidi" w:cstheme="minorBidi"/>
          <w:rtl/>
        </w:rPr>
      </w:pPr>
      <w:r w:rsidRPr="00666B71">
        <w:rPr>
          <w:rFonts w:asciiTheme="minorBidi" w:hAnsiTheme="minorBidi" w:cstheme="minorBidi"/>
          <w:rtl/>
        </w:rPr>
        <w:t>1990-1991</w:t>
      </w:r>
    </w:p>
    <w:p w14:paraId="28C164CC" w14:textId="77777777" w:rsidR="00475AAA" w:rsidRPr="00666B71" w:rsidRDefault="00475AAA" w:rsidP="00475AAA">
      <w:pPr>
        <w:numPr>
          <w:ilvl w:val="0"/>
          <w:numId w:val="285"/>
        </w:numPr>
        <w:bidi/>
        <w:rPr>
          <w:rFonts w:asciiTheme="minorBidi" w:hAnsiTheme="minorBidi" w:cstheme="minorBidi"/>
          <w:lang w:val="en-IL"/>
        </w:rPr>
      </w:pPr>
      <w:r w:rsidRPr="00666B71">
        <w:rPr>
          <w:rFonts w:asciiTheme="minorBidi" w:hAnsiTheme="minorBidi" w:cstheme="minorBidi"/>
          <w:rtl/>
        </w:rPr>
        <w:t xml:space="preserve">המשפט ככח </w:t>
      </w:r>
      <w:r w:rsidRPr="00666B71">
        <w:rPr>
          <w:rFonts w:asciiTheme="minorBidi" w:hAnsiTheme="minorBidi" w:cstheme="minorBidi"/>
          <w:i/>
          <w:iCs/>
          <w:rtl/>
        </w:rPr>
        <w:t>חברתי בר השפעה על הפן הרגשי ועל הרווחה הפסיכולוגית של הפרט.</w:t>
      </w:r>
      <w:r w:rsidRPr="00666B71">
        <w:rPr>
          <w:rFonts w:asciiTheme="minorBidi" w:hAnsiTheme="minorBidi" w:cstheme="minorBidi"/>
          <w:rtl/>
          <w:lang w:val="en-IL"/>
        </w:rPr>
        <w:t xml:space="preserve"> (</w:t>
      </w:r>
      <w:proofErr w:type="spellStart"/>
      <w:r w:rsidRPr="00666B71">
        <w:rPr>
          <w:rFonts w:asciiTheme="minorBidi" w:hAnsiTheme="minorBidi" w:cstheme="minorBidi"/>
        </w:rPr>
        <w:t>Weebeing</w:t>
      </w:r>
      <w:proofErr w:type="spellEnd"/>
      <w:r w:rsidRPr="00666B71">
        <w:rPr>
          <w:rFonts w:asciiTheme="minorBidi" w:hAnsiTheme="minorBidi" w:cstheme="minorBidi"/>
          <w:rtl/>
          <w:lang w:val="en-IL"/>
        </w:rPr>
        <w:t>)</w:t>
      </w:r>
    </w:p>
    <w:p w14:paraId="1E44AF51" w14:textId="77777777" w:rsidR="00475AAA" w:rsidRPr="00666B71" w:rsidRDefault="00475AAA" w:rsidP="00475AAA">
      <w:pPr>
        <w:numPr>
          <w:ilvl w:val="0"/>
          <w:numId w:val="285"/>
        </w:numPr>
        <w:bidi/>
        <w:rPr>
          <w:rFonts w:asciiTheme="minorBidi" w:hAnsiTheme="minorBidi" w:cstheme="minorBidi"/>
          <w:lang w:val="en-IL"/>
        </w:rPr>
      </w:pPr>
      <w:r w:rsidRPr="00666B71">
        <w:rPr>
          <w:rFonts w:asciiTheme="minorBidi" w:hAnsiTheme="minorBidi" w:cstheme="minorBidi"/>
          <w:rtl/>
        </w:rPr>
        <w:t>המשפט מייצר וגורם מגוון תוצאות, לעיתים חיוביות "תרפויטיות" ולעיתים שליליות "אנטי תרפויטיות".</w:t>
      </w:r>
      <w:r w:rsidRPr="00666B71">
        <w:rPr>
          <w:rFonts w:asciiTheme="minorBidi" w:hAnsiTheme="minorBidi" w:cstheme="minorBidi"/>
          <w:rtl/>
          <w:lang w:val="en-IL"/>
        </w:rPr>
        <w:t xml:space="preserve"> (המשפט יכול להעצים אך גם יכול להיות טראומתי, מדכא, שלילי, מחליש. מי שעברה עבירת מין ומנסים להפריך את דבריה...)</w:t>
      </w:r>
    </w:p>
    <w:p w14:paraId="4C067BA9" w14:textId="77777777" w:rsidR="00475AAA" w:rsidRPr="00666B71" w:rsidRDefault="00475AAA" w:rsidP="00475AAA">
      <w:pPr>
        <w:numPr>
          <w:ilvl w:val="0"/>
          <w:numId w:val="285"/>
        </w:numPr>
        <w:bidi/>
        <w:rPr>
          <w:rFonts w:asciiTheme="minorBidi" w:hAnsiTheme="minorBidi" w:cstheme="minorBidi"/>
          <w:b/>
          <w:bCs/>
          <w:lang w:val="en-IL"/>
        </w:rPr>
      </w:pPr>
      <w:r w:rsidRPr="00666B71">
        <w:rPr>
          <w:rFonts w:asciiTheme="minorBidi" w:hAnsiTheme="minorBidi" w:cstheme="minorBidi"/>
          <w:rtl/>
        </w:rPr>
        <w:t xml:space="preserve">מטרת תורה זו </w:t>
      </w:r>
      <w:r w:rsidRPr="00666B71">
        <w:rPr>
          <w:rFonts w:asciiTheme="minorBidi" w:hAnsiTheme="minorBidi" w:cstheme="minorBidi"/>
          <w:b/>
          <w:bCs/>
          <w:rtl/>
        </w:rPr>
        <w:t>לחזק את המודעות</w:t>
      </w:r>
      <w:r w:rsidRPr="00666B71">
        <w:rPr>
          <w:rFonts w:asciiTheme="minorBidi" w:hAnsiTheme="minorBidi" w:cstheme="minorBidi"/>
          <w:rtl/>
        </w:rPr>
        <w:t xml:space="preserve"> לאמור ו</w:t>
      </w:r>
      <w:r w:rsidRPr="00666B71">
        <w:rPr>
          <w:rFonts w:asciiTheme="minorBidi" w:hAnsiTheme="minorBidi" w:cstheme="minorBidi"/>
          <w:b/>
          <w:bCs/>
          <w:rtl/>
        </w:rPr>
        <w:t>לפעול כדי להפוך את המשפט לבעל תוצאות חיוביות יותר, טיפוליות</w:t>
      </w:r>
      <w:r w:rsidRPr="00666B71">
        <w:rPr>
          <w:rFonts w:asciiTheme="minorBidi" w:hAnsiTheme="minorBidi" w:cstheme="minorBidi"/>
          <w:b/>
          <w:bCs/>
          <w:rtl/>
          <w:lang w:val="en-IL"/>
        </w:rPr>
        <w:t>.</w:t>
      </w:r>
    </w:p>
    <w:p w14:paraId="2FC2D5F1" w14:textId="77777777" w:rsidR="00475AAA" w:rsidRPr="00666B71" w:rsidRDefault="00475AAA" w:rsidP="00475AAA">
      <w:pPr>
        <w:bidi/>
        <w:rPr>
          <w:rFonts w:asciiTheme="minorBidi" w:hAnsiTheme="minorBidi" w:cstheme="minorBidi"/>
          <w:b/>
          <w:bCs/>
          <w:u w:val="single"/>
          <w:rtl/>
          <w:lang w:val="en-IL"/>
        </w:rPr>
      </w:pPr>
    </w:p>
    <w:p w14:paraId="60964655"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b/>
          <w:bCs/>
          <w:u w:val="single"/>
          <w:rtl/>
          <w:lang w:val="en-IL"/>
        </w:rPr>
        <w:t>שלושה מוקדי התייחסות</w:t>
      </w:r>
    </w:p>
    <w:p w14:paraId="0015052C" w14:textId="77777777" w:rsidR="00475AAA" w:rsidRPr="00666B71" w:rsidRDefault="00475AAA" w:rsidP="00475AAA">
      <w:pPr>
        <w:pStyle w:val="ListParagraph"/>
        <w:numPr>
          <w:ilvl w:val="0"/>
          <w:numId w:val="314"/>
        </w:numPr>
        <w:bidi/>
        <w:rPr>
          <w:rFonts w:asciiTheme="minorBidi" w:hAnsiTheme="minorBidi"/>
          <w:lang w:val="en-IL"/>
        </w:rPr>
      </w:pPr>
      <w:r w:rsidRPr="00666B71">
        <w:rPr>
          <w:rFonts w:asciiTheme="minorBidi" w:hAnsiTheme="minorBidi"/>
          <w:u w:val="single"/>
          <w:rtl/>
          <w:lang w:val="en-IL"/>
        </w:rPr>
        <w:t>הכללים המשפטיים</w:t>
      </w:r>
      <w:r w:rsidRPr="00666B71">
        <w:rPr>
          <w:rFonts w:asciiTheme="minorBidi" w:hAnsiTheme="minorBidi"/>
          <w:rtl/>
          <w:lang w:val="en-IL"/>
        </w:rPr>
        <w:t>. יש לבחון את החקיקה, לא רק מה הייתה כוונת המחוקק אלא מה השלכות החקיקה בפועל. (למשל בצבא האמריקאי היה חוק שאסור לשאול או לספר על נטיות מיניות, מה שגרם לחוסר תנאים נאותים)</w:t>
      </w:r>
    </w:p>
    <w:p w14:paraId="417417BD" w14:textId="77777777" w:rsidR="00475AAA" w:rsidRPr="00666B71" w:rsidRDefault="00475AAA" w:rsidP="00475AAA">
      <w:pPr>
        <w:pStyle w:val="ListParagraph"/>
        <w:numPr>
          <w:ilvl w:val="0"/>
          <w:numId w:val="314"/>
        </w:numPr>
        <w:bidi/>
        <w:rPr>
          <w:rFonts w:asciiTheme="minorBidi" w:hAnsiTheme="minorBidi"/>
          <w:lang w:val="en-IL"/>
        </w:rPr>
      </w:pPr>
      <w:r w:rsidRPr="00666B71">
        <w:rPr>
          <w:rFonts w:asciiTheme="minorBidi" w:hAnsiTheme="minorBidi"/>
          <w:u w:val="single"/>
          <w:rtl/>
          <w:lang w:val="en-IL"/>
        </w:rPr>
        <w:t>פרוצדורות נהוגות (הליכים)</w:t>
      </w:r>
      <w:r w:rsidRPr="00666B71">
        <w:rPr>
          <w:rFonts w:asciiTheme="minorBidi" w:hAnsiTheme="minorBidi"/>
          <w:rtl/>
          <w:lang w:val="en-IL"/>
        </w:rPr>
        <w:t>. בוחן את הפרוצדורות הקיימות</w:t>
      </w:r>
    </w:p>
    <w:p w14:paraId="1DBF94B1" w14:textId="77777777" w:rsidR="00475AAA" w:rsidRPr="00666B71" w:rsidRDefault="00475AAA" w:rsidP="00475AAA">
      <w:pPr>
        <w:pStyle w:val="ListParagraph"/>
        <w:numPr>
          <w:ilvl w:val="0"/>
          <w:numId w:val="314"/>
        </w:numPr>
        <w:bidi/>
        <w:rPr>
          <w:rFonts w:asciiTheme="minorBidi" w:hAnsiTheme="minorBidi"/>
          <w:lang w:val="en-IL"/>
        </w:rPr>
      </w:pPr>
      <w:r w:rsidRPr="00666B71">
        <w:rPr>
          <w:rFonts w:asciiTheme="minorBidi" w:hAnsiTheme="minorBidi"/>
          <w:u w:val="single"/>
          <w:rtl/>
          <w:lang w:val="en-IL"/>
        </w:rPr>
        <w:t>תפקיד השחקנים המשפטיים: שופטים, עורכי הדין, קציני מבחן וכו'</w:t>
      </w:r>
      <w:r w:rsidRPr="00666B71">
        <w:rPr>
          <w:rFonts w:asciiTheme="minorBidi" w:hAnsiTheme="minorBidi"/>
          <w:rtl/>
          <w:lang w:val="en-IL"/>
        </w:rPr>
        <w:t>. דרך ההתנהלות של השחקנים יכולה לגרום לשינוי</w:t>
      </w:r>
    </w:p>
    <w:p w14:paraId="59B8020C" w14:textId="77777777" w:rsidR="00475AAA" w:rsidRPr="00666B71" w:rsidRDefault="00475AAA" w:rsidP="00475AAA">
      <w:pPr>
        <w:bidi/>
        <w:rPr>
          <w:rFonts w:asciiTheme="minorBidi" w:hAnsiTheme="minorBidi" w:cstheme="minorBidi"/>
          <w:b/>
          <w:bCs/>
          <w:u w:val="single"/>
          <w:rtl/>
          <w:lang w:val="en-IL"/>
        </w:rPr>
      </w:pPr>
    </w:p>
    <w:p w14:paraId="03336599"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b/>
          <w:bCs/>
          <w:u w:val="single"/>
          <w:rtl/>
          <w:lang w:val="en-IL"/>
        </w:rPr>
        <w:t>עקרונות כלליים</w:t>
      </w:r>
      <w:r w:rsidRPr="00666B71">
        <w:rPr>
          <w:rFonts w:asciiTheme="minorBidi" w:hAnsiTheme="minorBidi" w:cstheme="minorBidi"/>
          <w:rtl/>
          <w:lang w:val="en-IL"/>
        </w:rPr>
        <w:t>:</w:t>
      </w:r>
    </w:p>
    <w:p w14:paraId="65CD4CE3" w14:textId="77777777" w:rsidR="00475AAA" w:rsidRPr="00666B71" w:rsidRDefault="00475AAA" w:rsidP="00475AAA">
      <w:pPr>
        <w:numPr>
          <w:ilvl w:val="0"/>
          <w:numId w:val="286"/>
        </w:numPr>
        <w:bidi/>
        <w:rPr>
          <w:rFonts w:asciiTheme="minorBidi" w:hAnsiTheme="minorBidi" w:cstheme="minorBidi"/>
          <w:lang w:val="en-IL"/>
        </w:rPr>
      </w:pPr>
      <w:r w:rsidRPr="00666B71">
        <w:rPr>
          <w:rFonts w:asciiTheme="minorBidi" w:hAnsiTheme="minorBidi" w:cstheme="minorBidi"/>
          <w:rtl/>
          <w:lang w:val="en-IL"/>
        </w:rPr>
        <w:t>שאיפה להשגת תוצאות טיפוליות ולהפחתה של תוצאות אנטי-טיפוליות.</w:t>
      </w:r>
    </w:p>
    <w:p w14:paraId="100B840D" w14:textId="77777777" w:rsidR="00475AAA" w:rsidRPr="00666B71" w:rsidRDefault="00475AAA" w:rsidP="00475AAA">
      <w:pPr>
        <w:numPr>
          <w:ilvl w:val="0"/>
          <w:numId w:val="287"/>
        </w:numPr>
        <w:bidi/>
        <w:rPr>
          <w:rFonts w:asciiTheme="minorBidi" w:hAnsiTheme="minorBidi" w:cstheme="minorBidi"/>
          <w:lang w:val="en-IL"/>
        </w:rPr>
      </w:pPr>
      <w:r w:rsidRPr="00666B71">
        <w:rPr>
          <w:rFonts w:asciiTheme="minorBidi" w:hAnsiTheme="minorBidi" w:cstheme="minorBidi"/>
          <w:b/>
          <w:bCs/>
          <w:rtl/>
          <w:lang w:val="en-IL"/>
        </w:rPr>
        <w:t>דרך</w:t>
      </w:r>
      <w:r w:rsidRPr="00666B71">
        <w:rPr>
          <w:rFonts w:asciiTheme="minorBidi" w:hAnsiTheme="minorBidi" w:cstheme="minorBidi"/>
          <w:rtl/>
          <w:lang w:val="en-IL"/>
        </w:rPr>
        <w:t xml:space="preserve"> ניהול הסכסוך כבעלת ערך וההליך כהזדמנות חיובית לשינוי.</w:t>
      </w:r>
    </w:p>
    <w:p w14:paraId="24D59A33" w14:textId="77777777" w:rsidR="00475AAA" w:rsidRPr="00666B71" w:rsidRDefault="00475AAA" w:rsidP="00475AAA">
      <w:pPr>
        <w:numPr>
          <w:ilvl w:val="0"/>
          <w:numId w:val="287"/>
        </w:numPr>
        <w:bidi/>
        <w:rPr>
          <w:rFonts w:asciiTheme="minorBidi" w:hAnsiTheme="minorBidi" w:cstheme="minorBidi"/>
          <w:lang w:val="en-IL"/>
        </w:rPr>
      </w:pPr>
      <w:r w:rsidRPr="00666B71">
        <w:rPr>
          <w:rFonts w:asciiTheme="minorBidi" w:hAnsiTheme="minorBidi" w:cstheme="minorBidi"/>
          <w:rtl/>
          <w:lang w:val="en-IL"/>
        </w:rPr>
        <w:t>קיום שיח של צרכים ואינטרסים ושילובו בשיח של זכויות וחובות. (שמיעת ילדים בדיוני משפחה)</w:t>
      </w:r>
    </w:p>
    <w:p w14:paraId="31896833" w14:textId="77777777" w:rsidR="00475AAA" w:rsidRPr="00666B71" w:rsidRDefault="00475AAA" w:rsidP="00475AAA">
      <w:pPr>
        <w:numPr>
          <w:ilvl w:val="0"/>
          <w:numId w:val="287"/>
        </w:numPr>
        <w:bidi/>
        <w:rPr>
          <w:rFonts w:asciiTheme="minorBidi" w:hAnsiTheme="minorBidi" w:cstheme="minorBidi"/>
          <w:lang w:val="en-IL"/>
        </w:rPr>
      </w:pPr>
      <w:r w:rsidRPr="00666B71">
        <w:rPr>
          <w:rFonts w:asciiTheme="minorBidi" w:hAnsiTheme="minorBidi" w:cstheme="minorBidi"/>
          <w:rtl/>
          <w:lang w:val="en-IL"/>
        </w:rPr>
        <w:t>קידום גישה שיתופית לניהול סכסוכים ויישובם.</w:t>
      </w:r>
    </w:p>
    <w:p w14:paraId="7F6F45EA" w14:textId="77777777" w:rsidR="00475AAA" w:rsidRPr="00666B71" w:rsidRDefault="00475AAA" w:rsidP="00475AAA">
      <w:pPr>
        <w:numPr>
          <w:ilvl w:val="0"/>
          <w:numId w:val="287"/>
        </w:numPr>
        <w:bidi/>
        <w:rPr>
          <w:rFonts w:asciiTheme="minorBidi" w:hAnsiTheme="minorBidi" w:cstheme="minorBidi"/>
          <w:lang w:val="en-IL"/>
        </w:rPr>
      </w:pPr>
      <w:r w:rsidRPr="00666B71">
        <w:rPr>
          <w:rFonts w:asciiTheme="minorBidi" w:hAnsiTheme="minorBidi" w:cstheme="minorBidi"/>
          <w:rtl/>
          <w:lang w:val="en-IL"/>
        </w:rPr>
        <w:t>קריאה לעריכת שינויים בפרוצדורות נוהגות והצעת שיפורים</w:t>
      </w:r>
    </w:p>
    <w:p w14:paraId="6ADA1698" w14:textId="77777777" w:rsidR="00475AAA" w:rsidRPr="00666B71" w:rsidRDefault="00475AAA" w:rsidP="00475AAA">
      <w:pPr>
        <w:numPr>
          <w:ilvl w:val="0"/>
          <w:numId w:val="288"/>
        </w:numPr>
        <w:bidi/>
        <w:rPr>
          <w:rFonts w:asciiTheme="minorBidi" w:hAnsiTheme="minorBidi" w:cstheme="minorBidi"/>
          <w:lang w:val="en-IL"/>
        </w:rPr>
      </w:pPr>
      <w:r w:rsidRPr="00666B71">
        <w:rPr>
          <w:rFonts w:asciiTheme="minorBidi" w:hAnsiTheme="minorBidi" w:cstheme="minorBidi"/>
          <w:rtl/>
          <w:lang w:val="en-IL"/>
        </w:rPr>
        <w:t>גישה של פתרון בעיות. ביהמ"ש כגורם מסייע ולא רק כמפעיל כח מאיים.</w:t>
      </w:r>
    </w:p>
    <w:p w14:paraId="4BA1B756" w14:textId="77777777" w:rsidR="00475AAA" w:rsidRPr="00666B71" w:rsidRDefault="00475AAA" w:rsidP="00475AAA">
      <w:pPr>
        <w:numPr>
          <w:ilvl w:val="0"/>
          <w:numId w:val="289"/>
        </w:numPr>
        <w:bidi/>
        <w:rPr>
          <w:rFonts w:asciiTheme="minorBidi" w:hAnsiTheme="minorBidi" w:cstheme="minorBidi"/>
          <w:lang w:val="en-IL"/>
        </w:rPr>
      </w:pPr>
      <w:r w:rsidRPr="00666B71">
        <w:rPr>
          <w:rFonts w:asciiTheme="minorBidi" w:hAnsiTheme="minorBidi" w:cstheme="minorBidi"/>
          <w:rtl/>
          <w:lang w:val="en-IL"/>
        </w:rPr>
        <w:t xml:space="preserve">קריאה לעריכת שינויים בתוכני תפקידיהם של השופטים, עורכי הדין ואחרים הנוטלים חלק בהליך השיפוטי </w:t>
      </w:r>
    </w:p>
    <w:p w14:paraId="16032A4C" w14:textId="77777777" w:rsidR="00475AAA" w:rsidRPr="00666B71" w:rsidRDefault="00475AAA" w:rsidP="00475AAA">
      <w:pPr>
        <w:numPr>
          <w:ilvl w:val="0"/>
          <w:numId w:val="289"/>
        </w:numPr>
        <w:bidi/>
        <w:rPr>
          <w:rFonts w:asciiTheme="minorBidi" w:hAnsiTheme="minorBidi" w:cstheme="minorBidi"/>
          <w:lang w:val="en-IL"/>
        </w:rPr>
      </w:pPr>
      <w:r w:rsidRPr="00666B71">
        <w:rPr>
          <w:rFonts w:asciiTheme="minorBidi" w:hAnsiTheme="minorBidi" w:cstheme="minorBidi"/>
          <w:rtl/>
          <w:lang w:val="en-IL"/>
        </w:rPr>
        <w:t xml:space="preserve">תפישת השופטים ועורכי הדין כסוכנים טיפוליים אשר מודעות לתפישה זו והכוונה להתנהגות ראויה עשויה להביא לתוצאות רגשיות והתנהגותיות חיוביות אצל בעל הדין. </w:t>
      </w:r>
    </w:p>
    <w:p w14:paraId="127A671A" w14:textId="77777777" w:rsidR="00475AAA" w:rsidRPr="00666B71" w:rsidRDefault="00475AAA" w:rsidP="00475AAA">
      <w:pPr>
        <w:numPr>
          <w:ilvl w:val="0"/>
          <w:numId w:val="290"/>
        </w:numPr>
        <w:bidi/>
        <w:rPr>
          <w:rFonts w:asciiTheme="minorBidi" w:hAnsiTheme="minorBidi" w:cstheme="minorBidi"/>
          <w:lang w:val="en-IL"/>
        </w:rPr>
      </w:pPr>
      <w:r w:rsidRPr="00666B71">
        <w:rPr>
          <w:rFonts w:asciiTheme="minorBidi" w:hAnsiTheme="minorBidi" w:cstheme="minorBidi"/>
          <w:rtl/>
          <w:lang w:val="en-IL"/>
        </w:rPr>
        <w:t xml:space="preserve">שימוש בידע ובתובנות שנצברו במחקרים מתחום מדעי החברה. </w:t>
      </w:r>
    </w:p>
    <w:p w14:paraId="7CD1FA7A" w14:textId="77777777" w:rsidR="00475AAA" w:rsidRPr="00666B71" w:rsidRDefault="00475AAA" w:rsidP="00475AAA">
      <w:pPr>
        <w:numPr>
          <w:ilvl w:val="0"/>
          <w:numId w:val="291"/>
        </w:numPr>
        <w:bidi/>
        <w:rPr>
          <w:rFonts w:asciiTheme="minorBidi" w:hAnsiTheme="minorBidi" w:cstheme="minorBidi"/>
          <w:lang w:val="en-IL"/>
        </w:rPr>
      </w:pPr>
      <w:r w:rsidRPr="00666B71">
        <w:rPr>
          <w:rFonts w:asciiTheme="minorBidi" w:hAnsiTheme="minorBidi" w:cstheme="minorBidi"/>
          <w:rtl/>
          <w:lang w:val="en-IL"/>
        </w:rPr>
        <w:t xml:space="preserve">תפישת סכסוך כמורכב ורב-ממדי. הולם לבחינה וטיפול ע"י צוות מקצועי רב-תחומי. </w:t>
      </w:r>
    </w:p>
    <w:p w14:paraId="1E8316B4" w14:textId="77777777" w:rsidR="00475AAA" w:rsidRPr="00666B71" w:rsidRDefault="00475AAA" w:rsidP="00475AAA">
      <w:pPr>
        <w:numPr>
          <w:ilvl w:val="0"/>
          <w:numId w:val="291"/>
        </w:numPr>
        <w:bidi/>
        <w:rPr>
          <w:rFonts w:asciiTheme="minorBidi" w:hAnsiTheme="minorBidi" w:cstheme="minorBidi"/>
          <w:lang w:val="en-IL"/>
        </w:rPr>
      </w:pPr>
      <w:r w:rsidRPr="00666B71">
        <w:rPr>
          <w:rFonts w:asciiTheme="minorBidi" w:hAnsiTheme="minorBidi" w:cstheme="minorBidi"/>
          <w:rtl/>
          <w:lang w:val="en-IL"/>
        </w:rPr>
        <w:t>עידוד מגוון חלופות לפתרון ובחינת התאמתו לצורכי הצדדים לסכסוך.</w:t>
      </w:r>
    </w:p>
    <w:p w14:paraId="260ABEF3" w14:textId="77777777" w:rsidR="00475AAA" w:rsidRPr="00666B71" w:rsidRDefault="00475AAA" w:rsidP="00475AAA">
      <w:pPr>
        <w:numPr>
          <w:ilvl w:val="0"/>
          <w:numId w:val="291"/>
        </w:numPr>
        <w:bidi/>
        <w:rPr>
          <w:rFonts w:asciiTheme="minorBidi" w:hAnsiTheme="minorBidi" w:cstheme="minorBidi"/>
          <w:lang w:val="en-IL"/>
        </w:rPr>
      </w:pPr>
      <w:r w:rsidRPr="00666B71">
        <w:rPr>
          <w:rFonts w:asciiTheme="minorBidi" w:hAnsiTheme="minorBidi" w:cstheme="minorBidi"/>
          <w:rtl/>
          <w:lang w:val="en-IL"/>
        </w:rPr>
        <w:t>התבוננות במעגלי הסכסוך והזמנת גורמים רלוונטיים לטיפול בגורמי הסכסוך וביישובו.</w:t>
      </w:r>
      <w:r>
        <w:rPr>
          <w:rFonts w:asciiTheme="minorBidi" w:hAnsiTheme="minorBidi" w:cstheme="minorBidi"/>
          <w:rtl/>
          <w:lang w:val="en-IL"/>
        </w:rPr>
        <w:t xml:space="preserve"> </w:t>
      </w:r>
    </w:p>
    <w:p w14:paraId="054C35AA" w14:textId="77777777" w:rsidR="00475AAA" w:rsidRPr="00666B71" w:rsidRDefault="00475AAA" w:rsidP="00475AAA">
      <w:pPr>
        <w:bidi/>
        <w:rPr>
          <w:rFonts w:asciiTheme="minorBidi" w:hAnsiTheme="minorBidi" w:cstheme="minorBidi"/>
          <w:rtl/>
          <w:lang w:val="en-IL"/>
        </w:rPr>
      </w:pPr>
    </w:p>
    <w:p w14:paraId="57B375E0"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b/>
          <w:bCs/>
          <w:u w:val="single"/>
          <w:rtl/>
          <w:lang w:val="en-IL"/>
        </w:rPr>
        <w:t>השלכות ויישומים אפשריים</w:t>
      </w:r>
      <w:r w:rsidRPr="00666B71">
        <w:rPr>
          <w:rFonts w:asciiTheme="minorBidi" w:hAnsiTheme="minorBidi" w:cstheme="minorBidi"/>
          <w:rtl/>
          <w:lang w:val="en-IL"/>
        </w:rPr>
        <w:t>:</w:t>
      </w:r>
    </w:p>
    <w:p w14:paraId="1ABDF848" w14:textId="77777777" w:rsidR="00475AAA" w:rsidRPr="00666B71" w:rsidRDefault="00475AAA" w:rsidP="00475AAA">
      <w:pPr>
        <w:numPr>
          <w:ilvl w:val="0"/>
          <w:numId w:val="292"/>
        </w:numPr>
        <w:bidi/>
        <w:rPr>
          <w:rFonts w:asciiTheme="minorBidi" w:hAnsiTheme="minorBidi" w:cstheme="minorBidi"/>
          <w:lang w:val="en-IL"/>
        </w:rPr>
      </w:pPr>
      <w:r w:rsidRPr="00666B71">
        <w:rPr>
          <w:rFonts w:asciiTheme="minorBidi" w:hAnsiTheme="minorBidi" w:cstheme="minorBidi"/>
          <w:rtl/>
          <w:lang w:val="en-IL"/>
        </w:rPr>
        <w:t xml:space="preserve">עיצוב תפקיד סוכני המשפט </w:t>
      </w:r>
    </w:p>
    <w:p w14:paraId="04EA96D6" w14:textId="77777777" w:rsidR="00475AAA" w:rsidRPr="00666B71" w:rsidRDefault="00475AAA" w:rsidP="00475AAA">
      <w:pPr>
        <w:numPr>
          <w:ilvl w:val="0"/>
          <w:numId w:val="292"/>
        </w:numPr>
        <w:bidi/>
        <w:rPr>
          <w:rFonts w:asciiTheme="minorBidi" w:hAnsiTheme="minorBidi" w:cstheme="minorBidi"/>
          <w:lang w:val="en-IL"/>
        </w:rPr>
      </w:pPr>
      <w:r w:rsidRPr="00666B71">
        <w:rPr>
          <w:rFonts w:asciiTheme="minorBidi" w:hAnsiTheme="minorBidi" w:cstheme="minorBidi"/>
          <w:rtl/>
          <w:lang w:val="en-IL"/>
        </w:rPr>
        <w:t>בסיס תיאורטי לבתי המשפט פותרי הבעיות</w:t>
      </w:r>
    </w:p>
    <w:p w14:paraId="36A93775" w14:textId="77777777" w:rsidR="00475AAA" w:rsidRPr="00666B71" w:rsidRDefault="00475AAA" w:rsidP="00475AAA">
      <w:pPr>
        <w:numPr>
          <w:ilvl w:val="0"/>
          <w:numId w:val="292"/>
        </w:numPr>
        <w:bidi/>
        <w:rPr>
          <w:rFonts w:asciiTheme="minorBidi" w:hAnsiTheme="minorBidi" w:cstheme="minorBidi"/>
          <w:lang w:val="en-IL"/>
        </w:rPr>
      </w:pPr>
      <w:r w:rsidRPr="00666B71">
        <w:rPr>
          <w:rFonts w:asciiTheme="minorBidi" w:hAnsiTheme="minorBidi" w:cstheme="minorBidi"/>
          <w:rtl/>
          <w:lang w:val="en-IL"/>
        </w:rPr>
        <w:t>שפיטה טיפולית</w:t>
      </w:r>
    </w:p>
    <w:p w14:paraId="14C14153" w14:textId="77777777" w:rsidR="00475AAA" w:rsidRPr="00666B71" w:rsidRDefault="00475AAA" w:rsidP="00475AAA">
      <w:pPr>
        <w:numPr>
          <w:ilvl w:val="0"/>
          <w:numId w:val="292"/>
        </w:numPr>
        <w:bidi/>
        <w:rPr>
          <w:rFonts w:asciiTheme="minorBidi" w:hAnsiTheme="minorBidi" w:cstheme="minorBidi"/>
          <w:lang w:val="en-IL"/>
        </w:rPr>
      </w:pPr>
      <w:r w:rsidRPr="00666B71">
        <w:rPr>
          <w:rFonts w:asciiTheme="minorBidi" w:hAnsiTheme="minorBidi" w:cstheme="minorBidi"/>
          <w:rtl/>
          <w:lang w:val="en-IL"/>
        </w:rPr>
        <w:t>יישום לענפי משפט מגוונים אזרחי ופלילי</w:t>
      </w:r>
    </w:p>
    <w:p w14:paraId="54F3BB02" w14:textId="77777777" w:rsidR="00475AAA" w:rsidRPr="00666B71" w:rsidRDefault="00475AAA" w:rsidP="00475AAA">
      <w:pPr>
        <w:numPr>
          <w:ilvl w:val="0"/>
          <w:numId w:val="292"/>
        </w:numPr>
        <w:bidi/>
        <w:rPr>
          <w:rFonts w:asciiTheme="minorBidi" w:hAnsiTheme="minorBidi" w:cstheme="minorBidi"/>
          <w:lang w:val="en-IL"/>
        </w:rPr>
      </w:pPr>
      <w:r w:rsidRPr="00666B71">
        <w:rPr>
          <w:rFonts w:asciiTheme="minorBidi" w:hAnsiTheme="minorBidi" w:cstheme="minorBidi"/>
          <w:rtl/>
          <w:lang w:val="en-IL"/>
        </w:rPr>
        <w:t>עיצוב אופי/תכנים של הליכים חלופיים לשפיטה כגון הליך הגישור</w:t>
      </w:r>
    </w:p>
    <w:p w14:paraId="255A1BDD" w14:textId="77777777" w:rsidR="00475AAA" w:rsidRPr="00666B71" w:rsidRDefault="00475AAA" w:rsidP="00475AAA">
      <w:pPr>
        <w:numPr>
          <w:ilvl w:val="0"/>
          <w:numId w:val="292"/>
        </w:numPr>
        <w:bidi/>
        <w:rPr>
          <w:rFonts w:asciiTheme="minorBidi" w:hAnsiTheme="minorBidi" w:cstheme="minorBidi"/>
          <w:lang w:val="en-IL"/>
        </w:rPr>
      </w:pPr>
      <w:r w:rsidRPr="00666B71">
        <w:rPr>
          <w:rFonts w:asciiTheme="minorBidi" w:hAnsiTheme="minorBidi" w:cstheme="minorBidi"/>
          <w:rtl/>
          <w:lang w:val="en-IL"/>
        </w:rPr>
        <w:t>חינוך והכשרה</w:t>
      </w:r>
    </w:p>
    <w:p w14:paraId="0CEBA27D" w14:textId="77777777" w:rsidR="00475AAA" w:rsidRPr="00666B71" w:rsidRDefault="00475AAA" w:rsidP="00475AAA">
      <w:pPr>
        <w:bidi/>
        <w:rPr>
          <w:rFonts w:asciiTheme="minorBidi" w:hAnsiTheme="minorBidi" w:cstheme="minorBidi"/>
          <w:u w:val="single"/>
          <w:rtl/>
          <w:lang w:val="en-IL"/>
        </w:rPr>
      </w:pPr>
    </w:p>
    <w:p w14:paraId="46C54789" w14:textId="77777777" w:rsidR="00475AAA" w:rsidRPr="00666B71" w:rsidRDefault="00475AAA" w:rsidP="00475AAA">
      <w:pPr>
        <w:bidi/>
        <w:rPr>
          <w:rFonts w:asciiTheme="minorBidi" w:hAnsiTheme="minorBidi" w:cstheme="minorBidi"/>
          <w:b/>
          <w:bCs/>
          <w:rtl/>
          <w:lang w:val="en-IL"/>
        </w:rPr>
      </w:pPr>
      <w:r w:rsidRPr="00666B71">
        <w:rPr>
          <w:rFonts w:asciiTheme="minorBidi" w:hAnsiTheme="minorBidi" w:cstheme="minorBidi"/>
          <w:b/>
          <w:bCs/>
          <w:u w:val="single"/>
          <w:rtl/>
          <w:lang w:val="en-IL"/>
        </w:rPr>
        <w:t>שפיטה טיפולית</w:t>
      </w:r>
    </w:p>
    <w:p w14:paraId="19564078" w14:textId="77777777" w:rsidR="00475AAA" w:rsidRPr="00666B71" w:rsidRDefault="00475AAA" w:rsidP="00475AAA">
      <w:pPr>
        <w:numPr>
          <w:ilvl w:val="0"/>
          <w:numId w:val="293"/>
        </w:numPr>
        <w:bidi/>
        <w:rPr>
          <w:rFonts w:asciiTheme="minorBidi" w:hAnsiTheme="minorBidi" w:cstheme="minorBidi"/>
          <w:lang w:val="en-IL"/>
        </w:rPr>
      </w:pPr>
      <w:r w:rsidRPr="00666B71">
        <w:rPr>
          <w:rFonts w:asciiTheme="minorBidi" w:hAnsiTheme="minorBidi" w:cstheme="minorBidi"/>
          <w:rtl/>
          <w:lang w:val="en-IL"/>
        </w:rPr>
        <w:t>באה לידי ביטוי בולט במסגרת בתי המשפט המיוחדים, פותרי הבעיות</w:t>
      </w:r>
    </w:p>
    <w:p w14:paraId="1CF3EC13" w14:textId="77777777" w:rsidR="00475AAA" w:rsidRPr="00666B71" w:rsidRDefault="00475AAA" w:rsidP="00475AAA">
      <w:pPr>
        <w:numPr>
          <w:ilvl w:val="0"/>
          <w:numId w:val="293"/>
        </w:numPr>
        <w:bidi/>
        <w:rPr>
          <w:rFonts w:asciiTheme="minorBidi" w:hAnsiTheme="minorBidi" w:cstheme="minorBidi"/>
          <w:lang w:val="en-IL"/>
        </w:rPr>
      </w:pPr>
      <w:r w:rsidRPr="00666B71">
        <w:rPr>
          <w:rFonts w:asciiTheme="minorBidi" w:hAnsiTheme="minorBidi" w:cstheme="minorBidi"/>
          <w:rtl/>
          <w:lang w:val="en-IL"/>
        </w:rPr>
        <w:t xml:space="preserve">ראויה להחלה, וניתן לאתר אותה, גם במסגרת בתי המשפט "הרגילים" </w:t>
      </w:r>
    </w:p>
    <w:p w14:paraId="54B45C62" w14:textId="77777777" w:rsidR="00475AAA" w:rsidRPr="00666B71" w:rsidRDefault="00475AAA" w:rsidP="00475AAA">
      <w:pPr>
        <w:bidi/>
        <w:rPr>
          <w:rFonts w:asciiTheme="minorBidi" w:hAnsiTheme="minorBidi" w:cstheme="minorBidi"/>
          <w:u w:val="single"/>
          <w:rtl/>
          <w:lang w:val="en-IL"/>
        </w:rPr>
      </w:pPr>
    </w:p>
    <w:p w14:paraId="26490062" w14:textId="77777777" w:rsidR="00475AAA" w:rsidRPr="00666B71" w:rsidRDefault="00475AAA" w:rsidP="00475AAA">
      <w:pPr>
        <w:bidi/>
        <w:rPr>
          <w:rFonts w:asciiTheme="minorBidi" w:hAnsiTheme="minorBidi" w:cstheme="minorBidi"/>
          <w:b/>
          <w:bCs/>
          <w:u w:val="single"/>
          <w:rtl/>
          <w:lang w:val="en-IL"/>
        </w:rPr>
      </w:pPr>
      <w:r w:rsidRPr="00666B71">
        <w:rPr>
          <w:rFonts w:asciiTheme="minorBidi" w:hAnsiTheme="minorBidi" w:cstheme="minorBidi"/>
          <w:b/>
          <w:bCs/>
          <w:u w:val="single"/>
          <w:rtl/>
          <w:lang w:val="en-IL"/>
        </w:rPr>
        <w:lastRenderedPageBreak/>
        <w:t>פמיניזם במשפט</w:t>
      </w:r>
    </w:p>
    <w:p w14:paraId="59A06ED7"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גל ראשון- זכויות וחובות שווים</w:t>
      </w:r>
    </w:p>
    <w:p w14:paraId="7AC913A1"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גל שני – גברים פותרים בעיות בגישה של אוטונומיה, נפרדות, לנצח במאבק, נשים על ידי קהילתיות, שיתוף, אכפתיות, עניין, פחות כללים והנחיות. "אתיקה של דאגה"</w:t>
      </w:r>
    </w:p>
    <w:p w14:paraId="0F030C6A"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גל שלישי – הוסללנו אחרת, הכל בחינוך</w:t>
      </w:r>
    </w:p>
    <w:p w14:paraId="02FFFAFB" w14:textId="77777777" w:rsidR="00475AAA" w:rsidRPr="00666B71" w:rsidRDefault="00475AAA" w:rsidP="00475AAA">
      <w:pPr>
        <w:bidi/>
        <w:rPr>
          <w:rFonts w:asciiTheme="minorBidi" w:hAnsiTheme="minorBidi" w:cstheme="minorBidi"/>
          <w:rtl/>
          <w:lang w:val="en-IL"/>
        </w:rPr>
      </w:pPr>
    </w:p>
    <w:p w14:paraId="314C12B3" w14:textId="77777777" w:rsidR="00475AAA" w:rsidRPr="00666B71" w:rsidRDefault="00475AAA" w:rsidP="00475AAA">
      <w:pPr>
        <w:bidi/>
        <w:rPr>
          <w:rFonts w:asciiTheme="minorBidi" w:hAnsiTheme="minorBidi" w:cstheme="minorBidi"/>
          <w:b/>
          <w:bCs/>
          <w:rtl/>
          <w:lang w:val="en-IL"/>
        </w:rPr>
      </w:pPr>
      <w:r w:rsidRPr="00666B71">
        <w:rPr>
          <w:rFonts w:asciiTheme="minorBidi" w:hAnsiTheme="minorBidi" w:cstheme="minorBidi"/>
          <w:b/>
          <w:bCs/>
          <w:rtl/>
          <w:lang w:val="en-IL"/>
        </w:rPr>
        <w:t>שפיטה טיפולית</w:t>
      </w:r>
    </w:p>
    <w:p w14:paraId="4E763A9D"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rtl/>
          <w:lang w:val="en-IL"/>
        </w:rPr>
        <w:t>תקשורת בין-אישית, דיאלוג</w:t>
      </w:r>
    </w:p>
    <w:p w14:paraId="28B384DC"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rtl/>
          <w:lang w:val="en-IL"/>
        </w:rPr>
        <w:t>התייחסות לכלל המעורבים בבירור הסכסוך</w:t>
      </w:r>
    </w:p>
    <w:p w14:paraId="09FCAE03" w14:textId="77777777" w:rsidR="00475AAA" w:rsidRPr="00666B71" w:rsidRDefault="00475AAA" w:rsidP="00475AAA">
      <w:pPr>
        <w:bidi/>
        <w:ind w:left="720"/>
        <w:rPr>
          <w:rFonts w:asciiTheme="minorBidi" w:hAnsiTheme="minorBidi" w:cstheme="minorBidi"/>
          <w:lang w:val="en-IL"/>
        </w:rPr>
      </w:pPr>
      <w:r w:rsidRPr="00666B71">
        <w:rPr>
          <w:rFonts w:asciiTheme="minorBidi" w:hAnsiTheme="minorBidi" w:cstheme="minorBidi"/>
          <w:rtl/>
          <w:lang w:val="en-IL"/>
        </w:rPr>
        <w:t>א.</w:t>
      </w:r>
      <w:r>
        <w:rPr>
          <w:rFonts w:asciiTheme="minorBidi" w:hAnsiTheme="minorBidi" w:cstheme="minorBidi"/>
          <w:rtl/>
          <w:lang w:val="en-IL"/>
        </w:rPr>
        <w:t xml:space="preserve"> </w:t>
      </w:r>
      <w:r w:rsidRPr="00666B71">
        <w:rPr>
          <w:rFonts w:asciiTheme="minorBidi" w:hAnsiTheme="minorBidi" w:cstheme="minorBidi"/>
          <w:rtl/>
          <w:lang w:val="en-IL"/>
        </w:rPr>
        <w:t>הבעת אמפטיה ("אתיקה של דאגה")</w:t>
      </w:r>
    </w:p>
    <w:p w14:paraId="3DAC6482" w14:textId="77777777" w:rsidR="00475AAA" w:rsidRPr="00666B71" w:rsidRDefault="00475AAA" w:rsidP="00475AAA">
      <w:pPr>
        <w:bidi/>
        <w:ind w:left="720"/>
        <w:rPr>
          <w:rFonts w:asciiTheme="minorBidi" w:hAnsiTheme="minorBidi" w:cstheme="minorBidi"/>
          <w:lang w:val="en-IL"/>
        </w:rPr>
      </w:pPr>
      <w:r w:rsidRPr="00666B71">
        <w:rPr>
          <w:rFonts w:asciiTheme="minorBidi" w:hAnsiTheme="minorBidi" w:cstheme="minorBidi"/>
          <w:rtl/>
          <w:lang w:val="en-IL"/>
        </w:rPr>
        <w:t>ב.</w:t>
      </w:r>
      <w:r>
        <w:rPr>
          <w:rFonts w:asciiTheme="minorBidi" w:hAnsiTheme="minorBidi" w:cstheme="minorBidi"/>
          <w:rtl/>
          <w:lang w:val="en-IL"/>
        </w:rPr>
        <w:t xml:space="preserve"> </w:t>
      </w:r>
      <w:r w:rsidRPr="00666B71">
        <w:rPr>
          <w:rFonts w:asciiTheme="minorBidi" w:hAnsiTheme="minorBidi" w:cstheme="minorBidi"/>
          <w:rtl/>
          <w:lang w:val="en-IL"/>
        </w:rPr>
        <w:t>התנהלות מכבדת</w:t>
      </w:r>
    </w:p>
    <w:p w14:paraId="1998AAA4" w14:textId="77777777" w:rsidR="00475AAA" w:rsidRPr="00666B71" w:rsidRDefault="00475AAA" w:rsidP="00475AAA">
      <w:pPr>
        <w:bidi/>
        <w:ind w:left="720"/>
        <w:rPr>
          <w:rFonts w:asciiTheme="minorBidi" w:hAnsiTheme="minorBidi" w:cstheme="minorBidi"/>
          <w:lang w:val="en-IL"/>
        </w:rPr>
      </w:pPr>
      <w:r w:rsidRPr="00666B71">
        <w:rPr>
          <w:rFonts w:asciiTheme="minorBidi" w:hAnsiTheme="minorBidi" w:cstheme="minorBidi"/>
          <w:rtl/>
          <w:lang w:val="en-IL"/>
        </w:rPr>
        <w:t>ג.</w:t>
      </w:r>
      <w:r>
        <w:rPr>
          <w:rFonts w:asciiTheme="minorBidi" w:hAnsiTheme="minorBidi" w:cstheme="minorBidi"/>
          <w:rtl/>
          <w:lang w:val="en-IL"/>
        </w:rPr>
        <w:t xml:space="preserve"> </w:t>
      </w:r>
      <w:r w:rsidRPr="00666B71">
        <w:rPr>
          <w:rFonts w:asciiTheme="minorBidi" w:hAnsiTheme="minorBidi" w:cstheme="minorBidi"/>
          <w:rtl/>
          <w:lang w:val="en-IL"/>
        </w:rPr>
        <w:t>מיצוי הקשבה פעילה</w:t>
      </w:r>
    </w:p>
    <w:p w14:paraId="10D72023" w14:textId="77777777" w:rsidR="00475AAA" w:rsidRPr="00666B71" w:rsidRDefault="00475AAA" w:rsidP="00475AAA">
      <w:pPr>
        <w:bidi/>
        <w:ind w:left="720"/>
        <w:rPr>
          <w:rFonts w:asciiTheme="minorBidi" w:hAnsiTheme="minorBidi" w:cstheme="minorBidi"/>
          <w:lang w:val="en-IL"/>
        </w:rPr>
      </w:pPr>
      <w:r w:rsidRPr="00666B71">
        <w:rPr>
          <w:rFonts w:asciiTheme="minorBidi" w:hAnsiTheme="minorBidi" w:cstheme="minorBidi"/>
          <w:rtl/>
          <w:lang w:val="en-IL"/>
        </w:rPr>
        <w:t>ד.</w:t>
      </w:r>
      <w:r>
        <w:rPr>
          <w:rFonts w:asciiTheme="minorBidi" w:hAnsiTheme="minorBidi" w:cstheme="minorBidi"/>
          <w:rtl/>
          <w:lang w:val="en-IL"/>
        </w:rPr>
        <w:t xml:space="preserve"> </w:t>
      </w:r>
      <w:r w:rsidRPr="00666B71">
        <w:rPr>
          <w:rFonts w:asciiTheme="minorBidi" w:hAnsiTheme="minorBidi" w:cstheme="minorBidi"/>
          <w:rtl/>
          <w:lang w:val="en-IL"/>
        </w:rPr>
        <w:t>התמקדות חיובית</w:t>
      </w:r>
    </w:p>
    <w:p w14:paraId="27F887ED" w14:textId="77777777" w:rsidR="00475AAA" w:rsidRPr="00666B71" w:rsidRDefault="00475AAA" w:rsidP="00475AAA">
      <w:pPr>
        <w:bidi/>
        <w:ind w:left="720"/>
        <w:rPr>
          <w:rFonts w:asciiTheme="minorBidi" w:hAnsiTheme="minorBidi" w:cstheme="minorBidi"/>
          <w:lang w:val="en-IL"/>
        </w:rPr>
      </w:pPr>
      <w:r w:rsidRPr="00666B71">
        <w:rPr>
          <w:rFonts w:asciiTheme="minorBidi" w:hAnsiTheme="minorBidi" w:cstheme="minorBidi"/>
          <w:rtl/>
          <w:lang w:val="en-IL"/>
        </w:rPr>
        <w:t>ה.</w:t>
      </w:r>
      <w:r>
        <w:rPr>
          <w:rFonts w:asciiTheme="minorBidi" w:hAnsiTheme="minorBidi" w:cstheme="minorBidi"/>
          <w:rtl/>
          <w:lang w:val="en-IL"/>
        </w:rPr>
        <w:t xml:space="preserve"> </w:t>
      </w:r>
      <w:r w:rsidRPr="00666B71">
        <w:rPr>
          <w:rFonts w:asciiTheme="minorBidi" w:hAnsiTheme="minorBidi" w:cstheme="minorBidi"/>
          <w:rtl/>
          <w:lang w:val="en-IL"/>
        </w:rPr>
        <w:t>הימנעות מכפייה</w:t>
      </w:r>
    </w:p>
    <w:p w14:paraId="04836532" w14:textId="77777777" w:rsidR="00475AAA" w:rsidRPr="00666B71" w:rsidRDefault="00475AAA" w:rsidP="00475AAA">
      <w:pPr>
        <w:bidi/>
        <w:ind w:left="720"/>
        <w:rPr>
          <w:rFonts w:asciiTheme="minorBidi" w:hAnsiTheme="minorBidi" w:cstheme="minorBidi"/>
          <w:lang w:val="en-IL"/>
        </w:rPr>
      </w:pPr>
      <w:r w:rsidRPr="00666B71">
        <w:rPr>
          <w:rFonts w:asciiTheme="minorBidi" w:hAnsiTheme="minorBidi" w:cstheme="minorBidi"/>
          <w:rtl/>
          <w:lang w:val="en-IL"/>
        </w:rPr>
        <w:t>ו.</w:t>
      </w:r>
      <w:r>
        <w:rPr>
          <w:rFonts w:asciiTheme="minorBidi" w:hAnsiTheme="minorBidi" w:cstheme="minorBidi"/>
          <w:rtl/>
          <w:lang w:val="en-IL"/>
        </w:rPr>
        <w:t xml:space="preserve"> </w:t>
      </w:r>
      <w:r w:rsidRPr="00666B71">
        <w:rPr>
          <w:rFonts w:asciiTheme="minorBidi" w:hAnsiTheme="minorBidi" w:cstheme="minorBidi"/>
          <w:rtl/>
          <w:lang w:val="en-IL"/>
        </w:rPr>
        <w:t>הימנעות מפטרנליזם</w:t>
      </w:r>
    </w:p>
    <w:p w14:paraId="3FCDD753" w14:textId="77777777" w:rsidR="00475AAA" w:rsidRPr="00666B71" w:rsidRDefault="00475AAA" w:rsidP="00475AAA">
      <w:pPr>
        <w:bidi/>
        <w:ind w:left="720"/>
        <w:rPr>
          <w:rFonts w:asciiTheme="minorBidi" w:hAnsiTheme="minorBidi" w:cstheme="minorBidi"/>
          <w:rtl/>
          <w:lang w:val="en-IL"/>
        </w:rPr>
      </w:pPr>
      <w:r w:rsidRPr="00666B71">
        <w:rPr>
          <w:rFonts w:asciiTheme="minorBidi" w:hAnsiTheme="minorBidi" w:cstheme="minorBidi"/>
          <w:rtl/>
          <w:lang w:val="en-IL"/>
        </w:rPr>
        <w:t>ז.</w:t>
      </w:r>
      <w:r>
        <w:rPr>
          <w:rFonts w:asciiTheme="minorBidi" w:hAnsiTheme="minorBidi" w:cstheme="minorBidi"/>
          <w:rtl/>
          <w:lang w:val="en-IL"/>
        </w:rPr>
        <w:t xml:space="preserve"> </w:t>
      </w:r>
      <w:r w:rsidRPr="00666B71">
        <w:rPr>
          <w:rFonts w:asciiTheme="minorBidi" w:hAnsiTheme="minorBidi" w:cstheme="minorBidi"/>
          <w:rtl/>
          <w:lang w:val="en-IL"/>
        </w:rPr>
        <w:t>בהירות לשונית</w:t>
      </w:r>
    </w:p>
    <w:p w14:paraId="56CA72C7" w14:textId="77777777" w:rsidR="00475AAA" w:rsidRPr="00666B71" w:rsidRDefault="00475AAA" w:rsidP="00475AAA">
      <w:pPr>
        <w:bidi/>
        <w:ind w:left="720"/>
        <w:rPr>
          <w:rFonts w:asciiTheme="minorBidi" w:hAnsiTheme="minorBidi" w:cstheme="minorBidi"/>
          <w:lang w:val="en-IL"/>
        </w:rPr>
      </w:pPr>
    </w:p>
    <w:p w14:paraId="2FA21E27"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b/>
          <w:bCs/>
          <w:rtl/>
          <w:lang w:val="en-IL"/>
        </w:rPr>
        <w:t>תפיסת הגינות הליכית</w:t>
      </w:r>
    </w:p>
    <w:p w14:paraId="796B7A2F"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טום טיילר, פרפ' למשפט, עורך ניסויים שונים להבין מתי אנשים חושבים שהליך הוא לגיטימי, הוגן ומוכנים לקבל את ההחלטה ולקיים את המה שהוחלט.</w:t>
      </w:r>
    </w:p>
    <w:p w14:paraId="2B3B49DF"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לא כל מי שזכה בתביעה ירגיש הגינות, תחושת ההגינות ההליכית נשענת על תקשורת בינאישית במהלך ההליך עצמו.</w:t>
      </w:r>
    </w:p>
    <w:p w14:paraId="1C8DBFF6"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ארגון השופטים האמרקאי ממליץ לאמץ מספר עקרונות כדי להגביר את תפיסת ההגינות ההליכית</w:t>
      </w:r>
    </w:p>
    <w:p w14:paraId="050A12F1" w14:textId="77777777" w:rsidR="00475AAA" w:rsidRPr="00666B71" w:rsidRDefault="00475AAA" w:rsidP="00475AAA">
      <w:pPr>
        <w:bidi/>
        <w:ind w:left="720"/>
        <w:rPr>
          <w:rFonts w:asciiTheme="minorBidi" w:hAnsiTheme="minorBidi" w:cstheme="minorBidi"/>
          <w:rtl/>
          <w:lang w:val="en-IL"/>
        </w:rPr>
      </w:pPr>
      <w:r w:rsidRPr="00666B71">
        <w:rPr>
          <w:rFonts w:asciiTheme="minorBidi" w:hAnsiTheme="minorBidi" w:cstheme="minorBidi"/>
          <w:b/>
          <w:bCs/>
          <w:rtl/>
          <w:lang w:val="en-IL"/>
        </w:rPr>
        <w:t>"מתן קול"</w:t>
      </w:r>
      <w:r w:rsidRPr="00666B71">
        <w:rPr>
          <w:rFonts w:asciiTheme="minorBidi" w:hAnsiTheme="minorBidi" w:cstheme="minorBidi"/>
          <w:rtl/>
          <w:lang w:val="en-IL"/>
        </w:rPr>
        <w:t xml:space="preserve"> – לשמוע את הצדדים, לא רק דרך עורכי הדין שלו.</w:t>
      </w:r>
    </w:p>
    <w:p w14:paraId="6E856178" w14:textId="77777777" w:rsidR="00475AAA" w:rsidRPr="00666B71" w:rsidRDefault="00475AAA" w:rsidP="00475AAA">
      <w:pPr>
        <w:bidi/>
        <w:ind w:left="720"/>
        <w:rPr>
          <w:rFonts w:asciiTheme="minorBidi" w:hAnsiTheme="minorBidi" w:cstheme="minorBidi"/>
          <w:rtl/>
          <w:lang w:val="en-IL"/>
        </w:rPr>
      </w:pPr>
      <w:r w:rsidRPr="00666B71">
        <w:rPr>
          <w:rFonts w:asciiTheme="minorBidi" w:hAnsiTheme="minorBidi" w:cstheme="minorBidi"/>
          <w:b/>
          <w:bCs/>
          <w:rtl/>
          <w:lang w:val="en-IL"/>
        </w:rPr>
        <w:t>יחס מכבד</w:t>
      </w:r>
      <w:r w:rsidRPr="00666B71">
        <w:rPr>
          <w:rFonts w:asciiTheme="minorBidi" w:hAnsiTheme="minorBidi" w:cstheme="minorBidi"/>
          <w:rtl/>
          <w:lang w:val="en-IL"/>
        </w:rPr>
        <w:t xml:space="preserve"> – יחס לא מזלזל, ישיבה בגובה העיניים, שולחן עגול, הקשבה, היעדר סרקזם, היעדר התנשאות, </w:t>
      </w:r>
    </w:p>
    <w:p w14:paraId="0DF92219" w14:textId="77777777" w:rsidR="00475AAA" w:rsidRPr="00666B71" w:rsidRDefault="00475AAA" w:rsidP="00475AAA">
      <w:pPr>
        <w:bidi/>
        <w:ind w:left="720"/>
        <w:rPr>
          <w:rFonts w:asciiTheme="minorBidi" w:hAnsiTheme="minorBidi" w:cstheme="minorBidi"/>
          <w:rtl/>
          <w:lang w:val="en-IL"/>
        </w:rPr>
      </w:pPr>
      <w:r w:rsidRPr="00666B71">
        <w:rPr>
          <w:rFonts w:asciiTheme="minorBidi" w:hAnsiTheme="minorBidi" w:cstheme="minorBidi"/>
          <w:b/>
          <w:bCs/>
          <w:rtl/>
          <w:lang w:val="en-IL"/>
        </w:rPr>
        <w:t>ניאטרליות במובן שקיפות</w:t>
      </w:r>
      <w:r w:rsidRPr="00666B71">
        <w:rPr>
          <w:rFonts w:asciiTheme="minorBidi" w:hAnsiTheme="minorBidi" w:cstheme="minorBidi"/>
          <w:rtl/>
          <w:lang w:val="en-IL"/>
        </w:rPr>
        <w:t xml:space="preserve"> – מסבירים בדיוק את התהליך, מה הולך לקרות, </w:t>
      </w:r>
    </w:p>
    <w:p w14:paraId="299DC2F8" w14:textId="77777777" w:rsidR="00475AAA" w:rsidRPr="00666B71" w:rsidRDefault="00475AAA" w:rsidP="00475AAA">
      <w:pPr>
        <w:bidi/>
        <w:ind w:left="720"/>
        <w:rPr>
          <w:rFonts w:asciiTheme="minorBidi" w:hAnsiTheme="minorBidi" w:cstheme="minorBidi"/>
          <w:rtl/>
          <w:lang w:val="en-IL"/>
        </w:rPr>
      </w:pPr>
      <w:r w:rsidRPr="00666B71">
        <w:rPr>
          <w:rFonts w:asciiTheme="minorBidi" w:hAnsiTheme="minorBidi" w:cstheme="minorBidi"/>
          <w:b/>
          <w:bCs/>
          <w:rtl/>
          <w:lang w:val="en-IL"/>
        </w:rPr>
        <w:t>מבעי עניין ואמפטיה</w:t>
      </w:r>
      <w:r w:rsidRPr="00666B71">
        <w:rPr>
          <w:rFonts w:asciiTheme="minorBidi" w:hAnsiTheme="minorBidi" w:cstheme="minorBidi"/>
          <w:rtl/>
          <w:lang w:val="en-IL"/>
        </w:rPr>
        <w:t xml:space="preserve"> - </w:t>
      </w:r>
    </w:p>
    <w:p w14:paraId="244D6C2D" w14:textId="77777777" w:rsidR="00475AAA" w:rsidRPr="00666B71" w:rsidRDefault="00475AAA" w:rsidP="00475AAA">
      <w:pPr>
        <w:bidi/>
        <w:rPr>
          <w:rFonts w:asciiTheme="minorBidi" w:hAnsiTheme="minorBidi" w:cstheme="minorBidi"/>
          <w:rtl/>
          <w:lang w:val="en-IL"/>
        </w:rPr>
      </w:pPr>
    </w:p>
    <w:p w14:paraId="493BCA25" w14:textId="77777777" w:rsidR="00475AAA" w:rsidRPr="00666B71" w:rsidRDefault="00475AAA" w:rsidP="00475AAA">
      <w:pPr>
        <w:bidi/>
        <w:rPr>
          <w:rFonts w:asciiTheme="minorBidi" w:hAnsiTheme="minorBidi" w:cstheme="minorBidi"/>
          <w:sz w:val="18"/>
          <w:szCs w:val="18"/>
          <w:rtl/>
          <w:lang w:val="en-IL"/>
        </w:rPr>
      </w:pPr>
      <w:r w:rsidRPr="00666B71">
        <w:rPr>
          <w:rFonts w:asciiTheme="minorBidi" w:hAnsiTheme="minorBidi" w:cstheme="minorBidi"/>
          <w:b/>
          <w:bCs/>
          <w:rtl/>
          <w:lang w:val="en-IL"/>
        </w:rPr>
        <w:t>יישום משפט טיפולי בסכסוכים אזרחיים</w:t>
      </w:r>
      <w:r w:rsidRPr="00666B71">
        <w:rPr>
          <w:rFonts w:asciiTheme="minorBidi" w:hAnsiTheme="minorBidi" w:cstheme="minorBidi"/>
          <w:rtl/>
          <w:lang w:val="en-IL"/>
        </w:rPr>
        <w:br/>
      </w:r>
      <w:r w:rsidRPr="00666B71">
        <w:rPr>
          <w:rFonts w:asciiTheme="minorBidi" w:hAnsiTheme="minorBidi" w:cstheme="minorBidi"/>
          <w:u w:val="single"/>
          <w:rtl/>
          <w:lang w:val="en-IL"/>
        </w:rPr>
        <w:t>דוגמה</w:t>
      </w:r>
      <w:r w:rsidRPr="00666B71">
        <w:rPr>
          <w:rFonts w:asciiTheme="minorBidi" w:hAnsiTheme="minorBidi" w:cstheme="minorBidi"/>
          <w:rtl/>
          <w:lang w:val="en-IL"/>
        </w:rPr>
        <w:t>:</w:t>
      </w:r>
      <w:r w:rsidRPr="00666B71">
        <w:rPr>
          <w:rFonts w:asciiTheme="minorBidi" w:hAnsiTheme="minorBidi" w:cstheme="minorBidi"/>
          <w:rtl/>
          <w:lang w:val="en-IL"/>
        </w:rPr>
        <w:br/>
        <w:t>נושא שיתוף/שמיעת ילדים בסכסוכי משפחה</w:t>
      </w:r>
      <w:r w:rsidRPr="00666B71">
        <w:rPr>
          <w:rFonts w:asciiTheme="minorBidi" w:hAnsiTheme="minorBidi" w:cstheme="minorBidi"/>
          <w:rtl/>
          <w:lang w:val="en-IL"/>
        </w:rPr>
        <w:br/>
      </w:r>
      <w:r w:rsidRPr="00666B71">
        <w:rPr>
          <w:rFonts w:asciiTheme="minorBidi" w:hAnsiTheme="minorBidi" w:cstheme="minorBidi"/>
          <w:sz w:val="18"/>
          <w:szCs w:val="18"/>
          <w:rtl/>
          <w:lang w:val="en-IL"/>
        </w:rPr>
        <w:t>תמר מורג וקרני פרלמן, "יישמע קולי – תורת המשפט הטיפולי ושיתוף ילדים בבית המשפט למשפחה" המשפט כב 49 (2016)</w:t>
      </w:r>
    </w:p>
    <w:p w14:paraId="15C6D871" w14:textId="77777777" w:rsidR="00475AAA" w:rsidRPr="00666B71" w:rsidRDefault="00475AAA" w:rsidP="00475AAA">
      <w:pPr>
        <w:bidi/>
        <w:ind w:firstLine="360"/>
        <w:rPr>
          <w:rFonts w:asciiTheme="minorBidi" w:hAnsiTheme="minorBidi" w:cstheme="minorBidi"/>
          <w:lang w:val="en-IL"/>
        </w:rPr>
      </w:pPr>
      <w:r w:rsidRPr="00666B71">
        <w:rPr>
          <w:rFonts w:asciiTheme="minorBidi" w:hAnsiTheme="minorBidi" w:cstheme="minorBidi"/>
          <w:rtl/>
          <w:lang w:val="en-IL"/>
        </w:rPr>
        <w:t>האמנה הבינ"ל בדבר זכויות הילד, 1989, סעיף 12:</w:t>
      </w:r>
    </w:p>
    <w:p w14:paraId="086A2937" w14:textId="77777777" w:rsidR="00475AAA" w:rsidRPr="00666B71" w:rsidRDefault="00475AAA" w:rsidP="00475AAA">
      <w:pPr>
        <w:numPr>
          <w:ilvl w:val="0"/>
          <w:numId w:val="294"/>
        </w:numPr>
        <w:tabs>
          <w:tab w:val="left" w:pos="720"/>
        </w:tabs>
        <w:bidi/>
        <w:rPr>
          <w:rFonts w:asciiTheme="minorBidi" w:hAnsiTheme="minorBidi" w:cstheme="minorBidi"/>
          <w:lang w:val="en-IL"/>
        </w:rPr>
      </w:pPr>
      <w:r w:rsidRPr="00666B71">
        <w:rPr>
          <w:rFonts w:asciiTheme="minorBidi" w:hAnsiTheme="minorBidi" w:cstheme="minorBidi"/>
          <w:rtl/>
          <w:lang w:val="en-IL"/>
        </w:rPr>
        <w:t>מדינות חברות יבטיחו לילד המסוגל לחוות דעה משלו את הזכות להביא דעה כזו בחופשיות בכל ענין הנוגע לו, תוך מתן משקל ראוי לדעותיו, בהתאם לגילו ולמידת בגרותו של הילד.</w:t>
      </w:r>
    </w:p>
    <w:p w14:paraId="6BBBE55D" w14:textId="77777777" w:rsidR="00475AAA" w:rsidRPr="00666B71" w:rsidRDefault="00475AAA" w:rsidP="00475AAA">
      <w:pPr>
        <w:numPr>
          <w:ilvl w:val="0"/>
          <w:numId w:val="294"/>
        </w:numPr>
        <w:tabs>
          <w:tab w:val="left" w:pos="720"/>
        </w:tabs>
        <w:bidi/>
        <w:rPr>
          <w:rFonts w:asciiTheme="minorBidi" w:hAnsiTheme="minorBidi" w:cstheme="minorBidi"/>
          <w:lang w:val="en-IL"/>
        </w:rPr>
      </w:pPr>
      <w:r w:rsidRPr="00666B71">
        <w:rPr>
          <w:rFonts w:asciiTheme="minorBidi" w:hAnsiTheme="minorBidi" w:cstheme="minorBidi"/>
          <w:rtl/>
          <w:lang w:val="en-IL"/>
        </w:rPr>
        <w:t>למטרה זו תינתן לילד הזדמנות להישמע בכל הליך שיפוטי או מינהלי הנוגע לו במישרין או בעקיפין, באמצעות נציג או גוף מתאים, בצורה המתאימה לסדרי הדין שבדין הלאומי.</w:t>
      </w:r>
    </w:p>
    <w:p w14:paraId="225B1E71"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rtl/>
          <w:lang w:val="en-IL"/>
        </w:rPr>
        <w:t>מחקרים על שמיעת ילדים מצביעים על: הפחתת חרדה, שיפור הסתגלות, שיפור קשר הורה-ילד</w:t>
      </w:r>
    </w:p>
    <w:p w14:paraId="1CABA00E" w14:textId="77777777" w:rsidR="00475AAA" w:rsidRPr="00666B71" w:rsidRDefault="00475AAA" w:rsidP="00475AAA">
      <w:pPr>
        <w:bidi/>
        <w:rPr>
          <w:rFonts w:asciiTheme="minorBidi" w:hAnsiTheme="minorBidi" w:cstheme="minorBidi"/>
          <w:rtl/>
          <w:lang w:val="en-IL"/>
        </w:rPr>
      </w:pPr>
    </w:p>
    <w:p w14:paraId="7F280C1A" w14:textId="77777777" w:rsidR="00475AAA" w:rsidRPr="00666B71" w:rsidRDefault="00475AAA" w:rsidP="00475AAA">
      <w:pPr>
        <w:numPr>
          <w:ilvl w:val="0"/>
          <w:numId w:val="295"/>
        </w:numPr>
        <w:bidi/>
        <w:rPr>
          <w:rFonts w:asciiTheme="minorBidi" w:hAnsiTheme="minorBidi" w:cstheme="minorBidi"/>
          <w:lang w:val="en-IL"/>
        </w:rPr>
      </w:pPr>
      <w:r w:rsidRPr="00666B71">
        <w:rPr>
          <w:rFonts w:asciiTheme="minorBidi" w:hAnsiTheme="minorBidi" w:cstheme="minorBidi"/>
          <w:rtl/>
          <w:lang w:val="en-IL"/>
        </w:rPr>
        <w:t>ועדת רוטלוי 97-2004, מודל ניסויי</w:t>
      </w:r>
    </w:p>
    <w:p w14:paraId="3E654B8A" w14:textId="77777777" w:rsidR="00475AAA" w:rsidRPr="00666B71" w:rsidRDefault="00475AAA" w:rsidP="00475AAA">
      <w:pPr>
        <w:numPr>
          <w:ilvl w:val="0"/>
          <w:numId w:val="295"/>
        </w:numPr>
        <w:bidi/>
        <w:rPr>
          <w:rFonts w:asciiTheme="minorBidi" w:hAnsiTheme="minorBidi" w:cstheme="minorBidi"/>
          <w:lang w:val="en-IL"/>
        </w:rPr>
      </w:pPr>
      <w:r w:rsidRPr="00666B71">
        <w:rPr>
          <w:rFonts w:asciiTheme="minorBidi" w:hAnsiTheme="minorBidi" w:cstheme="minorBidi"/>
          <w:rtl/>
          <w:lang w:val="en-IL"/>
        </w:rPr>
        <w:t>פרוייקט ניסויי 2006-9 בתי משפט למשפחה חיפה וי-ם</w:t>
      </w:r>
    </w:p>
    <w:p w14:paraId="4F0FBDFB" w14:textId="77777777" w:rsidR="00475AAA" w:rsidRPr="00666B71" w:rsidRDefault="00475AAA" w:rsidP="00475AAA">
      <w:pPr>
        <w:numPr>
          <w:ilvl w:val="0"/>
          <w:numId w:val="295"/>
        </w:numPr>
        <w:bidi/>
        <w:rPr>
          <w:rFonts w:asciiTheme="minorBidi" w:hAnsiTheme="minorBidi" w:cstheme="minorBidi"/>
          <w:lang w:val="en-IL"/>
        </w:rPr>
      </w:pPr>
      <w:r w:rsidRPr="00666B71">
        <w:rPr>
          <w:rFonts w:asciiTheme="minorBidi" w:hAnsiTheme="minorBidi" w:cstheme="minorBidi"/>
          <w:rtl/>
          <w:lang w:val="en-IL"/>
        </w:rPr>
        <w:t>מחקר הערכה ומחקר מעקב</w:t>
      </w:r>
    </w:p>
    <w:p w14:paraId="29F81FA6" w14:textId="77777777" w:rsidR="00475AAA" w:rsidRPr="00666B71" w:rsidRDefault="00475AAA" w:rsidP="00475AAA">
      <w:pPr>
        <w:numPr>
          <w:ilvl w:val="0"/>
          <w:numId w:val="295"/>
        </w:numPr>
        <w:bidi/>
        <w:rPr>
          <w:rFonts w:asciiTheme="minorBidi" w:hAnsiTheme="minorBidi" w:cstheme="minorBidi"/>
          <w:lang w:val="en-IL"/>
        </w:rPr>
      </w:pPr>
      <w:r w:rsidRPr="00666B71">
        <w:rPr>
          <w:rFonts w:asciiTheme="minorBidi" w:hAnsiTheme="minorBidi" w:cstheme="minorBidi"/>
          <w:rtl/>
          <w:lang w:val="en-IL"/>
        </w:rPr>
        <w:t>שילוב בפרק כ (2) בתקנות סדר הדין האזרחי הקודמות</w:t>
      </w:r>
    </w:p>
    <w:p w14:paraId="2EE2F880"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rtl/>
          <w:lang w:val="en-IL"/>
        </w:rPr>
        <w:t>כיום, תקנה 5 (ז) לתקנות לחוק להסדר התדיינויות במשפחה (התקנות שמסדירות פגישות מהו"ת)</w:t>
      </w:r>
    </w:p>
    <w:p w14:paraId="54640E21" w14:textId="77777777" w:rsidR="00475AAA" w:rsidRPr="00666B71" w:rsidRDefault="00475AAA" w:rsidP="00475AAA">
      <w:pPr>
        <w:bidi/>
        <w:ind w:left="720"/>
        <w:rPr>
          <w:rFonts w:asciiTheme="minorBidi" w:hAnsiTheme="minorBidi" w:cstheme="minorBidi"/>
          <w:sz w:val="18"/>
          <w:szCs w:val="18"/>
          <w:lang w:val="en-IL"/>
        </w:rPr>
      </w:pPr>
      <w:r w:rsidRPr="00666B71">
        <w:rPr>
          <w:rFonts w:asciiTheme="minorBidi" w:hAnsiTheme="minorBidi" w:cstheme="minorBidi"/>
          <w:sz w:val="18"/>
          <w:szCs w:val="18"/>
          <w:rtl/>
          <w:lang w:val="en-IL"/>
        </w:rPr>
        <w:t>"יחידת הסיוע רשאית בהסכמת שני הוריו של קטין להזמינו לדבר לפניה אם ראתה כי הדבר הוא לטובתו, וזאת בלי לגרוע מהצורך בהזמנת קטין המגיש בקשה עצמאית ליישוב סכסוך שלא באמצעות הורהו; על דברי קטין יחולו הוראות החיסיון החלות על דברים הנאמרים על ידי קטין ביחידת הסיוע לפי כל דין"</w:t>
      </w:r>
    </w:p>
    <w:p w14:paraId="1D7EFAB5" w14:textId="77777777" w:rsidR="00475AAA" w:rsidRPr="00666B71" w:rsidRDefault="00475AAA" w:rsidP="00475AAA">
      <w:pPr>
        <w:bidi/>
        <w:rPr>
          <w:rFonts w:asciiTheme="minorBidi" w:hAnsiTheme="minorBidi" w:cstheme="minorBidi"/>
          <w:rtl/>
          <w:lang w:val="en-IL"/>
        </w:rPr>
      </w:pPr>
    </w:p>
    <w:p w14:paraId="2B64A8C1"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b/>
          <w:bCs/>
          <w:rtl/>
          <w:lang w:val="en-IL"/>
        </w:rPr>
        <w:t>המודל לשיתוף ילדים:</w:t>
      </w:r>
    </w:p>
    <w:p w14:paraId="4FAAB407" w14:textId="77777777" w:rsidR="00475AAA" w:rsidRPr="00666B71" w:rsidRDefault="00475AAA" w:rsidP="00475AAA">
      <w:pPr>
        <w:numPr>
          <w:ilvl w:val="0"/>
          <w:numId w:val="296"/>
        </w:numPr>
        <w:bidi/>
        <w:rPr>
          <w:rFonts w:asciiTheme="minorBidi" w:hAnsiTheme="minorBidi" w:cstheme="minorBidi"/>
          <w:lang w:val="en-IL"/>
        </w:rPr>
      </w:pPr>
      <w:r w:rsidRPr="00666B71">
        <w:rPr>
          <w:rFonts w:asciiTheme="minorBidi" w:hAnsiTheme="minorBidi" w:cstheme="minorBidi"/>
          <w:rtl/>
          <w:lang w:val="en-IL"/>
        </w:rPr>
        <w:lastRenderedPageBreak/>
        <w:t>הקמת מחלקה לשיתוף ילדים ובני נוער במסגרת יחידות הסיוע הנלוות לבתי המשפט לענייני משפחה – יחידות מש"י (מחלקת שמיעת ילדים)</w:t>
      </w:r>
    </w:p>
    <w:p w14:paraId="62C9480F" w14:textId="77777777" w:rsidR="00475AAA" w:rsidRPr="00666B71" w:rsidRDefault="00475AAA" w:rsidP="00475AAA">
      <w:pPr>
        <w:numPr>
          <w:ilvl w:val="0"/>
          <w:numId w:val="296"/>
        </w:numPr>
        <w:bidi/>
        <w:rPr>
          <w:rFonts w:asciiTheme="minorBidi" w:hAnsiTheme="minorBidi" w:cstheme="minorBidi"/>
          <w:lang w:val="en-IL"/>
        </w:rPr>
      </w:pPr>
      <w:r w:rsidRPr="00666B71">
        <w:rPr>
          <w:rFonts w:asciiTheme="minorBidi" w:hAnsiTheme="minorBidi" w:cstheme="minorBidi"/>
          <w:rtl/>
          <w:lang w:val="en-IL"/>
        </w:rPr>
        <w:t xml:space="preserve">בית המשפט הדן בתובענה הנוגעת לילד שמלאו לו שש שנים יורה על שמיעת הילד ויפנה אותו ליחידת הסיוע. </w:t>
      </w:r>
    </w:p>
    <w:p w14:paraId="5EDE4748" w14:textId="77777777" w:rsidR="00475AAA" w:rsidRPr="00666B71" w:rsidRDefault="00475AAA" w:rsidP="00475AAA">
      <w:pPr>
        <w:numPr>
          <w:ilvl w:val="0"/>
          <w:numId w:val="296"/>
        </w:numPr>
        <w:bidi/>
        <w:rPr>
          <w:rFonts w:asciiTheme="minorBidi" w:hAnsiTheme="minorBidi" w:cstheme="minorBidi"/>
          <w:lang w:val="en-IL"/>
        </w:rPr>
      </w:pPr>
      <w:r w:rsidRPr="00666B71">
        <w:rPr>
          <w:rFonts w:asciiTheme="minorBidi" w:hAnsiTheme="minorBidi" w:cstheme="minorBidi"/>
          <w:rtl/>
          <w:lang w:val="en-IL"/>
        </w:rPr>
        <w:t>ברירת המחדל- הזמנת הילד. בית המשפט רשאי שלא להפנות את הילד מטעמים מיוחדים.</w:t>
      </w:r>
    </w:p>
    <w:p w14:paraId="10617B36" w14:textId="77777777" w:rsidR="00475AAA" w:rsidRPr="00666B71" w:rsidRDefault="00475AAA" w:rsidP="00475AAA">
      <w:pPr>
        <w:bidi/>
        <w:rPr>
          <w:rFonts w:asciiTheme="minorBidi" w:hAnsiTheme="minorBidi" w:cstheme="minorBidi"/>
          <w:rtl/>
          <w:lang w:val="en-IL"/>
        </w:rPr>
      </w:pPr>
    </w:p>
    <w:p w14:paraId="06C0893B" w14:textId="77777777" w:rsidR="00475AAA" w:rsidRPr="00666B71" w:rsidRDefault="00475AAA" w:rsidP="00475AAA">
      <w:pPr>
        <w:numPr>
          <w:ilvl w:val="0"/>
          <w:numId w:val="297"/>
        </w:numPr>
        <w:bidi/>
        <w:rPr>
          <w:rFonts w:asciiTheme="minorBidi" w:hAnsiTheme="minorBidi" w:cstheme="minorBidi"/>
          <w:lang w:val="en-IL"/>
        </w:rPr>
      </w:pPr>
      <w:r w:rsidRPr="00666B71">
        <w:rPr>
          <w:rFonts w:asciiTheme="minorBidi" w:hAnsiTheme="minorBidi" w:cstheme="minorBidi"/>
          <w:rtl/>
          <w:lang w:val="en-IL"/>
        </w:rPr>
        <w:t>הילד יוזמן למפגש ביחידת הסיוע ותינתן לו אפשרות להשתתף בהליך באמצעות מפגש ישיר עם השופט או באמצעות מפגש עם עובדת יחידת הסיוע על פי בחירתו</w:t>
      </w:r>
    </w:p>
    <w:p w14:paraId="235D6245" w14:textId="77777777" w:rsidR="00475AAA" w:rsidRPr="00666B71" w:rsidRDefault="00475AAA" w:rsidP="00475AAA">
      <w:pPr>
        <w:numPr>
          <w:ilvl w:val="0"/>
          <w:numId w:val="297"/>
        </w:numPr>
        <w:bidi/>
        <w:rPr>
          <w:rFonts w:asciiTheme="minorBidi" w:hAnsiTheme="minorBidi" w:cstheme="minorBidi"/>
          <w:lang w:val="en-IL"/>
        </w:rPr>
      </w:pPr>
      <w:r w:rsidRPr="00666B71">
        <w:rPr>
          <w:rFonts w:asciiTheme="minorBidi" w:hAnsiTheme="minorBidi" w:cstheme="minorBidi"/>
          <w:rtl/>
          <w:lang w:val="en-IL"/>
        </w:rPr>
        <w:t>במקרה בו הילד נפגש עם עובדת היחידה יועבר לשופט דו"ח השתתפות</w:t>
      </w:r>
    </w:p>
    <w:p w14:paraId="508FAFA1" w14:textId="77777777" w:rsidR="00475AAA" w:rsidRPr="00666B71" w:rsidRDefault="00475AAA" w:rsidP="00475AAA">
      <w:pPr>
        <w:numPr>
          <w:ilvl w:val="0"/>
          <w:numId w:val="297"/>
        </w:numPr>
        <w:bidi/>
        <w:rPr>
          <w:rFonts w:asciiTheme="minorBidi" w:hAnsiTheme="minorBidi" w:cstheme="minorBidi"/>
          <w:lang w:val="en-IL"/>
        </w:rPr>
      </w:pPr>
      <w:r w:rsidRPr="00666B71">
        <w:rPr>
          <w:rFonts w:asciiTheme="minorBidi" w:hAnsiTheme="minorBidi" w:cstheme="minorBidi"/>
          <w:rtl/>
          <w:lang w:val="en-IL"/>
        </w:rPr>
        <w:t>דברי הילד כפי שנאמרו לשופט או נכתבו בדו"ח יחידת הסיוע יהיו חסויים ונגישים רק לערכאת הערעור</w:t>
      </w:r>
    </w:p>
    <w:p w14:paraId="3351A707" w14:textId="77777777" w:rsidR="00475AAA" w:rsidRPr="00666B71" w:rsidRDefault="00475AAA" w:rsidP="00475AAA">
      <w:pPr>
        <w:numPr>
          <w:ilvl w:val="0"/>
          <w:numId w:val="297"/>
        </w:numPr>
        <w:bidi/>
        <w:rPr>
          <w:rFonts w:asciiTheme="minorBidi" w:hAnsiTheme="minorBidi" w:cstheme="minorBidi"/>
          <w:lang w:val="en-IL"/>
        </w:rPr>
      </w:pPr>
      <w:r w:rsidRPr="00666B71">
        <w:rPr>
          <w:rFonts w:asciiTheme="minorBidi" w:hAnsiTheme="minorBidi" w:cstheme="minorBidi"/>
          <w:rtl/>
          <w:lang w:val="en-IL"/>
        </w:rPr>
        <w:t>לאחר סיום ההליך תזמן עובדת יחידת הסיוע את הילד כדי לתת לו משוב על ההחלטה שהתקבלה בענינו</w:t>
      </w:r>
    </w:p>
    <w:p w14:paraId="5E8194D4" w14:textId="77777777" w:rsidR="00475AAA" w:rsidRPr="00666B71" w:rsidRDefault="00475AAA" w:rsidP="00475AAA">
      <w:pPr>
        <w:bidi/>
        <w:rPr>
          <w:rFonts w:asciiTheme="minorBidi" w:hAnsiTheme="minorBidi" w:cstheme="minorBidi"/>
          <w:rtl/>
          <w:lang w:val="en-IL"/>
        </w:rPr>
      </w:pPr>
    </w:p>
    <w:p w14:paraId="2C376853" w14:textId="77777777" w:rsidR="00475AAA" w:rsidRPr="00666B71" w:rsidRDefault="00475AAA" w:rsidP="00475AAA">
      <w:pPr>
        <w:bidi/>
        <w:rPr>
          <w:rFonts w:asciiTheme="minorBidi" w:hAnsiTheme="minorBidi" w:cstheme="minorBidi"/>
          <w:b/>
          <w:bCs/>
          <w:rtl/>
          <w:lang w:val="en-IL"/>
        </w:rPr>
      </w:pPr>
      <w:r w:rsidRPr="00666B71">
        <w:rPr>
          <w:rFonts w:asciiTheme="minorBidi" w:hAnsiTheme="minorBidi" w:cstheme="minorBidi"/>
          <w:b/>
          <w:bCs/>
          <w:rtl/>
          <w:lang w:val="en-IL"/>
        </w:rPr>
        <w:t>ממצאי מחקר,</w:t>
      </w:r>
    </w:p>
    <w:p w14:paraId="64AA13CA" w14:textId="77777777" w:rsidR="00475AAA" w:rsidRPr="00666B71" w:rsidRDefault="00475AAA" w:rsidP="00475AAA">
      <w:pPr>
        <w:bidi/>
        <w:ind w:left="720"/>
        <w:rPr>
          <w:rFonts w:asciiTheme="minorBidi" w:hAnsiTheme="minorBidi" w:cstheme="minorBidi"/>
          <w:rtl/>
          <w:lang w:val="en-IL"/>
        </w:rPr>
      </w:pPr>
      <w:r w:rsidRPr="00666B71">
        <w:rPr>
          <w:rFonts w:asciiTheme="minorBidi" w:hAnsiTheme="minorBidi" w:cstheme="minorBidi"/>
          <w:b/>
          <w:bCs/>
          <w:rtl/>
          <w:lang w:val="en-IL"/>
        </w:rPr>
        <w:t>משוב הילדים:</w:t>
      </w:r>
    </w:p>
    <w:p w14:paraId="6BC60BD7" w14:textId="77777777" w:rsidR="00475AAA" w:rsidRPr="00666B71" w:rsidRDefault="00475AAA" w:rsidP="00475AAA">
      <w:pPr>
        <w:numPr>
          <w:ilvl w:val="0"/>
          <w:numId w:val="298"/>
        </w:numPr>
        <w:tabs>
          <w:tab w:val="clear" w:pos="720"/>
          <w:tab w:val="num" w:pos="1080"/>
        </w:tabs>
        <w:bidi/>
        <w:ind w:left="1080"/>
        <w:rPr>
          <w:rFonts w:asciiTheme="minorBidi" w:hAnsiTheme="minorBidi" w:cstheme="minorBidi"/>
          <w:lang w:val="en-IL"/>
        </w:rPr>
      </w:pPr>
      <w:r w:rsidRPr="00666B71">
        <w:rPr>
          <w:rFonts w:asciiTheme="minorBidi" w:hAnsiTheme="minorBidi" w:cstheme="minorBidi"/>
          <w:rtl/>
          <w:lang w:val="en-IL"/>
        </w:rPr>
        <w:t>93% - "זה רעיון טוב להציע לילדים השתתפות"</w:t>
      </w:r>
    </w:p>
    <w:p w14:paraId="27C120AE" w14:textId="77777777" w:rsidR="00475AAA" w:rsidRPr="00666B71" w:rsidRDefault="00475AAA" w:rsidP="00475AAA">
      <w:pPr>
        <w:numPr>
          <w:ilvl w:val="0"/>
          <w:numId w:val="298"/>
        </w:numPr>
        <w:tabs>
          <w:tab w:val="clear" w:pos="720"/>
          <w:tab w:val="num" w:pos="1080"/>
        </w:tabs>
        <w:bidi/>
        <w:ind w:left="1080"/>
        <w:rPr>
          <w:rFonts w:asciiTheme="minorBidi" w:hAnsiTheme="minorBidi" w:cstheme="minorBidi"/>
          <w:lang w:val="en-IL"/>
        </w:rPr>
      </w:pPr>
      <w:r w:rsidRPr="00666B71">
        <w:rPr>
          <w:rFonts w:asciiTheme="minorBidi" w:hAnsiTheme="minorBidi" w:cstheme="minorBidi"/>
          <w:rtl/>
          <w:lang w:val="en-IL"/>
        </w:rPr>
        <w:t>92% - "הייתי מייעץ לחבר/ה לבחור בהשתתפות</w:t>
      </w:r>
    </w:p>
    <w:p w14:paraId="370F8A81" w14:textId="77777777" w:rsidR="00475AAA" w:rsidRPr="00666B71" w:rsidRDefault="00475AAA" w:rsidP="00475AAA">
      <w:pPr>
        <w:numPr>
          <w:ilvl w:val="0"/>
          <w:numId w:val="298"/>
        </w:numPr>
        <w:tabs>
          <w:tab w:val="clear" w:pos="720"/>
          <w:tab w:val="num" w:pos="1080"/>
        </w:tabs>
        <w:bidi/>
        <w:ind w:left="1080"/>
        <w:rPr>
          <w:rFonts w:asciiTheme="minorBidi" w:hAnsiTheme="minorBidi" w:cstheme="minorBidi"/>
          <w:lang w:val="en-IL"/>
        </w:rPr>
      </w:pPr>
      <w:r w:rsidRPr="00666B71">
        <w:rPr>
          <w:rFonts w:asciiTheme="minorBidi" w:hAnsiTheme="minorBidi" w:cstheme="minorBidi"/>
          <w:rtl/>
          <w:lang w:val="en-IL"/>
        </w:rPr>
        <w:t>62% - "ההשתתפות עזרה/עזרה לי מאוד"</w:t>
      </w:r>
    </w:p>
    <w:p w14:paraId="6A4141CA" w14:textId="77777777" w:rsidR="00475AAA" w:rsidRPr="00666B71" w:rsidRDefault="00475AAA" w:rsidP="00475AAA">
      <w:pPr>
        <w:numPr>
          <w:ilvl w:val="0"/>
          <w:numId w:val="298"/>
        </w:numPr>
        <w:tabs>
          <w:tab w:val="clear" w:pos="720"/>
          <w:tab w:val="num" w:pos="1080"/>
        </w:tabs>
        <w:bidi/>
        <w:ind w:left="1080"/>
        <w:rPr>
          <w:rFonts w:asciiTheme="minorBidi" w:hAnsiTheme="minorBidi" w:cstheme="minorBidi"/>
          <w:lang w:val="en-IL"/>
        </w:rPr>
      </w:pPr>
      <w:r w:rsidRPr="00666B71">
        <w:rPr>
          <w:rFonts w:asciiTheme="minorBidi" w:hAnsiTheme="minorBidi" w:cstheme="minorBidi"/>
          <w:rtl/>
          <w:lang w:val="en-IL"/>
        </w:rPr>
        <w:t xml:space="preserve">במה עזרה ההשתתפות? </w:t>
      </w:r>
    </w:p>
    <w:p w14:paraId="6485D4CC" w14:textId="77777777" w:rsidR="00475AAA" w:rsidRPr="00666B71" w:rsidRDefault="00475AAA" w:rsidP="00475AAA">
      <w:pPr>
        <w:numPr>
          <w:ilvl w:val="1"/>
          <w:numId w:val="298"/>
        </w:numPr>
        <w:tabs>
          <w:tab w:val="clear" w:pos="1440"/>
          <w:tab w:val="num" w:pos="1800"/>
        </w:tabs>
        <w:bidi/>
        <w:ind w:left="1800"/>
        <w:rPr>
          <w:rFonts w:asciiTheme="minorBidi" w:hAnsiTheme="minorBidi" w:cstheme="minorBidi"/>
          <w:lang w:val="en-IL"/>
        </w:rPr>
      </w:pPr>
      <w:r w:rsidRPr="00666B71">
        <w:rPr>
          <w:rFonts w:asciiTheme="minorBidi" w:hAnsiTheme="minorBidi" w:cstheme="minorBidi"/>
          <w:rtl/>
          <w:lang w:val="en-IL"/>
        </w:rPr>
        <w:t>נתנו לי כבוד והתחשבו בדעתי וברגשותיי</w:t>
      </w:r>
    </w:p>
    <w:p w14:paraId="7D417DF5" w14:textId="77777777" w:rsidR="00475AAA" w:rsidRPr="00666B71" w:rsidRDefault="00475AAA" w:rsidP="00475AAA">
      <w:pPr>
        <w:numPr>
          <w:ilvl w:val="1"/>
          <w:numId w:val="298"/>
        </w:numPr>
        <w:tabs>
          <w:tab w:val="clear" w:pos="1440"/>
          <w:tab w:val="num" w:pos="1800"/>
        </w:tabs>
        <w:bidi/>
        <w:ind w:left="1800"/>
        <w:rPr>
          <w:rFonts w:asciiTheme="minorBidi" w:hAnsiTheme="minorBidi" w:cstheme="minorBidi"/>
          <w:lang w:val="en-IL"/>
        </w:rPr>
      </w:pPr>
      <w:r w:rsidRPr="00666B71">
        <w:rPr>
          <w:rFonts w:asciiTheme="minorBidi" w:hAnsiTheme="minorBidi" w:cstheme="minorBidi"/>
          <w:rtl/>
          <w:lang w:val="en-IL"/>
        </w:rPr>
        <w:t>עזרו לי להחליט מה אני באמת רוצה</w:t>
      </w:r>
    </w:p>
    <w:p w14:paraId="548A16C4" w14:textId="77777777" w:rsidR="00475AAA" w:rsidRPr="00666B71" w:rsidRDefault="00475AAA" w:rsidP="00475AAA">
      <w:pPr>
        <w:numPr>
          <w:ilvl w:val="1"/>
          <w:numId w:val="298"/>
        </w:numPr>
        <w:tabs>
          <w:tab w:val="clear" w:pos="1440"/>
          <w:tab w:val="num" w:pos="1800"/>
        </w:tabs>
        <w:bidi/>
        <w:ind w:left="1800"/>
        <w:rPr>
          <w:rFonts w:asciiTheme="minorBidi" w:hAnsiTheme="minorBidi" w:cstheme="minorBidi"/>
          <w:lang w:val="en-IL"/>
        </w:rPr>
      </w:pPr>
      <w:r w:rsidRPr="00666B71">
        <w:rPr>
          <w:rFonts w:asciiTheme="minorBidi" w:hAnsiTheme="minorBidi" w:cstheme="minorBidi"/>
          <w:rtl/>
          <w:lang w:val="en-IL"/>
        </w:rPr>
        <w:t>עזרו לי בקשר עם אחד ההורים</w:t>
      </w:r>
    </w:p>
    <w:p w14:paraId="5098334C" w14:textId="77777777" w:rsidR="00475AAA" w:rsidRPr="00666B71" w:rsidRDefault="00475AAA" w:rsidP="00475AAA">
      <w:pPr>
        <w:bidi/>
        <w:ind w:left="720"/>
        <w:rPr>
          <w:rFonts w:asciiTheme="minorBidi" w:hAnsiTheme="minorBidi" w:cstheme="minorBidi"/>
          <w:rtl/>
          <w:lang w:val="en-IL"/>
        </w:rPr>
      </w:pPr>
      <w:r w:rsidRPr="00666B71">
        <w:rPr>
          <w:rFonts w:asciiTheme="minorBidi" w:hAnsiTheme="minorBidi" w:cstheme="minorBidi"/>
          <w:b/>
          <w:bCs/>
          <w:rtl/>
          <w:lang w:val="en-IL"/>
        </w:rPr>
        <w:t>ממצאי מחקר, העו"ס:</w:t>
      </w:r>
    </w:p>
    <w:p w14:paraId="79F4B922" w14:textId="77777777" w:rsidR="00475AAA" w:rsidRPr="00666B71" w:rsidRDefault="00475AAA" w:rsidP="00475AAA">
      <w:pPr>
        <w:numPr>
          <w:ilvl w:val="0"/>
          <w:numId w:val="299"/>
        </w:numPr>
        <w:tabs>
          <w:tab w:val="clear" w:pos="720"/>
          <w:tab w:val="num" w:pos="1080"/>
        </w:tabs>
        <w:bidi/>
        <w:ind w:left="1080"/>
        <w:rPr>
          <w:rFonts w:asciiTheme="minorBidi" w:hAnsiTheme="minorBidi" w:cstheme="minorBidi"/>
          <w:lang w:val="en-IL"/>
        </w:rPr>
      </w:pPr>
      <w:r w:rsidRPr="00666B71">
        <w:rPr>
          <w:rFonts w:asciiTheme="minorBidi" w:hAnsiTheme="minorBidi" w:cstheme="minorBidi"/>
          <w:rtl/>
          <w:lang w:val="en-IL"/>
        </w:rPr>
        <w:t>שמיעת הילד, הביאה לחשיפת תחושות ומצוקות שההורים לא היו מודעים להן.</w:t>
      </w:r>
    </w:p>
    <w:p w14:paraId="3C6F34FA" w14:textId="77777777" w:rsidR="00475AAA" w:rsidRPr="00666B71" w:rsidRDefault="00475AAA" w:rsidP="00475AAA">
      <w:pPr>
        <w:bidi/>
        <w:ind w:left="1440"/>
        <w:rPr>
          <w:rFonts w:asciiTheme="minorBidi" w:hAnsiTheme="minorBidi" w:cstheme="minorBidi"/>
          <w:lang w:val="en-IL"/>
        </w:rPr>
      </w:pPr>
      <w:r w:rsidRPr="00666B71">
        <w:rPr>
          <w:rFonts w:asciiTheme="minorBidi" w:hAnsiTheme="minorBidi" w:cstheme="minorBidi"/>
          <w:rtl/>
          <w:lang w:val="en-IL"/>
        </w:rPr>
        <w:t xml:space="preserve"> </w:t>
      </w:r>
      <w:r w:rsidRPr="00666B71">
        <w:rPr>
          <w:rFonts w:asciiTheme="minorBidi" w:hAnsiTheme="minorBidi" w:cstheme="minorBidi"/>
          <w:i/>
          <w:iCs/>
          <w:rtl/>
          <w:lang w:val="en-IL"/>
        </w:rPr>
        <w:t>"לא נדיר שאני מפתיעה את ההורים בדברים שהילדים אומרים. עוצמת הכאב של הילדים מאוד הדהימה את ההורים ולפעמים היו דברים שהפריעו לילדים שההורים לא תארו לעצמם" (עובדת מש"י)</w:t>
      </w:r>
    </w:p>
    <w:p w14:paraId="11503CC1" w14:textId="77777777" w:rsidR="00475AAA" w:rsidRPr="00666B71" w:rsidRDefault="00475AAA" w:rsidP="00475AAA">
      <w:pPr>
        <w:pStyle w:val="ListParagraph"/>
        <w:numPr>
          <w:ilvl w:val="0"/>
          <w:numId w:val="315"/>
        </w:numPr>
        <w:bidi/>
        <w:rPr>
          <w:rFonts w:asciiTheme="minorBidi" w:hAnsiTheme="minorBidi"/>
          <w:lang w:val="en-IL"/>
        </w:rPr>
      </w:pPr>
      <w:r w:rsidRPr="00666B71">
        <w:rPr>
          <w:rFonts w:asciiTheme="minorBidi" w:hAnsiTheme="minorBidi"/>
          <w:rtl/>
          <w:lang w:val="en-IL"/>
        </w:rPr>
        <w:t>בעקבות ההשתתפות חל שינוי בהתנהגות ההורה והיא מתאימה יותר לצרכי הילד</w:t>
      </w:r>
    </w:p>
    <w:p w14:paraId="4E377B19" w14:textId="77777777" w:rsidR="00475AAA" w:rsidRPr="00666B71" w:rsidRDefault="00475AAA" w:rsidP="00475AAA">
      <w:pPr>
        <w:bidi/>
        <w:rPr>
          <w:rFonts w:asciiTheme="minorBidi" w:hAnsiTheme="minorBidi" w:cstheme="minorBidi"/>
          <w:rtl/>
          <w:lang w:val="en-IL"/>
        </w:rPr>
      </w:pPr>
    </w:p>
    <w:p w14:paraId="417A56C2" w14:textId="77777777" w:rsidR="00475AAA" w:rsidRPr="00666B71" w:rsidRDefault="00475AAA" w:rsidP="00475AAA">
      <w:pPr>
        <w:bidi/>
        <w:ind w:left="720"/>
        <w:rPr>
          <w:rFonts w:asciiTheme="minorBidi" w:hAnsiTheme="minorBidi" w:cstheme="minorBidi"/>
          <w:b/>
          <w:bCs/>
          <w:rtl/>
          <w:lang w:val="en-IL"/>
        </w:rPr>
      </w:pPr>
      <w:r w:rsidRPr="00666B71">
        <w:rPr>
          <w:rFonts w:asciiTheme="minorBidi" w:hAnsiTheme="minorBidi" w:cstheme="minorBidi"/>
          <w:b/>
          <w:bCs/>
          <w:rtl/>
          <w:lang w:val="en-IL"/>
        </w:rPr>
        <w:t>ממצאי מחקר, שופטים:</w:t>
      </w:r>
    </w:p>
    <w:p w14:paraId="0D5F20CE" w14:textId="77777777" w:rsidR="00475AAA" w:rsidRPr="00666B71" w:rsidRDefault="00475AAA" w:rsidP="00475AAA">
      <w:pPr>
        <w:numPr>
          <w:ilvl w:val="0"/>
          <w:numId w:val="300"/>
        </w:numPr>
        <w:bidi/>
        <w:rPr>
          <w:rFonts w:asciiTheme="minorBidi" w:hAnsiTheme="minorBidi" w:cstheme="minorBidi"/>
          <w:lang w:val="en-IL"/>
        </w:rPr>
      </w:pPr>
      <w:r w:rsidRPr="00666B71">
        <w:rPr>
          <w:rFonts w:asciiTheme="minorBidi" w:hAnsiTheme="minorBidi" w:cstheme="minorBidi"/>
          <w:rtl/>
          <w:lang w:val="en-IL"/>
        </w:rPr>
        <w:t>"היה לי מקרה שבו שני הורים התעמתו ביניהם זמן רב בנושאי משמורת ורכוש. נפגשתי עם הבן שלהם, נער כבן 16..סיפר לי שההורים משתפים אותו בסכסוכי הרכוש ביניהם בפרטי פרטים וכי זה מעיק עליו מאד ומקשה עליו להתרכז בלימודים. נכנסתי לאולם בית המשפט ואמרתי להורים 'אתם מתווכחים זמן רב על רכוש ובינתיים אתם לא שמים לב שאתם הורסים את הילד שלכם'. ההורים הסתכלו אחד על השני בתדהמה ועוד באותו היום הם הגיעו להסכם כולל"</w:t>
      </w:r>
    </w:p>
    <w:p w14:paraId="157A2786" w14:textId="77777777" w:rsidR="00475AAA" w:rsidRPr="00666B71" w:rsidRDefault="00475AAA" w:rsidP="00475AAA">
      <w:pPr>
        <w:bidi/>
        <w:rPr>
          <w:rFonts w:asciiTheme="minorBidi" w:hAnsiTheme="minorBidi" w:cstheme="minorBidi"/>
          <w:rtl/>
          <w:lang w:val="en-IL"/>
        </w:rPr>
      </w:pPr>
    </w:p>
    <w:p w14:paraId="0A4B0B5C" w14:textId="77777777" w:rsidR="00475AAA" w:rsidRPr="00666B71" w:rsidRDefault="00475AAA" w:rsidP="00475AAA">
      <w:pPr>
        <w:bidi/>
        <w:ind w:left="720"/>
        <w:rPr>
          <w:rFonts w:asciiTheme="minorBidi" w:hAnsiTheme="minorBidi" w:cstheme="minorBidi"/>
          <w:b/>
          <w:bCs/>
          <w:rtl/>
          <w:lang w:val="en-IL"/>
        </w:rPr>
      </w:pPr>
      <w:r w:rsidRPr="00666B71">
        <w:rPr>
          <w:rFonts w:asciiTheme="minorBidi" w:hAnsiTheme="minorBidi" w:cstheme="minorBidi"/>
          <w:b/>
          <w:bCs/>
          <w:rtl/>
          <w:lang w:val="en-IL"/>
        </w:rPr>
        <w:t>קשיים וחסמים מרכזיים שהתגלו ביישום המודל</w:t>
      </w:r>
    </w:p>
    <w:p w14:paraId="7BFF8D6D" w14:textId="77777777" w:rsidR="00475AAA" w:rsidRPr="00666B71" w:rsidRDefault="00475AAA" w:rsidP="00475AAA">
      <w:pPr>
        <w:numPr>
          <w:ilvl w:val="0"/>
          <w:numId w:val="301"/>
        </w:numPr>
        <w:bidi/>
        <w:rPr>
          <w:rFonts w:asciiTheme="minorBidi" w:hAnsiTheme="minorBidi" w:cstheme="minorBidi"/>
          <w:lang w:val="en-IL"/>
        </w:rPr>
      </w:pPr>
      <w:r w:rsidRPr="00666B71">
        <w:rPr>
          <w:rFonts w:asciiTheme="minorBidi" w:hAnsiTheme="minorBidi" w:cstheme="minorBidi"/>
          <w:rtl/>
          <w:lang w:val="en-IL"/>
        </w:rPr>
        <w:t>התנגדות חלק מעורכי הדין, במיוחד בשלבים הראשונים של הפרויקט, להחלת חסיון על דברי הילד</w:t>
      </w:r>
    </w:p>
    <w:p w14:paraId="15E199F8" w14:textId="77777777" w:rsidR="00475AAA" w:rsidRPr="00666B71" w:rsidRDefault="00475AAA" w:rsidP="00475AAA">
      <w:pPr>
        <w:numPr>
          <w:ilvl w:val="0"/>
          <w:numId w:val="301"/>
        </w:numPr>
        <w:bidi/>
        <w:rPr>
          <w:rFonts w:asciiTheme="minorBidi" w:hAnsiTheme="minorBidi" w:cstheme="minorBidi"/>
          <w:lang w:val="en-IL"/>
        </w:rPr>
      </w:pPr>
      <w:r w:rsidRPr="00666B71">
        <w:rPr>
          <w:rFonts w:asciiTheme="minorBidi" w:hAnsiTheme="minorBidi" w:cstheme="minorBidi"/>
          <w:rtl/>
          <w:lang w:val="en-IL"/>
        </w:rPr>
        <w:t>הפניה חלקית של תיקים על ידי השופטים ליחידת השיתוף (בזמן קיום הפרוייקט הניסויי בוצעה הפניה של כ- 40% בלבד מהתיקים)</w:t>
      </w:r>
    </w:p>
    <w:p w14:paraId="0ADC6CE1" w14:textId="77777777" w:rsidR="00475AAA" w:rsidRPr="00666B71" w:rsidRDefault="00475AAA" w:rsidP="00475AAA">
      <w:pPr>
        <w:numPr>
          <w:ilvl w:val="0"/>
          <w:numId w:val="301"/>
        </w:numPr>
        <w:bidi/>
        <w:rPr>
          <w:rFonts w:asciiTheme="minorBidi" w:hAnsiTheme="minorBidi" w:cstheme="minorBidi"/>
          <w:lang w:val="en-IL"/>
        </w:rPr>
      </w:pPr>
      <w:r w:rsidRPr="00666B71">
        <w:rPr>
          <w:rFonts w:asciiTheme="minorBidi" w:hAnsiTheme="minorBidi" w:cstheme="minorBidi"/>
          <w:rtl/>
          <w:lang w:val="en-IL"/>
        </w:rPr>
        <w:t>העדר מתן משוב לילדים בדבר ההחלטה</w:t>
      </w:r>
    </w:p>
    <w:p w14:paraId="4549A68A" w14:textId="77777777" w:rsidR="00475AAA" w:rsidRPr="00666B71" w:rsidRDefault="00475AAA" w:rsidP="00475AAA">
      <w:pPr>
        <w:numPr>
          <w:ilvl w:val="0"/>
          <w:numId w:val="301"/>
        </w:numPr>
        <w:bidi/>
        <w:rPr>
          <w:rFonts w:asciiTheme="minorBidi" w:hAnsiTheme="minorBidi" w:cstheme="minorBidi"/>
          <w:lang w:val="en-IL"/>
        </w:rPr>
      </w:pPr>
      <w:r w:rsidRPr="00666B71">
        <w:rPr>
          <w:rFonts w:asciiTheme="minorBidi" w:hAnsiTheme="minorBidi" w:cstheme="minorBidi"/>
          <w:rtl/>
          <w:lang w:val="en-IL"/>
        </w:rPr>
        <w:t>חלק מהשופטים ציינו כי ארגז הכלים שלהם בכל הנוגע להתמודדות עם מצוקות ומצבים נפשיים של ילדים הוא מוגבל</w:t>
      </w:r>
    </w:p>
    <w:p w14:paraId="3586DBD1" w14:textId="77777777" w:rsidR="00475AAA" w:rsidRPr="00666B71" w:rsidRDefault="00475AAA" w:rsidP="00475AAA">
      <w:pPr>
        <w:bidi/>
        <w:rPr>
          <w:rFonts w:asciiTheme="minorBidi" w:hAnsiTheme="minorBidi" w:cstheme="minorBidi"/>
          <w:rtl/>
          <w:lang w:val="en-IL"/>
        </w:rPr>
      </w:pPr>
    </w:p>
    <w:p w14:paraId="11ABB90B" w14:textId="77777777" w:rsidR="00475AAA" w:rsidRPr="00666B71" w:rsidRDefault="00475AAA" w:rsidP="00475AAA">
      <w:pPr>
        <w:bidi/>
        <w:ind w:left="720"/>
        <w:rPr>
          <w:rFonts w:asciiTheme="minorBidi" w:hAnsiTheme="minorBidi" w:cstheme="minorBidi"/>
          <w:rtl/>
          <w:lang w:val="en-IL"/>
        </w:rPr>
      </w:pPr>
      <w:r w:rsidRPr="00666B71">
        <w:rPr>
          <w:rFonts w:asciiTheme="minorBidi" w:hAnsiTheme="minorBidi" w:cstheme="minorBidi"/>
          <w:b/>
          <w:bCs/>
          <w:rtl/>
          <w:lang w:val="en-IL"/>
        </w:rPr>
        <w:t>התבוננות במודל, ובפרוייקט הניסויי ליישומו, לאור תורת המשפט הטיפולי (תמ"ט)</w:t>
      </w:r>
    </w:p>
    <w:p w14:paraId="03E6A5DA" w14:textId="77777777" w:rsidR="00475AAA" w:rsidRPr="00666B71" w:rsidRDefault="00475AAA" w:rsidP="00475AAA">
      <w:pPr>
        <w:numPr>
          <w:ilvl w:val="0"/>
          <w:numId w:val="302"/>
        </w:numPr>
        <w:tabs>
          <w:tab w:val="clear" w:pos="720"/>
          <w:tab w:val="num" w:pos="1440"/>
        </w:tabs>
        <w:bidi/>
        <w:ind w:left="1440"/>
        <w:rPr>
          <w:rFonts w:asciiTheme="minorBidi" w:hAnsiTheme="minorBidi" w:cstheme="minorBidi"/>
          <w:lang w:val="en-IL"/>
        </w:rPr>
      </w:pPr>
      <w:r w:rsidRPr="00666B71">
        <w:rPr>
          <w:rFonts w:asciiTheme="minorBidi" w:hAnsiTheme="minorBidi" w:cstheme="minorBidi"/>
          <w:rtl/>
          <w:lang w:val="en-IL"/>
        </w:rPr>
        <w:t>קשר - נקודות השקה וביסוס הרקע התיאורטי</w:t>
      </w:r>
    </w:p>
    <w:p w14:paraId="42756148" w14:textId="77777777" w:rsidR="00475AAA" w:rsidRPr="00666B71" w:rsidRDefault="00475AAA" w:rsidP="00475AAA">
      <w:pPr>
        <w:numPr>
          <w:ilvl w:val="0"/>
          <w:numId w:val="302"/>
        </w:numPr>
        <w:tabs>
          <w:tab w:val="clear" w:pos="720"/>
          <w:tab w:val="num" w:pos="1440"/>
        </w:tabs>
        <w:bidi/>
        <w:ind w:left="1440"/>
        <w:rPr>
          <w:rFonts w:asciiTheme="minorBidi" w:hAnsiTheme="minorBidi" w:cstheme="minorBidi"/>
          <w:lang w:val="en-IL"/>
        </w:rPr>
      </w:pPr>
      <w:r w:rsidRPr="00666B71">
        <w:rPr>
          <w:rFonts w:asciiTheme="minorBidi" w:hAnsiTheme="minorBidi" w:cstheme="minorBidi"/>
          <w:rtl/>
          <w:lang w:val="en-IL"/>
        </w:rPr>
        <w:t xml:space="preserve">מה ניתן ללמוד מהתמ"ט - לצרכי התמודדות עם קשיים וחסמים </w:t>
      </w:r>
    </w:p>
    <w:p w14:paraId="2C21CCC4" w14:textId="77777777" w:rsidR="00475AAA" w:rsidRPr="00666B71" w:rsidRDefault="00475AAA" w:rsidP="00475AAA">
      <w:pPr>
        <w:numPr>
          <w:ilvl w:val="0"/>
          <w:numId w:val="302"/>
        </w:numPr>
        <w:tabs>
          <w:tab w:val="clear" w:pos="720"/>
          <w:tab w:val="num" w:pos="1440"/>
        </w:tabs>
        <w:bidi/>
        <w:ind w:left="1440"/>
        <w:rPr>
          <w:rFonts w:asciiTheme="minorBidi" w:hAnsiTheme="minorBidi" w:cstheme="minorBidi"/>
          <w:lang w:val="en-IL"/>
        </w:rPr>
      </w:pPr>
      <w:r w:rsidRPr="00666B71">
        <w:rPr>
          <w:rFonts w:asciiTheme="minorBidi" w:hAnsiTheme="minorBidi" w:cstheme="minorBidi"/>
          <w:rtl/>
          <w:lang w:val="en-IL"/>
        </w:rPr>
        <w:lastRenderedPageBreak/>
        <w:t>מה ניתן ללמוד מהמודל – לטובת פיתוח התמ"ט</w:t>
      </w:r>
    </w:p>
    <w:p w14:paraId="27B94B3A" w14:textId="77777777" w:rsidR="00475AAA" w:rsidRPr="00666B71" w:rsidRDefault="00475AAA" w:rsidP="00475AAA">
      <w:pPr>
        <w:bidi/>
        <w:rPr>
          <w:rFonts w:asciiTheme="minorBidi" w:hAnsiTheme="minorBidi" w:cstheme="minorBidi"/>
          <w:rtl/>
          <w:lang w:val="en-IL"/>
        </w:rPr>
      </w:pPr>
    </w:p>
    <w:p w14:paraId="0A87C99D" w14:textId="77777777" w:rsidR="00475AAA" w:rsidRPr="00666B71" w:rsidRDefault="00475AAA" w:rsidP="00475AAA">
      <w:pPr>
        <w:bidi/>
        <w:ind w:left="720"/>
        <w:rPr>
          <w:rFonts w:asciiTheme="minorBidi" w:hAnsiTheme="minorBidi" w:cstheme="minorBidi"/>
          <w:rtl/>
          <w:lang w:val="en-IL"/>
        </w:rPr>
      </w:pPr>
      <w:r w:rsidRPr="00666B71">
        <w:rPr>
          <w:rFonts w:asciiTheme="minorBidi" w:hAnsiTheme="minorBidi" w:cstheme="minorBidi"/>
          <w:b/>
          <w:bCs/>
          <w:rtl/>
          <w:lang w:val="en-IL"/>
        </w:rPr>
        <w:t>ביטוייה של תורת המשפט הטיפולי במודל וביישומו בפרוייקט הניסויי</w:t>
      </w:r>
    </w:p>
    <w:p w14:paraId="164E41D6" w14:textId="77777777" w:rsidR="00475AAA" w:rsidRPr="00666B71" w:rsidRDefault="00475AAA" w:rsidP="00475AAA">
      <w:pPr>
        <w:numPr>
          <w:ilvl w:val="0"/>
          <w:numId w:val="387"/>
        </w:numPr>
        <w:bidi/>
        <w:rPr>
          <w:rFonts w:asciiTheme="minorBidi" w:hAnsiTheme="minorBidi" w:cstheme="minorBidi"/>
          <w:lang w:val="en-IL"/>
        </w:rPr>
      </w:pPr>
      <w:r w:rsidRPr="00666B71">
        <w:rPr>
          <w:rFonts w:asciiTheme="minorBidi" w:hAnsiTheme="minorBidi" w:cstheme="minorBidi"/>
          <w:rtl/>
          <w:lang w:val="en-IL"/>
        </w:rPr>
        <w:t>גישה בינתחומית – משפט ומדעי ההתנהגות</w:t>
      </w:r>
    </w:p>
    <w:p w14:paraId="53407240" w14:textId="77777777" w:rsidR="00475AAA" w:rsidRPr="00666B71" w:rsidRDefault="00475AAA" w:rsidP="00475AAA">
      <w:pPr>
        <w:numPr>
          <w:ilvl w:val="0"/>
          <w:numId w:val="387"/>
        </w:numPr>
        <w:bidi/>
        <w:rPr>
          <w:rFonts w:asciiTheme="minorBidi" w:hAnsiTheme="minorBidi" w:cstheme="minorBidi"/>
          <w:lang w:val="en-IL"/>
        </w:rPr>
      </w:pPr>
      <w:r w:rsidRPr="00666B71">
        <w:rPr>
          <w:rFonts w:asciiTheme="minorBidi" w:hAnsiTheme="minorBidi" w:cstheme="minorBidi"/>
          <w:rtl/>
          <w:lang w:val="en-IL"/>
        </w:rPr>
        <w:t>שיח של זכויות המשולב בשיח של צרכים ואינטרסים</w:t>
      </w:r>
    </w:p>
    <w:p w14:paraId="6A6BF456" w14:textId="77777777" w:rsidR="00475AAA" w:rsidRPr="00666B71" w:rsidRDefault="00475AAA" w:rsidP="00475AAA">
      <w:pPr>
        <w:numPr>
          <w:ilvl w:val="0"/>
          <w:numId w:val="387"/>
        </w:numPr>
        <w:bidi/>
        <w:rPr>
          <w:rFonts w:asciiTheme="minorBidi" w:hAnsiTheme="minorBidi" w:cstheme="minorBidi"/>
          <w:lang w:val="en-IL"/>
        </w:rPr>
      </w:pPr>
      <w:r w:rsidRPr="00666B71">
        <w:rPr>
          <w:rFonts w:asciiTheme="minorBidi" w:hAnsiTheme="minorBidi" w:cstheme="minorBidi"/>
          <w:rtl/>
          <w:lang w:val="en-IL"/>
        </w:rPr>
        <w:t>שאיפה לתוצאות משקמות</w:t>
      </w:r>
    </w:p>
    <w:p w14:paraId="4A898772" w14:textId="77777777" w:rsidR="00475AAA" w:rsidRPr="00666B71" w:rsidRDefault="00475AAA" w:rsidP="00475AAA">
      <w:pPr>
        <w:numPr>
          <w:ilvl w:val="0"/>
          <w:numId w:val="387"/>
        </w:numPr>
        <w:bidi/>
        <w:rPr>
          <w:rFonts w:asciiTheme="minorBidi" w:hAnsiTheme="minorBidi" w:cstheme="minorBidi"/>
          <w:lang w:val="en-IL"/>
        </w:rPr>
      </w:pPr>
      <w:r w:rsidRPr="00666B71">
        <w:rPr>
          <w:rFonts w:asciiTheme="minorBidi" w:hAnsiTheme="minorBidi" w:cstheme="minorBidi"/>
          <w:rtl/>
          <w:lang w:val="en-IL"/>
        </w:rPr>
        <w:t>גישה שיפוטית מכוונת פתרון בעיות</w:t>
      </w:r>
    </w:p>
    <w:p w14:paraId="191DF217" w14:textId="77777777" w:rsidR="00475AAA" w:rsidRPr="00666B71" w:rsidRDefault="00475AAA" w:rsidP="00475AAA">
      <w:pPr>
        <w:bidi/>
        <w:ind w:left="720"/>
        <w:rPr>
          <w:rFonts w:asciiTheme="minorBidi" w:hAnsiTheme="minorBidi" w:cstheme="minorBidi"/>
          <w:rtl/>
          <w:lang w:val="en-IL"/>
        </w:rPr>
      </w:pPr>
    </w:p>
    <w:p w14:paraId="2CDD0F62" w14:textId="77777777" w:rsidR="00475AAA" w:rsidRPr="00666B71" w:rsidRDefault="00475AAA" w:rsidP="00475AAA">
      <w:pPr>
        <w:bidi/>
        <w:ind w:left="720"/>
        <w:rPr>
          <w:rFonts w:asciiTheme="minorBidi" w:hAnsiTheme="minorBidi" w:cstheme="minorBidi"/>
          <w:rtl/>
          <w:lang w:val="en-IL"/>
        </w:rPr>
      </w:pPr>
      <w:r w:rsidRPr="00666B71">
        <w:rPr>
          <w:rFonts w:asciiTheme="minorBidi" w:hAnsiTheme="minorBidi" w:cstheme="minorBidi"/>
          <w:b/>
          <w:bCs/>
          <w:rtl/>
          <w:lang w:val="en-IL"/>
        </w:rPr>
        <w:t>תרומתה האפשרית של תורת המשפט הטיפולי להתמודדות עם אתגרי המודל לשיתוף ילדים</w:t>
      </w:r>
    </w:p>
    <w:p w14:paraId="37A3F0D4" w14:textId="77777777" w:rsidR="00475AAA" w:rsidRPr="00666B71" w:rsidRDefault="00475AAA" w:rsidP="00475AAA">
      <w:pPr>
        <w:numPr>
          <w:ilvl w:val="0"/>
          <w:numId w:val="303"/>
        </w:numPr>
        <w:tabs>
          <w:tab w:val="clear" w:pos="720"/>
          <w:tab w:val="num" w:pos="1440"/>
        </w:tabs>
        <w:bidi/>
        <w:ind w:left="1440"/>
        <w:rPr>
          <w:rFonts w:asciiTheme="minorBidi" w:hAnsiTheme="minorBidi" w:cstheme="minorBidi"/>
          <w:lang w:val="en-IL"/>
        </w:rPr>
      </w:pPr>
      <w:r w:rsidRPr="00666B71">
        <w:rPr>
          <w:rFonts w:asciiTheme="minorBidi" w:hAnsiTheme="minorBidi" w:cstheme="minorBidi"/>
          <w:rtl/>
          <w:lang w:val="en-IL"/>
        </w:rPr>
        <w:t>חסיון דברי הילדים ותפיסת ההגינות ההליכית בפרשנותה העדכנית</w:t>
      </w:r>
    </w:p>
    <w:p w14:paraId="275AC0C5" w14:textId="77777777" w:rsidR="00475AAA" w:rsidRPr="00666B71" w:rsidRDefault="00475AAA" w:rsidP="00475AAA">
      <w:pPr>
        <w:numPr>
          <w:ilvl w:val="0"/>
          <w:numId w:val="303"/>
        </w:numPr>
        <w:tabs>
          <w:tab w:val="clear" w:pos="720"/>
          <w:tab w:val="num" w:pos="1440"/>
        </w:tabs>
        <w:bidi/>
        <w:ind w:left="1440"/>
        <w:rPr>
          <w:rFonts w:asciiTheme="minorBidi" w:hAnsiTheme="minorBidi" w:cstheme="minorBidi"/>
          <w:lang w:val="en-IL"/>
        </w:rPr>
      </w:pPr>
      <w:r w:rsidRPr="00666B71">
        <w:rPr>
          <w:rFonts w:asciiTheme="minorBidi" w:hAnsiTheme="minorBidi" w:cstheme="minorBidi"/>
          <w:rtl/>
          <w:lang w:val="en-IL"/>
        </w:rPr>
        <w:t>היקף הפניית תיקים למש"י והכרה בהשלכות הטיפוליות החיוביות של שיתוף ילדים</w:t>
      </w:r>
    </w:p>
    <w:p w14:paraId="5FA2118B" w14:textId="77777777" w:rsidR="00475AAA" w:rsidRPr="00666B71" w:rsidRDefault="00475AAA" w:rsidP="00475AAA">
      <w:pPr>
        <w:numPr>
          <w:ilvl w:val="0"/>
          <w:numId w:val="303"/>
        </w:numPr>
        <w:tabs>
          <w:tab w:val="clear" w:pos="720"/>
          <w:tab w:val="num" w:pos="1440"/>
        </w:tabs>
        <w:bidi/>
        <w:ind w:left="1440"/>
        <w:rPr>
          <w:rFonts w:asciiTheme="minorBidi" w:hAnsiTheme="minorBidi" w:cstheme="minorBidi"/>
          <w:rtl/>
          <w:lang w:val="en-IL"/>
        </w:rPr>
      </w:pPr>
      <w:r w:rsidRPr="00666B71">
        <w:rPr>
          <w:rFonts w:asciiTheme="minorBidi" w:hAnsiTheme="minorBidi" w:cstheme="minorBidi"/>
          <w:rtl/>
          <w:lang w:val="en-IL"/>
        </w:rPr>
        <w:t>מתן משוב ותפיסת הליך שמיעת הילדים כתהליך מתמשך</w:t>
      </w:r>
    </w:p>
    <w:p w14:paraId="6787E260" w14:textId="77777777" w:rsidR="00475AAA" w:rsidRPr="00666B71" w:rsidRDefault="00475AAA" w:rsidP="00475AAA">
      <w:pPr>
        <w:numPr>
          <w:ilvl w:val="0"/>
          <w:numId w:val="304"/>
        </w:numPr>
        <w:bidi/>
        <w:rPr>
          <w:rFonts w:asciiTheme="minorBidi" w:hAnsiTheme="minorBidi" w:cstheme="minorBidi"/>
          <w:lang w:val="en-IL"/>
        </w:rPr>
      </w:pPr>
      <w:r w:rsidRPr="00666B71">
        <w:rPr>
          <w:rFonts w:asciiTheme="minorBidi" w:hAnsiTheme="minorBidi" w:cstheme="minorBidi"/>
          <w:rtl/>
          <w:lang w:val="en-IL"/>
        </w:rPr>
        <w:t>ארגז הכלים השיפוטי ואימוץ מודל השופט הטיפולי</w:t>
      </w:r>
    </w:p>
    <w:p w14:paraId="630477C1" w14:textId="77777777" w:rsidR="00475AAA" w:rsidRPr="00666B71" w:rsidRDefault="00475AAA" w:rsidP="00475AAA">
      <w:pPr>
        <w:numPr>
          <w:ilvl w:val="0"/>
          <w:numId w:val="304"/>
        </w:numPr>
        <w:bidi/>
        <w:rPr>
          <w:rFonts w:asciiTheme="minorBidi" w:hAnsiTheme="minorBidi" w:cstheme="minorBidi"/>
          <w:lang w:val="en-IL"/>
        </w:rPr>
      </w:pPr>
      <w:r w:rsidRPr="00666B71">
        <w:rPr>
          <w:rFonts w:asciiTheme="minorBidi" w:hAnsiTheme="minorBidi" w:cstheme="minorBidi"/>
          <w:rtl/>
          <w:lang w:val="en-IL"/>
        </w:rPr>
        <w:t>חששות עורכי-הדין ואימוץ מודל עורך הדין פותר הבעיות ועורך הדין הטיפולי</w:t>
      </w:r>
    </w:p>
    <w:p w14:paraId="3D73231F" w14:textId="77777777" w:rsidR="00475AAA" w:rsidRPr="00666B71" w:rsidRDefault="00475AAA" w:rsidP="00475AAA">
      <w:pPr>
        <w:bidi/>
        <w:ind w:left="720"/>
        <w:rPr>
          <w:rFonts w:asciiTheme="minorBidi" w:hAnsiTheme="minorBidi" w:cstheme="minorBidi"/>
          <w:rtl/>
          <w:lang w:val="en-IL"/>
        </w:rPr>
      </w:pPr>
      <w:r w:rsidRPr="00666B71">
        <w:rPr>
          <w:rFonts w:asciiTheme="minorBidi" w:hAnsiTheme="minorBidi" w:cstheme="minorBidi"/>
          <w:b/>
          <w:bCs/>
          <w:rtl/>
          <w:lang w:val="en-IL"/>
        </w:rPr>
        <w:t xml:space="preserve">תרומתם האפשרית של המודל הישראלי ומחקרי הערכת יישומו </w:t>
      </w:r>
      <w:r w:rsidRPr="00666B71">
        <w:rPr>
          <w:rFonts w:asciiTheme="minorBidi" w:hAnsiTheme="minorBidi" w:cstheme="minorBidi"/>
          <w:b/>
          <w:bCs/>
          <w:rtl/>
          <w:lang w:val="en-IL"/>
        </w:rPr>
        <w:br/>
        <w:t>לשיח הבין-לאומי העוסק בתורת המשפט הטיפולי</w:t>
      </w:r>
    </w:p>
    <w:p w14:paraId="05172758" w14:textId="77777777" w:rsidR="00475AAA" w:rsidRPr="00666B71" w:rsidRDefault="00475AAA" w:rsidP="00475AAA">
      <w:pPr>
        <w:numPr>
          <w:ilvl w:val="0"/>
          <w:numId w:val="305"/>
        </w:numPr>
        <w:tabs>
          <w:tab w:val="clear" w:pos="720"/>
          <w:tab w:val="num" w:pos="1440"/>
        </w:tabs>
        <w:bidi/>
        <w:ind w:left="1440"/>
        <w:rPr>
          <w:rFonts w:asciiTheme="minorBidi" w:hAnsiTheme="minorBidi" w:cstheme="minorBidi"/>
          <w:lang w:val="en-IL"/>
        </w:rPr>
      </w:pPr>
      <w:r w:rsidRPr="00666B71">
        <w:rPr>
          <w:rFonts w:asciiTheme="minorBidi" w:hAnsiTheme="minorBidi" w:cstheme="minorBidi"/>
          <w:rtl/>
          <w:lang w:val="en-IL"/>
        </w:rPr>
        <w:t>מתן קול ויחס מכבד - העצמה שמעבר להגינות הליכית</w:t>
      </w:r>
    </w:p>
    <w:p w14:paraId="644D0E98" w14:textId="77777777" w:rsidR="00475AAA" w:rsidRPr="00666B71" w:rsidRDefault="00475AAA" w:rsidP="00475AAA">
      <w:pPr>
        <w:numPr>
          <w:ilvl w:val="0"/>
          <w:numId w:val="305"/>
        </w:numPr>
        <w:tabs>
          <w:tab w:val="clear" w:pos="720"/>
          <w:tab w:val="num" w:pos="1440"/>
        </w:tabs>
        <w:bidi/>
        <w:ind w:left="1440"/>
        <w:rPr>
          <w:rFonts w:asciiTheme="minorBidi" w:hAnsiTheme="minorBidi" w:cstheme="minorBidi"/>
          <w:lang w:val="en-IL"/>
        </w:rPr>
      </w:pPr>
      <w:r w:rsidRPr="00666B71">
        <w:rPr>
          <w:rFonts w:asciiTheme="minorBidi" w:hAnsiTheme="minorBidi" w:cstheme="minorBidi"/>
          <w:rtl/>
          <w:lang w:val="en-IL"/>
        </w:rPr>
        <w:t>איתור ילדים הזקוקים לסיוע והרחבת השימוש בכלי המשפט הטיפולי לתחומים חדשים</w:t>
      </w:r>
    </w:p>
    <w:p w14:paraId="7B35BCD3" w14:textId="77777777" w:rsidR="00475AAA" w:rsidRPr="00666B71" w:rsidRDefault="00475AAA" w:rsidP="00475AAA">
      <w:pPr>
        <w:numPr>
          <w:ilvl w:val="0"/>
          <w:numId w:val="305"/>
        </w:numPr>
        <w:tabs>
          <w:tab w:val="clear" w:pos="720"/>
          <w:tab w:val="num" w:pos="1440"/>
        </w:tabs>
        <w:bidi/>
        <w:ind w:left="1440"/>
        <w:rPr>
          <w:rFonts w:asciiTheme="minorBidi" w:hAnsiTheme="minorBidi" w:cstheme="minorBidi"/>
          <w:lang w:val="en-IL"/>
        </w:rPr>
      </w:pPr>
      <w:r w:rsidRPr="00666B71">
        <w:rPr>
          <w:rFonts w:asciiTheme="minorBidi" w:hAnsiTheme="minorBidi" w:cstheme="minorBidi"/>
          <w:rtl/>
          <w:lang w:val="en-IL"/>
        </w:rPr>
        <w:t>אינטראקציה ילד-שופט והשפעתה</w:t>
      </w:r>
    </w:p>
    <w:p w14:paraId="5799E229" w14:textId="77777777" w:rsidR="00475AAA" w:rsidRPr="00666B71" w:rsidRDefault="00475AAA" w:rsidP="00475AAA">
      <w:pPr>
        <w:pStyle w:val="Heading2"/>
        <w:bidi/>
        <w:spacing w:before="0" w:after="0"/>
        <w:rPr>
          <w:rFonts w:asciiTheme="minorBidi" w:hAnsiTheme="minorBidi" w:cstheme="minorBidi"/>
          <w:rtl/>
          <w:lang w:val="en-IL"/>
        </w:rPr>
      </w:pPr>
      <w:bookmarkStart w:id="11" w:name="_Toc186278722"/>
      <w:r w:rsidRPr="00666B71">
        <w:rPr>
          <w:rFonts w:asciiTheme="minorBidi" w:hAnsiTheme="minorBidi" w:cstheme="minorBidi"/>
          <w:rtl/>
          <w:lang w:val="en-IL"/>
        </w:rPr>
        <w:t>שיעור 9 2-ינ-2025</w:t>
      </w:r>
      <w:bookmarkEnd w:id="11"/>
    </w:p>
    <w:p w14:paraId="4586344F"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b/>
          <w:bCs/>
          <w:rtl/>
          <w:lang w:val="en-IL"/>
        </w:rPr>
        <w:t>משפט טיפולי</w:t>
      </w:r>
      <w:r w:rsidRPr="00666B71">
        <w:rPr>
          <w:rFonts w:asciiTheme="minorBidi" w:hAnsiTheme="minorBidi" w:cstheme="minorBidi"/>
          <w:rtl/>
          <w:lang w:val="en-IL"/>
        </w:rPr>
        <w:t xml:space="preserve"> </w:t>
      </w:r>
    </w:p>
    <w:p w14:paraId="48918660"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 xml:space="preserve">וייצוג לקוחות בבתי המשפט הקהילתיים </w:t>
      </w:r>
      <w:r w:rsidRPr="00666B71">
        <w:rPr>
          <w:rFonts w:asciiTheme="minorBidi" w:hAnsiTheme="minorBidi" w:cstheme="minorBidi"/>
          <w:rtl/>
          <w:lang w:val="en-IL"/>
        </w:rPr>
        <w:br/>
        <w:t>ובוועדות ערר לפי חוק הנכים (תגמולים ושיקום)</w:t>
      </w:r>
    </w:p>
    <w:p w14:paraId="11DCFC40"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בתי משפט קהילתיים</w:t>
      </w:r>
    </w:p>
    <w:p w14:paraId="65C5E1E3" w14:textId="77777777" w:rsidR="00475AAA" w:rsidRPr="00666B71" w:rsidRDefault="00475AAA" w:rsidP="00475AAA">
      <w:pPr>
        <w:numPr>
          <w:ilvl w:val="0"/>
          <w:numId w:val="373"/>
        </w:numPr>
        <w:bidi/>
        <w:rPr>
          <w:rFonts w:asciiTheme="minorBidi" w:hAnsiTheme="minorBidi" w:cstheme="minorBidi"/>
          <w:lang w:val="en-IL"/>
        </w:rPr>
      </w:pPr>
      <w:r w:rsidRPr="00666B71">
        <w:rPr>
          <w:rFonts w:asciiTheme="minorBidi" w:hAnsiTheme="minorBidi" w:cstheme="minorBidi"/>
          <w:rtl/>
          <w:lang w:val="en-IL"/>
        </w:rPr>
        <w:t>ערכאה פלילית</w:t>
      </w:r>
    </w:p>
    <w:p w14:paraId="7377BBF8" w14:textId="77777777" w:rsidR="00475AAA" w:rsidRPr="00666B71" w:rsidRDefault="00475AAA" w:rsidP="00475AAA">
      <w:pPr>
        <w:numPr>
          <w:ilvl w:val="0"/>
          <w:numId w:val="373"/>
        </w:numPr>
        <w:bidi/>
        <w:rPr>
          <w:rFonts w:asciiTheme="minorBidi" w:hAnsiTheme="minorBidi" w:cstheme="minorBidi"/>
          <w:lang w:val="en-IL"/>
        </w:rPr>
      </w:pPr>
      <w:r w:rsidRPr="00666B71">
        <w:rPr>
          <w:rFonts w:asciiTheme="minorBidi" w:hAnsiTheme="minorBidi" w:cstheme="minorBidi"/>
          <w:rtl/>
          <w:lang w:val="en-IL"/>
        </w:rPr>
        <w:t>סוג של בית משפט פותר בעיות</w:t>
      </w:r>
    </w:p>
    <w:p w14:paraId="5373189F" w14:textId="77777777" w:rsidR="00475AAA" w:rsidRPr="00666B71" w:rsidRDefault="00475AAA" w:rsidP="00475AAA">
      <w:pPr>
        <w:numPr>
          <w:ilvl w:val="0"/>
          <w:numId w:val="373"/>
        </w:numPr>
        <w:bidi/>
        <w:rPr>
          <w:rFonts w:asciiTheme="minorBidi" w:hAnsiTheme="minorBidi" w:cstheme="minorBidi"/>
          <w:lang w:val="en-IL"/>
        </w:rPr>
      </w:pPr>
      <w:r w:rsidRPr="00666B71">
        <w:rPr>
          <w:rFonts w:asciiTheme="minorBidi" w:hAnsiTheme="minorBidi" w:cstheme="minorBidi"/>
          <w:rtl/>
          <w:lang w:val="en-IL"/>
        </w:rPr>
        <w:t xml:space="preserve">המטרה: </w:t>
      </w:r>
      <w:r w:rsidRPr="00666B71">
        <w:rPr>
          <w:rFonts w:asciiTheme="minorBidi" w:hAnsiTheme="minorBidi" w:cstheme="minorBidi"/>
          <w:b/>
          <w:bCs/>
          <w:rtl/>
          <w:lang w:val="en-IL"/>
        </w:rPr>
        <w:t>שיקומית</w:t>
      </w:r>
      <w:r w:rsidRPr="00666B71">
        <w:rPr>
          <w:rFonts w:asciiTheme="minorBidi" w:hAnsiTheme="minorBidi" w:cstheme="minorBidi"/>
          <w:rtl/>
          <w:lang w:val="en-IL"/>
        </w:rPr>
        <w:t xml:space="preserve"> (וחינוכית), הוצאת המשתתף/ת ממעגל העבריינות החוזרת, ושילוב מחדש בקהילה</w:t>
      </w:r>
    </w:p>
    <w:p w14:paraId="01846B99" w14:textId="77777777" w:rsidR="00475AAA" w:rsidRPr="00666B71" w:rsidRDefault="00475AAA" w:rsidP="00475AAA">
      <w:pPr>
        <w:bidi/>
        <w:rPr>
          <w:rFonts w:asciiTheme="minorBidi" w:hAnsiTheme="minorBidi" w:cstheme="minorBidi"/>
          <w:b/>
          <w:bCs/>
          <w:rtl/>
          <w:lang w:val="en-IL"/>
        </w:rPr>
      </w:pPr>
    </w:p>
    <w:p w14:paraId="50208C45" w14:textId="77777777" w:rsidR="00475AAA" w:rsidRPr="00666B71" w:rsidRDefault="00475AAA" w:rsidP="00475AAA">
      <w:pPr>
        <w:bidi/>
        <w:rPr>
          <w:rFonts w:asciiTheme="minorBidi" w:hAnsiTheme="minorBidi" w:cstheme="minorBidi"/>
          <w:b/>
          <w:bCs/>
          <w:rtl/>
          <w:lang w:val="en-IL"/>
        </w:rPr>
      </w:pPr>
      <w:r w:rsidRPr="00666B71">
        <w:rPr>
          <w:rFonts w:asciiTheme="minorBidi" w:hAnsiTheme="minorBidi" w:cstheme="minorBidi"/>
          <w:b/>
          <w:bCs/>
          <w:rtl/>
          <w:lang w:val="en-IL"/>
        </w:rPr>
        <w:t>וועדות ערר לפי חוק הנכים (תגמולים ושיקום)</w:t>
      </w:r>
    </w:p>
    <w:p w14:paraId="0BB21C0C" w14:textId="77777777" w:rsidR="00475AAA" w:rsidRPr="00666B71" w:rsidRDefault="00475AAA" w:rsidP="00475AAA">
      <w:pPr>
        <w:numPr>
          <w:ilvl w:val="0"/>
          <w:numId w:val="374"/>
        </w:numPr>
        <w:bidi/>
        <w:rPr>
          <w:rFonts w:asciiTheme="minorBidi" w:hAnsiTheme="minorBidi" w:cstheme="minorBidi"/>
          <w:lang w:val="en-IL"/>
        </w:rPr>
      </w:pPr>
      <w:r w:rsidRPr="00666B71">
        <w:rPr>
          <w:rFonts w:asciiTheme="minorBidi" w:hAnsiTheme="minorBidi" w:cstheme="minorBidi"/>
          <w:rtl/>
          <w:lang w:val="en-IL"/>
        </w:rPr>
        <w:t>ערכאה אזרחית</w:t>
      </w:r>
    </w:p>
    <w:p w14:paraId="4AEAA34B" w14:textId="77777777" w:rsidR="00475AAA" w:rsidRPr="00666B71" w:rsidRDefault="00475AAA" w:rsidP="00475AAA">
      <w:pPr>
        <w:numPr>
          <w:ilvl w:val="0"/>
          <w:numId w:val="375"/>
        </w:numPr>
        <w:bidi/>
        <w:rPr>
          <w:rFonts w:asciiTheme="minorBidi" w:hAnsiTheme="minorBidi" w:cstheme="minorBidi"/>
          <w:lang w:val="en-IL"/>
        </w:rPr>
      </w:pPr>
      <w:r w:rsidRPr="00666B71">
        <w:rPr>
          <w:rFonts w:asciiTheme="minorBidi" w:hAnsiTheme="minorBidi" w:cstheme="minorBidi"/>
          <w:rtl/>
          <w:lang w:val="en-IL"/>
        </w:rPr>
        <w:t>חוק הנכים (תגמולים ושיקום)[נוסח משולב]התשי"ט-1959</w:t>
      </w:r>
    </w:p>
    <w:p w14:paraId="26875129" w14:textId="77777777" w:rsidR="00475AAA" w:rsidRPr="00666B71" w:rsidRDefault="00475AAA" w:rsidP="00475AAA">
      <w:pPr>
        <w:numPr>
          <w:ilvl w:val="0"/>
          <w:numId w:val="375"/>
        </w:numPr>
        <w:bidi/>
        <w:rPr>
          <w:rFonts w:asciiTheme="minorBidi" w:hAnsiTheme="minorBidi" w:cstheme="minorBidi"/>
          <w:lang w:val="en-IL"/>
        </w:rPr>
      </w:pPr>
      <w:r w:rsidRPr="00666B71">
        <w:rPr>
          <w:rFonts w:asciiTheme="minorBidi" w:hAnsiTheme="minorBidi" w:cstheme="minorBidi"/>
          <w:rtl/>
          <w:lang w:val="en-IL"/>
        </w:rPr>
        <w:t>מיועד למי ששירת/ה ונפגע/ה בכוחות הבטחון במסגרת: שירות צבאי, משטרה, שירות בתי הסוהר ושירות בטחוני אחר</w:t>
      </w:r>
    </w:p>
    <w:p w14:paraId="30414E5D" w14:textId="77777777" w:rsidR="00475AAA" w:rsidRPr="00666B71" w:rsidRDefault="00475AAA" w:rsidP="00475AAA">
      <w:pPr>
        <w:numPr>
          <w:ilvl w:val="0"/>
          <w:numId w:val="375"/>
        </w:numPr>
        <w:bidi/>
        <w:rPr>
          <w:rFonts w:asciiTheme="minorBidi" w:hAnsiTheme="minorBidi" w:cstheme="minorBidi"/>
          <w:lang w:val="en-IL"/>
        </w:rPr>
      </w:pPr>
      <w:r w:rsidRPr="00666B71">
        <w:rPr>
          <w:rFonts w:asciiTheme="minorBidi" w:hAnsiTheme="minorBidi" w:cstheme="minorBidi"/>
          <w:rtl/>
          <w:lang w:val="en-IL"/>
        </w:rPr>
        <w:t xml:space="preserve">מטרת החוק: </w:t>
      </w:r>
      <w:r w:rsidRPr="00666B71">
        <w:rPr>
          <w:rFonts w:asciiTheme="minorBidi" w:hAnsiTheme="minorBidi" w:cstheme="minorBidi"/>
          <w:b/>
          <w:bCs/>
          <w:rtl/>
          <w:lang w:val="en-IL"/>
        </w:rPr>
        <w:t>שיקום</w:t>
      </w:r>
      <w:r w:rsidRPr="00666B71">
        <w:rPr>
          <w:rFonts w:asciiTheme="minorBidi" w:hAnsiTheme="minorBidi" w:cstheme="minorBidi"/>
          <w:rtl/>
          <w:lang w:val="en-IL"/>
        </w:rPr>
        <w:t xml:space="preserve"> הנפגע/ת בהיבטים נרחבים המאפשרים שילוב בקהילה: </w:t>
      </w:r>
    </w:p>
    <w:p w14:paraId="54680FAA" w14:textId="77777777" w:rsidR="00475AAA" w:rsidRPr="00666B71" w:rsidRDefault="00475AAA" w:rsidP="00475AAA">
      <w:pPr>
        <w:bidi/>
        <w:ind w:left="720"/>
        <w:rPr>
          <w:rFonts w:asciiTheme="minorBidi" w:hAnsiTheme="minorBidi" w:cstheme="minorBidi"/>
          <w:lang w:val="en-IL"/>
        </w:rPr>
      </w:pPr>
      <w:r w:rsidRPr="00666B71">
        <w:rPr>
          <w:rFonts w:asciiTheme="minorBidi" w:hAnsiTheme="minorBidi" w:cstheme="minorBidi"/>
          <w:rtl/>
          <w:lang w:val="en-IL"/>
        </w:rPr>
        <w:t>באמצעות תגמולי מחיה, שירותי רווחה, הטבות בנושאי רכב ודיור</w:t>
      </w:r>
    </w:p>
    <w:p w14:paraId="372DCA58"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 xml:space="preserve">בדברי ההסבר להצעת חוק התגמולים בנוסחו הראשוני, מצוטט ראש הממשלה הראשון של ישראל, דוד בן גוריון, שאמר: </w:t>
      </w:r>
    </w:p>
    <w:p w14:paraId="72B866C9"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rtl/>
          <w:lang w:val="en-IL"/>
        </w:rPr>
        <w:t>"..התגמול המגיע לנכה הוא נוסף לשיקום הכללי... התגמול אינו פוטר את המדינה מדאגה לשיקום הנכה. אנו נעזור לנכים, כמו לחיילים משוחררים אחרים, ללמוד מקצוע, להמשיך בלימודים, להסתדר בעבודה, בהתיישבות או בעסק אחר"</w:t>
      </w:r>
    </w:p>
    <w:p w14:paraId="274C1E8A" w14:textId="77777777" w:rsidR="00475AAA" w:rsidRPr="00666B71" w:rsidRDefault="00475AAA" w:rsidP="00475AAA">
      <w:pPr>
        <w:numPr>
          <w:ilvl w:val="0"/>
          <w:numId w:val="376"/>
        </w:numPr>
        <w:bidi/>
        <w:rPr>
          <w:rFonts w:asciiTheme="minorBidi" w:hAnsiTheme="minorBidi" w:cstheme="minorBidi"/>
          <w:b/>
          <w:bCs/>
          <w:lang w:val="en-IL"/>
        </w:rPr>
      </w:pPr>
      <w:r w:rsidRPr="00666B71">
        <w:rPr>
          <w:rFonts w:asciiTheme="minorBidi" w:hAnsiTheme="minorBidi" w:cstheme="minorBidi"/>
          <w:b/>
          <w:bCs/>
          <w:rtl/>
          <w:lang w:val="en-IL"/>
        </w:rPr>
        <w:t>ועדת גורן, 2017</w:t>
      </w:r>
    </w:p>
    <w:p w14:paraId="2E3C4ECE" w14:textId="77777777" w:rsidR="00475AAA" w:rsidRPr="00666B71" w:rsidRDefault="00475AAA" w:rsidP="00475AAA">
      <w:pPr>
        <w:bidi/>
        <w:ind w:left="720"/>
        <w:rPr>
          <w:rFonts w:asciiTheme="minorBidi" w:hAnsiTheme="minorBidi" w:cstheme="minorBidi"/>
          <w:lang w:val="en-IL"/>
        </w:rPr>
      </w:pPr>
      <w:r w:rsidRPr="00666B71">
        <w:rPr>
          <w:rFonts w:asciiTheme="minorBidi" w:hAnsiTheme="minorBidi" w:cstheme="minorBidi"/>
          <w:rtl/>
          <w:lang w:val="en-IL"/>
        </w:rPr>
        <w:t>הפרידה בין סוגי פגיעות, בפעילות מבצעית או לא.</w:t>
      </w:r>
    </w:p>
    <w:p w14:paraId="5AA7F0ED" w14:textId="77777777" w:rsidR="00475AAA" w:rsidRPr="00666B71" w:rsidRDefault="00475AAA" w:rsidP="00475AAA">
      <w:pPr>
        <w:bidi/>
        <w:rPr>
          <w:rFonts w:asciiTheme="minorBidi" w:hAnsiTheme="minorBidi" w:cstheme="minorBidi"/>
          <w:rtl/>
          <w:lang w:val="en-IL"/>
        </w:rPr>
      </w:pPr>
    </w:p>
    <w:p w14:paraId="77D2A7DC" w14:textId="77777777" w:rsidR="00475AAA" w:rsidRPr="00666B71" w:rsidRDefault="00475AAA" w:rsidP="00475AAA">
      <w:pPr>
        <w:bidi/>
        <w:rPr>
          <w:rFonts w:asciiTheme="minorBidi" w:hAnsiTheme="minorBidi" w:cstheme="minorBidi"/>
          <w:b/>
          <w:bCs/>
          <w:rtl/>
          <w:lang w:val="en-IL"/>
        </w:rPr>
      </w:pPr>
      <w:r w:rsidRPr="00666B71">
        <w:rPr>
          <w:rFonts w:asciiTheme="minorBidi" w:hAnsiTheme="minorBidi" w:cstheme="minorBidi"/>
          <w:b/>
          <w:bCs/>
          <w:rtl/>
          <w:lang w:val="en-IL"/>
        </w:rPr>
        <w:t>התהליך בבסיס וועדות הערר</w:t>
      </w:r>
    </w:p>
    <w:p w14:paraId="677E951C"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rtl/>
          <w:lang w:val="en-IL"/>
        </w:rPr>
        <w:t xml:space="preserve">בקשה להכרה בפגיעה מוגשת ל &gt;&gt;&gt;&gt; קצין תגמולים, אגף שיקום משרד הבטחון </w:t>
      </w:r>
    </w:p>
    <w:p w14:paraId="7E2B4C7A"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rtl/>
          <w:lang w:val="en-IL"/>
        </w:rPr>
        <w:t>מתקיים תהליך בירור חומר רפואי ועובדתי &gt;&gt;&gt;&gt; קבלת החלטה: זכאות/אי זכאות</w:t>
      </w:r>
    </w:p>
    <w:p w14:paraId="5E21E771"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rtl/>
          <w:lang w:val="en-IL"/>
        </w:rPr>
        <w:t xml:space="preserve"> אם נקבעת זכאות:</w:t>
      </w:r>
    </w:p>
    <w:p w14:paraId="55B8D575"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rtl/>
          <w:lang w:val="en-IL"/>
        </w:rPr>
        <w:lastRenderedPageBreak/>
        <w:t xml:space="preserve"> ועדה רפואית &gt;&gt;&gt;&gt; קובעת אחוזי נכות והעברת המידע לקצין התגמולים</w:t>
      </w:r>
    </w:p>
    <w:p w14:paraId="2EE1C990"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rtl/>
          <w:lang w:val="en-IL"/>
        </w:rPr>
        <w:t>ערעור על החלטת קצין התגמולים להכרה בנכות ו/או להיקף אחוזי הנכות שנקבעו מוגש ל:</w:t>
      </w:r>
    </w:p>
    <w:p w14:paraId="26FE6DE9"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rtl/>
          <w:lang w:val="en-IL"/>
        </w:rPr>
        <w:t>&gt;&gt;&gt;&gt; וועדת ערעורים &gt;&gt;&gt;&gt; ערעור על וועדת ערעורים מוגש ל: &gt;&gt;&gt;&gt; בית המשפט</w:t>
      </w:r>
    </w:p>
    <w:p w14:paraId="09CB39E5" w14:textId="77777777" w:rsidR="00475AAA" w:rsidRPr="00666B71" w:rsidRDefault="00475AAA" w:rsidP="00475AAA">
      <w:pPr>
        <w:bidi/>
        <w:rPr>
          <w:rFonts w:asciiTheme="minorBidi" w:hAnsiTheme="minorBidi" w:cstheme="minorBidi"/>
          <w:rtl/>
          <w:lang w:val="en-IL"/>
        </w:rPr>
      </w:pPr>
    </w:p>
    <w:p w14:paraId="5478CD26" w14:textId="77777777" w:rsidR="00475AAA" w:rsidRPr="00666B71" w:rsidRDefault="00475AAA" w:rsidP="00475AAA">
      <w:pPr>
        <w:bidi/>
        <w:rPr>
          <w:rFonts w:asciiTheme="minorBidi" w:hAnsiTheme="minorBidi" w:cstheme="minorBidi"/>
          <w:b/>
          <w:bCs/>
          <w:rtl/>
          <w:lang w:val="en-IL"/>
        </w:rPr>
      </w:pPr>
      <w:r w:rsidRPr="00666B71">
        <w:rPr>
          <w:rFonts w:asciiTheme="minorBidi" w:hAnsiTheme="minorBidi" w:cstheme="minorBidi"/>
          <w:b/>
          <w:bCs/>
          <w:rtl/>
          <w:lang w:val="en-IL"/>
        </w:rPr>
        <w:t>מחקר ד"ר פרלמן ועו"ס יעל בן-סעדון</w:t>
      </w:r>
      <w:r w:rsidRPr="00666B71">
        <w:rPr>
          <w:rFonts w:asciiTheme="minorBidi" w:hAnsiTheme="minorBidi" w:cstheme="minorBidi"/>
          <w:b/>
          <w:bCs/>
          <w:rtl/>
          <w:lang w:val="en-IL"/>
        </w:rPr>
        <w:br/>
        <w:t>תפקיד עוה"ד הטיפולי</w:t>
      </w:r>
    </w:p>
    <w:p w14:paraId="3963052B" w14:textId="77777777" w:rsidR="00475AAA" w:rsidRPr="00666B71" w:rsidRDefault="00475AAA" w:rsidP="00475AAA">
      <w:pPr>
        <w:numPr>
          <w:ilvl w:val="0"/>
          <w:numId w:val="377"/>
        </w:numPr>
        <w:bidi/>
        <w:rPr>
          <w:rFonts w:asciiTheme="minorBidi" w:hAnsiTheme="minorBidi" w:cstheme="minorBidi"/>
          <w:lang w:val="en-IL"/>
        </w:rPr>
      </w:pPr>
      <w:r w:rsidRPr="00666B71">
        <w:rPr>
          <w:rFonts w:asciiTheme="minorBidi" w:hAnsiTheme="minorBidi" w:cstheme="minorBidi"/>
          <w:rtl/>
          <w:lang w:val="en-IL"/>
        </w:rPr>
        <w:t>ייצוג לקוחות בבתי המשפט הקהילתיים ובוועדות ערר לפי חוק הנכים (תגמולים ושיקום)</w:t>
      </w:r>
    </w:p>
    <w:p w14:paraId="26CA1EB6" w14:textId="77777777" w:rsidR="00475AAA" w:rsidRPr="00666B71" w:rsidRDefault="00475AAA" w:rsidP="00475AAA">
      <w:pPr>
        <w:bidi/>
        <w:ind w:left="720"/>
        <w:rPr>
          <w:rFonts w:asciiTheme="minorBidi" w:hAnsiTheme="minorBidi" w:cstheme="minorBidi"/>
          <w:lang w:val="en-IL"/>
        </w:rPr>
      </w:pPr>
      <w:r w:rsidRPr="00666B71">
        <w:rPr>
          <w:rFonts w:asciiTheme="minorBidi" w:hAnsiTheme="minorBidi" w:cstheme="minorBidi"/>
        </w:rPr>
        <w:t>Karni Perlman &amp; Yael Ben-Saadon, “Lawyers' Self -Perception and Therapeutic Advocacy”, EUROPEAN JOURNAL OF CURRENT LEGAL ISSUES, VOL 25, NO 1 (2021)</w:t>
      </w:r>
    </w:p>
    <w:p w14:paraId="3308E8A9" w14:textId="77777777" w:rsidR="00475AAA" w:rsidRPr="00666B71" w:rsidRDefault="00475AAA" w:rsidP="00475AAA">
      <w:pPr>
        <w:numPr>
          <w:ilvl w:val="0"/>
          <w:numId w:val="377"/>
        </w:numPr>
        <w:bidi/>
        <w:rPr>
          <w:rFonts w:asciiTheme="minorBidi" w:hAnsiTheme="minorBidi" w:cstheme="minorBidi"/>
          <w:lang w:val="en-IL"/>
        </w:rPr>
      </w:pPr>
      <w:r w:rsidRPr="00666B71">
        <w:rPr>
          <w:rFonts w:asciiTheme="minorBidi" w:hAnsiTheme="minorBidi" w:cstheme="minorBidi"/>
          <w:rtl/>
          <w:lang w:val="en-IL"/>
        </w:rPr>
        <w:t>משפט טיפולי ותפקיד עוה"ד כ"סוכן טיפולי"</w:t>
      </w:r>
    </w:p>
    <w:p w14:paraId="77D26C3D" w14:textId="77777777" w:rsidR="00475AAA" w:rsidRPr="00666B71" w:rsidRDefault="00475AAA" w:rsidP="00475AAA">
      <w:pPr>
        <w:bidi/>
        <w:rPr>
          <w:rFonts w:asciiTheme="minorBidi" w:hAnsiTheme="minorBidi" w:cstheme="minorBidi"/>
          <w:b/>
          <w:bCs/>
          <w:lang w:val="en-IL"/>
        </w:rPr>
      </w:pPr>
      <w:r w:rsidRPr="00666B71">
        <w:rPr>
          <w:rFonts w:asciiTheme="minorBidi" w:hAnsiTheme="minorBidi" w:cstheme="minorBidi"/>
          <w:b/>
          <w:bCs/>
          <w:rtl/>
          <w:lang w:val="en-IL"/>
        </w:rPr>
        <w:t xml:space="preserve">מחקר זה בוחן האם ובאיזה אופן עורכי דין המייצגים לקוחות בשני פורומים מסוימים בישראל מעניקים ביטוי מעשי להיבטים השונים של ייצוג טיפולי. </w:t>
      </w:r>
    </w:p>
    <w:p w14:paraId="5E8F5FFC" w14:textId="77777777" w:rsidR="00475AAA" w:rsidRPr="00666B71" w:rsidRDefault="00475AAA" w:rsidP="00475AAA">
      <w:pPr>
        <w:bidi/>
        <w:rPr>
          <w:rFonts w:asciiTheme="minorBidi" w:hAnsiTheme="minorBidi" w:cstheme="minorBidi"/>
          <w:b/>
          <w:bCs/>
          <w:rtl/>
          <w:lang w:val="en-IL"/>
        </w:rPr>
      </w:pPr>
      <w:r w:rsidRPr="00666B71">
        <w:rPr>
          <w:rFonts w:asciiTheme="minorBidi" w:hAnsiTheme="minorBidi" w:cstheme="minorBidi"/>
          <w:rtl/>
          <w:lang w:val="en-IL"/>
        </w:rPr>
        <w:t xml:space="preserve">זאת מתוך נקודת הנחה שעל אף הבדלים משמעותיים בין שני הפורומים, </w:t>
      </w:r>
    </w:p>
    <w:p w14:paraId="3D624241"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b/>
          <w:bCs/>
          <w:rtl/>
          <w:lang w:val="en-IL"/>
        </w:rPr>
        <w:t xml:space="preserve">שניהם חותרים לאותה מטרה מהותית: שיקום. </w:t>
      </w:r>
    </w:p>
    <w:p w14:paraId="7D948D2E" w14:textId="77777777" w:rsidR="00475AAA" w:rsidRPr="00666B71" w:rsidRDefault="00475AAA" w:rsidP="00475AAA">
      <w:pPr>
        <w:bidi/>
        <w:ind w:left="720"/>
        <w:rPr>
          <w:rFonts w:asciiTheme="minorBidi" w:hAnsiTheme="minorBidi" w:cstheme="minorBidi"/>
          <w:lang w:val="en-IL"/>
        </w:rPr>
      </w:pPr>
      <w:r w:rsidRPr="00666B71">
        <w:rPr>
          <w:rFonts w:asciiTheme="minorBidi" w:hAnsiTheme="minorBidi" w:cstheme="minorBidi"/>
          <w:rtl/>
          <w:lang w:val="en-IL"/>
        </w:rPr>
        <w:t>המחקר מבקש לבחון האם וכיצד המטרה המשקמת משפיעה על תפיסת תפקידם של עורכי הדין ועל התנהגותם המקצועית.</w:t>
      </w:r>
    </w:p>
    <w:p w14:paraId="46F9082F" w14:textId="77777777" w:rsidR="00475AAA" w:rsidRPr="00666B71" w:rsidRDefault="00475AAA" w:rsidP="00475AAA">
      <w:pPr>
        <w:bidi/>
        <w:rPr>
          <w:rFonts w:asciiTheme="minorBidi" w:hAnsiTheme="minorBidi" w:cstheme="minorBidi"/>
          <w:rtl/>
          <w:lang w:val="en-IL"/>
        </w:rPr>
      </w:pPr>
    </w:p>
    <w:p w14:paraId="5ABBD142" w14:textId="77777777" w:rsidR="00475AAA" w:rsidRPr="00666B71" w:rsidRDefault="00475AAA" w:rsidP="00475AAA">
      <w:pPr>
        <w:bidi/>
        <w:rPr>
          <w:rFonts w:asciiTheme="minorBidi" w:hAnsiTheme="minorBidi" w:cstheme="minorBidi"/>
          <w:b/>
          <w:bCs/>
          <w:rtl/>
          <w:lang w:val="en-IL"/>
        </w:rPr>
      </w:pPr>
      <w:r w:rsidRPr="00666B71">
        <w:rPr>
          <w:rFonts w:asciiTheme="minorBidi" w:hAnsiTheme="minorBidi" w:cstheme="minorBidi"/>
          <w:b/>
          <w:bCs/>
          <w:rtl/>
          <w:lang w:val="en-IL"/>
        </w:rPr>
        <w:t>מודל עוה"ד הטיפולי</w:t>
      </w:r>
    </w:p>
    <w:p w14:paraId="7257B72D" w14:textId="77777777" w:rsidR="00475AAA" w:rsidRPr="00666B71" w:rsidRDefault="00475AAA" w:rsidP="00475AAA">
      <w:pPr>
        <w:numPr>
          <w:ilvl w:val="0"/>
          <w:numId w:val="378"/>
        </w:numPr>
        <w:bidi/>
        <w:rPr>
          <w:rFonts w:asciiTheme="minorBidi" w:hAnsiTheme="minorBidi" w:cstheme="minorBidi"/>
          <w:lang w:val="en-IL"/>
        </w:rPr>
      </w:pPr>
      <w:r w:rsidRPr="00666B71">
        <w:rPr>
          <w:rFonts w:asciiTheme="minorBidi" w:hAnsiTheme="minorBidi" w:cstheme="minorBidi"/>
          <w:rtl/>
          <w:lang w:val="en-IL"/>
        </w:rPr>
        <w:t xml:space="preserve">מחקרים מראים כי גישתו של עורך הדין כלפי התהליך משפיעה רבות על עמדותיו ונכונותו של הלקוח לשיקום </w:t>
      </w:r>
      <w:r w:rsidRPr="00666B71">
        <w:rPr>
          <w:rFonts w:asciiTheme="minorBidi" w:hAnsiTheme="minorBidi" w:cstheme="minorBidi"/>
        </w:rPr>
        <w:t xml:space="preserve">(Winick, 2002; Ronel and Elisha, 2011) </w:t>
      </w:r>
    </w:p>
    <w:p w14:paraId="2A1B3043" w14:textId="77777777" w:rsidR="00475AAA" w:rsidRPr="00666B71" w:rsidRDefault="00475AAA" w:rsidP="00475AAA">
      <w:pPr>
        <w:numPr>
          <w:ilvl w:val="0"/>
          <w:numId w:val="378"/>
        </w:numPr>
        <w:bidi/>
        <w:rPr>
          <w:rFonts w:asciiTheme="minorBidi" w:hAnsiTheme="minorBidi" w:cstheme="minorBidi"/>
          <w:lang w:val="en-IL"/>
        </w:rPr>
      </w:pPr>
      <w:r w:rsidRPr="00666B71">
        <w:rPr>
          <w:rFonts w:asciiTheme="minorBidi" w:hAnsiTheme="minorBidi" w:cstheme="minorBidi"/>
          <w:rtl/>
          <w:lang w:val="en-IL"/>
        </w:rPr>
        <w:t>יחסי עורך דין-לקוח המאופיינים בקבלה, אמפתיה, עידוד ותקווה לשיקום - תורמים לשיתוף פעולה פעיל מצד הלקוח ולהצלחת השיקום.</w:t>
      </w:r>
    </w:p>
    <w:p w14:paraId="70173801" w14:textId="77777777" w:rsidR="00475AAA" w:rsidRPr="00666B71" w:rsidRDefault="00475AAA" w:rsidP="00475AAA">
      <w:pPr>
        <w:numPr>
          <w:ilvl w:val="0"/>
          <w:numId w:val="378"/>
        </w:numPr>
        <w:bidi/>
        <w:rPr>
          <w:rFonts w:asciiTheme="minorBidi" w:hAnsiTheme="minorBidi" w:cstheme="minorBidi"/>
          <w:lang w:val="en-IL"/>
        </w:rPr>
      </w:pPr>
      <w:r w:rsidRPr="00666B71">
        <w:rPr>
          <w:rFonts w:asciiTheme="minorBidi" w:hAnsiTheme="minorBidi" w:cstheme="minorBidi"/>
          <w:rtl/>
          <w:lang w:val="en-IL"/>
        </w:rPr>
        <w:t xml:space="preserve">מתאפיין ב"אתיקה של דאגה" </w:t>
      </w:r>
    </w:p>
    <w:p w14:paraId="45CC6B02" w14:textId="77777777" w:rsidR="00475AAA" w:rsidRPr="00666B71" w:rsidRDefault="00475AAA" w:rsidP="00475AAA">
      <w:pPr>
        <w:numPr>
          <w:ilvl w:val="0"/>
          <w:numId w:val="378"/>
        </w:numPr>
        <w:bidi/>
        <w:rPr>
          <w:rFonts w:asciiTheme="minorBidi" w:hAnsiTheme="minorBidi" w:cstheme="minorBidi"/>
          <w:lang w:val="en-IL"/>
        </w:rPr>
      </w:pPr>
      <w:r w:rsidRPr="00666B71">
        <w:rPr>
          <w:rFonts w:asciiTheme="minorBidi" w:hAnsiTheme="minorBidi" w:cstheme="minorBidi"/>
          <w:rtl/>
          <w:lang w:val="en-IL"/>
        </w:rPr>
        <w:t>הייצוג בגישה זו לוקח בחשבון:</w:t>
      </w:r>
    </w:p>
    <w:p w14:paraId="4E321440" w14:textId="77777777" w:rsidR="00475AAA" w:rsidRPr="00666B71" w:rsidRDefault="00475AAA" w:rsidP="00475AAA">
      <w:pPr>
        <w:pStyle w:val="ListParagraph"/>
        <w:numPr>
          <w:ilvl w:val="1"/>
          <w:numId w:val="388"/>
        </w:numPr>
        <w:bidi/>
        <w:rPr>
          <w:rFonts w:asciiTheme="minorBidi" w:hAnsiTheme="minorBidi"/>
          <w:lang w:val="en-IL"/>
        </w:rPr>
      </w:pPr>
      <w:r w:rsidRPr="00666B71">
        <w:rPr>
          <w:rFonts w:asciiTheme="minorBidi" w:hAnsiTheme="minorBidi"/>
          <w:rtl/>
          <w:lang w:val="en-IL"/>
        </w:rPr>
        <w:t>מעגל רחב של תוצאות הנובעות מההליך המשפטי</w:t>
      </w:r>
    </w:p>
    <w:p w14:paraId="723FC3FF" w14:textId="77777777" w:rsidR="00475AAA" w:rsidRPr="00666B71" w:rsidRDefault="00475AAA" w:rsidP="00475AAA">
      <w:pPr>
        <w:pStyle w:val="ListParagraph"/>
        <w:numPr>
          <w:ilvl w:val="1"/>
          <w:numId w:val="388"/>
        </w:numPr>
        <w:bidi/>
        <w:rPr>
          <w:rFonts w:asciiTheme="minorBidi" w:hAnsiTheme="minorBidi"/>
          <w:lang w:val="en-IL"/>
        </w:rPr>
      </w:pPr>
      <w:r w:rsidRPr="00666B71">
        <w:rPr>
          <w:rFonts w:asciiTheme="minorBidi" w:hAnsiTheme="minorBidi"/>
          <w:rtl/>
          <w:lang w:val="en-IL"/>
        </w:rPr>
        <w:t>היבטים רגשיים של ניהול המקרה</w:t>
      </w:r>
    </w:p>
    <w:p w14:paraId="134F0B4B" w14:textId="77777777" w:rsidR="00475AAA" w:rsidRPr="00666B71" w:rsidRDefault="00475AAA" w:rsidP="00475AAA">
      <w:pPr>
        <w:pStyle w:val="ListParagraph"/>
        <w:numPr>
          <w:ilvl w:val="1"/>
          <w:numId w:val="388"/>
        </w:numPr>
        <w:bidi/>
        <w:rPr>
          <w:rFonts w:asciiTheme="minorBidi" w:hAnsiTheme="minorBidi"/>
          <w:lang w:val="en-IL"/>
        </w:rPr>
      </w:pPr>
      <w:r w:rsidRPr="00666B71">
        <w:rPr>
          <w:rFonts w:asciiTheme="minorBidi" w:hAnsiTheme="minorBidi"/>
          <w:rtl/>
          <w:lang w:val="en-IL"/>
        </w:rPr>
        <w:t>צופה פני עתיד</w:t>
      </w:r>
    </w:p>
    <w:p w14:paraId="5A71073F" w14:textId="77777777" w:rsidR="00475AAA" w:rsidRPr="00666B71" w:rsidRDefault="00475AAA" w:rsidP="00475AAA">
      <w:pPr>
        <w:pStyle w:val="ListParagraph"/>
        <w:numPr>
          <w:ilvl w:val="1"/>
          <w:numId w:val="388"/>
        </w:numPr>
        <w:bidi/>
        <w:rPr>
          <w:rFonts w:asciiTheme="minorBidi" w:hAnsiTheme="minorBidi"/>
          <w:lang w:val="en-IL"/>
        </w:rPr>
      </w:pPr>
      <w:r w:rsidRPr="00666B71">
        <w:rPr>
          <w:rFonts w:asciiTheme="minorBidi" w:hAnsiTheme="minorBidi"/>
          <w:rtl/>
          <w:lang w:val="en-IL"/>
        </w:rPr>
        <w:t>קשרים בין-אישיים המעצבים את סביבתו החברתית של הלקוח</w:t>
      </w:r>
    </w:p>
    <w:p w14:paraId="3D2FF545" w14:textId="77777777" w:rsidR="00475AAA" w:rsidRPr="00666B71" w:rsidRDefault="00475AAA" w:rsidP="00475AAA">
      <w:pPr>
        <w:numPr>
          <w:ilvl w:val="0"/>
          <w:numId w:val="379"/>
        </w:numPr>
        <w:bidi/>
        <w:rPr>
          <w:rFonts w:asciiTheme="minorBidi" w:hAnsiTheme="minorBidi" w:cstheme="minorBidi"/>
          <w:lang w:val="en-IL"/>
        </w:rPr>
      </w:pPr>
      <w:r w:rsidRPr="00666B71">
        <w:rPr>
          <w:rFonts w:asciiTheme="minorBidi" w:hAnsiTheme="minorBidi" w:cstheme="minorBidi"/>
          <w:rtl/>
          <w:lang w:val="en-IL"/>
        </w:rPr>
        <w:t>משפט טיפולי והתייחסות לידע ממדעי ההתנהגות והחברה</w:t>
      </w:r>
    </w:p>
    <w:p w14:paraId="73E13BCB" w14:textId="77777777" w:rsidR="00475AAA" w:rsidRPr="00666B71" w:rsidRDefault="00475AAA" w:rsidP="00475AAA">
      <w:pPr>
        <w:bidi/>
        <w:rPr>
          <w:rFonts w:asciiTheme="minorBidi" w:hAnsiTheme="minorBidi" w:cstheme="minorBidi"/>
          <w:rtl/>
          <w:lang w:val="en-IL"/>
        </w:rPr>
      </w:pPr>
    </w:p>
    <w:p w14:paraId="22BFD1E2" w14:textId="77777777" w:rsidR="00475AAA" w:rsidRPr="00666B71" w:rsidRDefault="00475AAA" w:rsidP="00475AAA">
      <w:pPr>
        <w:bidi/>
        <w:rPr>
          <w:rFonts w:asciiTheme="minorBidi" w:hAnsiTheme="minorBidi" w:cstheme="minorBidi"/>
          <w:b/>
          <w:bCs/>
          <w:rtl/>
          <w:lang w:val="en-IL"/>
        </w:rPr>
      </w:pPr>
      <w:r w:rsidRPr="00666B71">
        <w:rPr>
          <w:rFonts w:asciiTheme="minorBidi" w:hAnsiTheme="minorBidi" w:cstheme="minorBidi"/>
          <w:b/>
          <w:bCs/>
          <w:rtl/>
          <w:lang w:val="en-IL"/>
        </w:rPr>
        <w:t>המחקר</w:t>
      </w:r>
    </w:p>
    <w:p w14:paraId="33E39DC0"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rtl/>
          <w:lang w:val="en-IL"/>
        </w:rPr>
        <w:t>ראיונות חצי מובנים</w:t>
      </w:r>
    </w:p>
    <w:p w14:paraId="3E278FA3" w14:textId="77777777" w:rsidR="00475AAA" w:rsidRPr="00666B71" w:rsidRDefault="00475AAA" w:rsidP="00475AAA">
      <w:pPr>
        <w:numPr>
          <w:ilvl w:val="0"/>
          <w:numId w:val="380"/>
        </w:numPr>
        <w:bidi/>
        <w:rPr>
          <w:rFonts w:asciiTheme="minorBidi" w:hAnsiTheme="minorBidi" w:cstheme="minorBidi"/>
          <w:lang w:val="en-IL"/>
        </w:rPr>
      </w:pPr>
      <w:r w:rsidRPr="00666B71">
        <w:rPr>
          <w:rFonts w:asciiTheme="minorBidi" w:hAnsiTheme="minorBidi" w:cstheme="minorBidi"/>
          <w:b/>
          <w:bCs/>
          <w:rtl/>
          <w:lang w:val="en-IL"/>
        </w:rPr>
        <w:t>בתי המשפט הקהילתיים</w:t>
      </w:r>
    </w:p>
    <w:p w14:paraId="0EBE4599" w14:textId="77777777" w:rsidR="00475AAA" w:rsidRPr="00666B71" w:rsidRDefault="00475AAA" w:rsidP="00475AAA">
      <w:pPr>
        <w:bidi/>
        <w:ind w:left="1440"/>
        <w:rPr>
          <w:rFonts w:asciiTheme="minorBidi" w:hAnsiTheme="minorBidi" w:cstheme="minorBidi"/>
          <w:lang w:val="en-IL"/>
        </w:rPr>
      </w:pPr>
      <w:r w:rsidRPr="00666B71">
        <w:rPr>
          <w:rFonts w:asciiTheme="minorBidi" w:hAnsiTheme="minorBidi" w:cstheme="minorBidi"/>
          <w:rtl/>
          <w:lang w:val="en-IL"/>
        </w:rPr>
        <w:t xml:space="preserve">עשרה ראיונות נערכו בבתי המשפט הקהילתיים, מתוכם שבעה עם עורכי דין המייצגים נאשמים ושלושה עם עורכי דין המייצגים את המדינה. </w:t>
      </w:r>
    </w:p>
    <w:p w14:paraId="3480A8D8" w14:textId="77777777" w:rsidR="00475AAA" w:rsidRPr="00666B71" w:rsidRDefault="00475AAA" w:rsidP="00475AAA">
      <w:pPr>
        <w:bidi/>
        <w:ind w:left="1440"/>
        <w:rPr>
          <w:rFonts w:asciiTheme="minorBidi" w:hAnsiTheme="minorBidi" w:cstheme="minorBidi"/>
          <w:lang w:val="en-IL"/>
        </w:rPr>
      </w:pPr>
      <w:r w:rsidRPr="00666B71">
        <w:rPr>
          <w:rFonts w:asciiTheme="minorBidi" w:hAnsiTheme="minorBidi" w:cstheme="minorBidi"/>
          <w:rtl/>
          <w:lang w:val="en-IL"/>
        </w:rPr>
        <w:t>נוסף לכך נערכו תצפיות בבתי המשפט הקהילתיים בתל אביב, רמלה ובאר שבע.</w:t>
      </w:r>
    </w:p>
    <w:p w14:paraId="46DA2B07" w14:textId="77777777" w:rsidR="00475AAA" w:rsidRPr="00666B71" w:rsidRDefault="00475AAA" w:rsidP="00475AAA">
      <w:pPr>
        <w:numPr>
          <w:ilvl w:val="0"/>
          <w:numId w:val="381"/>
        </w:numPr>
        <w:bidi/>
        <w:rPr>
          <w:rFonts w:asciiTheme="minorBidi" w:hAnsiTheme="minorBidi" w:cstheme="minorBidi"/>
          <w:lang w:val="en-IL"/>
        </w:rPr>
      </w:pPr>
      <w:r w:rsidRPr="00666B71">
        <w:rPr>
          <w:rFonts w:asciiTheme="minorBidi" w:hAnsiTheme="minorBidi" w:cstheme="minorBidi"/>
          <w:b/>
          <w:bCs/>
          <w:rtl/>
          <w:lang w:val="en-IL"/>
        </w:rPr>
        <w:t>ועדות הערעור לנכות</w:t>
      </w:r>
    </w:p>
    <w:p w14:paraId="3AB18D1A" w14:textId="77777777" w:rsidR="00475AAA" w:rsidRPr="00666B71" w:rsidRDefault="00475AAA" w:rsidP="00475AAA">
      <w:pPr>
        <w:bidi/>
        <w:ind w:left="1440"/>
        <w:rPr>
          <w:rFonts w:asciiTheme="minorBidi" w:hAnsiTheme="minorBidi" w:cstheme="minorBidi"/>
          <w:lang w:val="en-IL"/>
        </w:rPr>
      </w:pPr>
      <w:r w:rsidRPr="00666B71">
        <w:rPr>
          <w:rFonts w:asciiTheme="minorBidi" w:hAnsiTheme="minorBidi" w:cstheme="minorBidi"/>
          <w:rtl/>
          <w:lang w:val="en-IL"/>
        </w:rPr>
        <w:t xml:space="preserve">שישה ראיונות נערכו עם עורכי דין המייצגים עותרים בוועדות הערר. </w:t>
      </w:r>
    </w:p>
    <w:p w14:paraId="487EE4F4" w14:textId="77777777" w:rsidR="00475AAA" w:rsidRPr="00666B71" w:rsidRDefault="00475AAA" w:rsidP="00475AAA">
      <w:pPr>
        <w:bidi/>
        <w:rPr>
          <w:rFonts w:asciiTheme="minorBidi" w:hAnsiTheme="minorBidi" w:cstheme="minorBidi"/>
          <w:rtl/>
          <w:lang w:val="en-IL"/>
        </w:rPr>
      </w:pPr>
    </w:p>
    <w:p w14:paraId="47223B8F"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b/>
          <w:bCs/>
          <w:rtl/>
          <w:lang w:val="en-IL"/>
        </w:rPr>
        <w:t>ממצאים: קשר עורך דין-לקוח</w:t>
      </w:r>
    </w:p>
    <w:p w14:paraId="0753AB67" w14:textId="77777777" w:rsidR="00475AAA" w:rsidRPr="00666B71" w:rsidRDefault="00475AAA" w:rsidP="00475AAA">
      <w:pPr>
        <w:pStyle w:val="ListParagraph"/>
        <w:numPr>
          <w:ilvl w:val="1"/>
          <w:numId w:val="389"/>
        </w:numPr>
        <w:bidi/>
        <w:rPr>
          <w:rFonts w:asciiTheme="minorBidi" w:hAnsiTheme="minorBidi"/>
          <w:lang w:val="en-IL"/>
        </w:rPr>
      </w:pPr>
      <w:r w:rsidRPr="00666B71">
        <w:rPr>
          <w:rFonts w:asciiTheme="minorBidi" w:hAnsiTheme="minorBidi"/>
          <w:b/>
          <w:bCs/>
          <w:u w:val="single"/>
          <w:rtl/>
          <w:lang w:val="en-IL"/>
        </w:rPr>
        <w:t>פיתוח תפיסה הוליסטית</w:t>
      </w:r>
    </w:p>
    <w:p w14:paraId="2FE348B7"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rtl/>
          <w:lang w:val="en-IL"/>
        </w:rPr>
        <w:t>עורכי הדין בשני הפורומים מפתחים גישה שמכירה בלקוח כאדם שלם, כולל היבטים של יכולותיו, אורח חייו, ואתגריו. גישה זו מאפשרת קשר אישי עם הלקוח, בונה אמון ומעודדת אמפתיה.</w:t>
      </w:r>
    </w:p>
    <w:p w14:paraId="3D695418" w14:textId="77777777" w:rsidR="00475AAA" w:rsidRPr="00666B71" w:rsidRDefault="00475AAA" w:rsidP="00475AAA">
      <w:pPr>
        <w:bidi/>
        <w:ind w:left="360"/>
        <w:rPr>
          <w:rFonts w:asciiTheme="minorBidi" w:hAnsiTheme="minorBidi" w:cstheme="minorBidi"/>
          <w:b/>
          <w:bCs/>
          <w:lang w:val="en-IL"/>
        </w:rPr>
      </w:pPr>
      <w:r w:rsidRPr="00666B71">
        <w:rPr>
          <w:rFonts w:asciiTheme="minorBidi" w:hAnsiTheme="minorBidi" w:cstheme="minorBidi"/>
          <w:b/>
          <w:bCs/>
          <w:rtl/>
          <w:lang w:val="en-IL"/>
        </w:rPr>
        <w:t>קהילתי:</w:t>
      </w:r>
    </w:p>
    <w:p w14:paraId="0CCBFEBA"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rtl/>
          <w:lang w:val="en-IL"/>
        </w:rPr>
        <w:t xml:space="preserve">"תרצי או לא תרצי, את בתוך החיים שלהם. את מכירה את הילדים שלהם, גם אם לא בפנים. את יודעת שהילד שלהם קיבל תעודת הוקרה כי הוא היה מספר אחד בקריאה בכיתה א', או את יודעת שהילד הזה נפצע ונחתך באצבע והאמא הזאת הייתה צריכה לצאת מוקדם מהעבודה...את יודעת את הדברים הכי אישיים של האנשים, וזה כן נכנס לך ללב". </w:t>
      </w:r>
    </w:p>
    <w:p w14:paraId="08F7EF87" w14:textId="77777777" w:rsidR="00475AAA" w:rsidRPr="00666B71" w:rsidRDefault="00475AAA" w:rsidP="00475AAA">
      <w:pPr>
        <w:bidi/>
        <w:ind w:left="360"/>
        <w:rPr>
          <w:rFonts w:asciiTheme="minorBidi" w:hAnsiTheme="minorBidi" w:cstheme="minorBidi"/>
          <w:b/>
          <w:bCs/>
          <w:lang w:val="en-IL"/>
        </w:rPr>
      </w:pPr>
      <w:r w:rsidRPr="00666B71">
        <w:rPr>
          <w:rFonts w:asciiTheme="minorBidi" w:hAnsiTheme="minorBidi" w:cstheme="minorBidi"/>
          <w:b/>
          <w:bCs/>
          <w:rtl/>
          <w:lang w:val="en-IL"/>
        </w:rPr>
        <w:lastRenderedPageBreak/>
        <w:t>וועדות ערר:</w:t>
      </w:r>
    </w:p>
    <w:p w14:paraId="2AACCC3C"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rtl/>
          <w:lang w:val="en-IL"/>
        </w:rPr>
        <w:t>"אל תתנתק.. עבר חודש ולא דיברת איתו -שלח לו ווטסאפ מה שלומך... אם צריך להגיע לפעמים לביקור בבית החולים-תגיע...כל זה עוזר להם, מהבחינה הנפשית גם בהליך עצמו...הם אומרים לעצמם הוא עומד מאחורי, הוא איתי..."</w:t>
      </w:r>
    </w:p>
    <w:p w14:paraId="4223EA7F"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rtl/>
          <w:lang w:val="en-IL"/>
        </w:rPr>
        <w:t>"נסעתי פעמיים כדי לראות אותו, את הלקוח, בטיפולים בבתי חולים... הרגשתי מחויבות להיות שם. כשאתה שם, אז אתה כבר נכנס לסיפור...כשאתה בסיפור ובכאב, אז קל יותר לך לתרגם את התחושות של הנכה... בגלל זה, זה לא תמיד רק האמפתיה להראות לנכה, שאני שותף לכאב שלך, אלא זה להבין את המעטפת סביב הנכות.. אתה צריך ממש להבין את כל הרגע שלו, העבודה, היחסים הבין אישיים..."</w:t>
      </w:r>
      <w:r>
        <w:rPr>
          <w:rFonts w:asciiTheme="minorBidi" w:hAnsiTheme="minorBidi" w:cstheme="minorBidi"/>
          <w:rtl/>
          <w:lang w:val="en-IL"/>
        </w:rPr>
        <w:t xml:space="preserve"> </w:t>
      </w:r>
    </w:p>
    <w:p w14:paraId="76E7D5A9" w14:textId="77777777" w:rsidR="00475AAA" w:rsidRPr="00666B71" w:rsidRDefault="00475AAA" w:rsidP="00475AAA">
      <w:pPr>
        <w:bidi/>
        <w:rPr>
          <w:rFonts w:asciiTheme="minorBidi" w:hAnsiTheme="minorBidi" w:cstheme="minorBidi"/>
          <w:rtl/>
          <w:lang w:val="en-IL"/>
        </w:rPr>
      </w:pPr>
    </w:p>
    <w:p w14:paraId="36FCB832" w14:textId="77777777" w:rsidR="00475AAA" w:rsidRPr="00666B71" w:rsidRDefault="00475AAA" w:rsidP="00475AAA">
      <w:pPr>
        <w:pStyle w:val="ListParagraph"/>
        <w:numPr>
          <w:ilvl w:val="1"/>
          <w:numId w:val="389"/>
        </w:numPr>
        <w:bidi/>
        <w:rPr>
          <w:rFonts w:asciiTheme="minorBidi" w:hAnsiTheme="minorBidi"/>
          <w:lang w:val="en-IL"/>
        </w:rPr>
      </w:pPr>
      <w:r w:rsidRPr="00666B71">
        <w:rPr>
          <w:rFonts w:asciiTheme="minorBidi" w:hAnsiTheme="minorBidi"/>
          <w:b/>
          <w:bCs/>
          <w:u w:val="single"/>
          <w:rtl/>
          <w:lang w:val="en-IL"/>
        </w:rPr>
        <w:t>תכונות נדרשות לייצוג: סבלנות, הקשבה ואמפתיה</w:t>
      </w:r>
    </w:p>
    <w:p w14:paraId="18331D20"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rtl/>
          <w:lang w:val="en-IL"/>
        </w:rPr>
        <w:t xml:space="preserve">עורכי הדין ציינו כי עבודתם בפורומים אלה מחייבת תכונות כמו סבלנות, הקשבה וקבלה. </w:t>
      </w:r>
    </w:p>
    <w:p w14:paraId="7BF1089F"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rtl/>
          <w:lang w:val="en-IL"/>
        </w:rPr>
        <w:t>תהליך השיקום בבתי המשפט הקהילתיים כולל עליות וירידות שמחייבות גישה סובלנית ומכילה.</w:t>
      </w:r>
    </w:p>
    <w:p w14:paraId="68E4BE36" w14:textId="77777777" w:rsidR="00475AAA" w:rsidRPr="00666B71" w:rsidRDefault="00475AAA" w:rsidP="00475AAA">
      <w:pPr>
        <w:bidi/>
        <w:ind w:left="360"/>
        <w:rPr>
          <w:rFonts w:asciiTheme="minorBidi" w:hAnsiTheme="minorBidi" w:cstheme="minorBidi"/>
          <w:b/>
          <w:bCs/>
          <w:lang w:val="en-IL"/>
        </w:rPr>
      </w:pPr>
      <w:r w:rsidRPr="00666B71">
        <w:rPr>
          <w:rFonts w:asciiTheme="minorBidi" w:hAnsiTheme="minorBidi" w:cstheme="minorBidi"/>
          <w:b/>
          <w:bCs/>
          <w:rtl/>
          <w:lang w:val="en-IL"/>
        </w:rPr>
        <w:t>ועדות ערר:</w:t>
      </w:r>
    </w:p>
    <w:p w14:paraId="2A620099"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rtl/>
          <w:lang w:val="en-IL"/>
        </w:rPr>
        <w:t xml:space="preserve">"הם צריכים אוזן קשבת, ואת הסלולר שלך ואם זה פגיעת נפש כמו פוסט טראומה אז אם הוא יתקשר אליך בשמונה-תשע בערב אתה לא צריך להתעצבן מזה" </w:t>
      </w:r>
    </w:p>
    <w:p w14:paraId="0CBDC567" w14:textId="77777777" w:rsidR="00475AAA" w:rsidRPr="00666B71" w:rsidRDefault="00475AAA" w:rsidP="00475AAA">
      <w:pPr>
        <w:bidi/>
        <w:ind w:left="360"/>
        <w:rPr>
          <w:rFonts w:asciiTheme="minorBidi" w:hAnsiTheme="minorBidi" w:cstheme="minorBidi"/>
          <w:b/>
          <w:bCs/>
          <w:lang w:val="en-IL"/>
        </w:rPr>
      </w:pPr>
      <w:r w:rsidRPr="00666B71">
        <w:rPr>
          <w:rFonts w:asciiTheme="minorBidi" w:hAnsiTheme="minorBidi" w:cstheme="minorBidi"/>
          <w:b/>
          <w:bCs/>
          <w:rtl/>
          <w:lang w:val="en-IL"/>
        </w:rPr>
        <w:t>קהילתי:</w:t>
      </w:r>
    </w:p>
    <w:p w14:paraId="674AAF65"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rtl/>
          <w:lang w:val="en-IL"/>
        </w:rPr>
        <w:t>"הפרקליטות גם הם מבינים מתוך ההליך הקהילתי, שיש צורך בסבלנות...לקבל את זה שהליך שיקומי הוא עם עליות ומורדות ולא אוטומטית לשלוף את הקלף של 'נכשל'"</w:t>
      </w:r>
    </w:p>
    <w:p w14:paraId="3737B1A0" w14:textId="77777777" w:rsidR="00475AAA" w:rsidRPr="00666B71" w:rsidRDefault="00475AAA" w:rsidP="00475AAA">
      <w:pPr>
        <w:bidi/>
        <w:rPr>
          <w:rFonts w:asciiTheme="minorBidi" w:hAnsiTheme="minorBidi" w:cstheme="minorBidi"/>
          <w:rtl/>
          <w:lang w:val="en-IL"/>
        </w:rPr>
      </w:pPr>
    </w:p>
    <w:p w14:paraId="6EA60B3B" w14:textId="77777777" w:rsidR="00475AAA" w:rsidRPr="00666B71" w:rsidRDefault="00475AAA" w:rsidP="00475AAA">
      <w:pPr>
        <w:pStyle w:val="ListParagraph"/>
        <w:numPr>
          <w:ilvl w:val="1"/>
          <w:numId w:val="389"/>
        </w:numPr>
        <w:bidi/>
        <w:rPr>
          <w:rFonts w:asciiTheme="minorBidi" w:hAnsiTheme="minorBidi"/>
          <w:lang w:val="en-IL"/>
        </w:rPr>
      </w:pPr>
      <w:r w:rsidRPr="00666B71">
        <w:rPr>
          <w:rFonts w:asciiTheme="minorBidi" w:hAnsiTheme="minorBidi"/>
          <w:b/>
          <w:bCs/>
          <w:u w:val="single"/>
          <w:rtl/>
          <w:lang w:val="en-IL"/>
        </w:rPr>
        <w:t>העצמת הלקוח ומתן קול</w:t>
      </w:r>
    </w:p>
    <w:p w14:paraId="7309DAE7"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rtl/>
          <w:lang w:val="en-IL"/>
        </w:rPr>
        <w:t>עורכי הדין הדגישו את החשיבות שבמתן קול ללקוח בתוך התהליך המשפטי. בבתי המשפט הקהילתיים, לדוגמה, ישנה חשיבות לכך שהלקוח יוכל לדבר באופן ישיר מול השופט, דבר שתורם לתחושת השותפות בתהליך השיקום.</w:t>
      </w:r>
    </w:p>
    <w:p w14:paraId="5C1FD584" w14:textId="77777777" w:rsidR="00475AAA" w:rsidRPr="00666B71" w:rsidRDefault="00475AAA" w:rsidP="00475AAA">
      <w:pPr>
        <w:bidi/>
        <w:ind w:left="360"/>
        <w:rPr>
          <w:rFonts w:asciiTheme="minorBidi" w:hAnsiTheme="minorBidi" w:cstheme="minorBidi"/>
          <w:b/>
          <w:bCs/>
          <w:lang w:val="en-IL"/>
        </w:rPr>
      </w:pPr>
      <w:r w:rsidRPr="00666B71">
        <w:rPr>
          <w:rFonts w:asciiTheme="minorBidi" w:hAnsiTheme="minorBidi" w:cstheme="minorBidi"/>
          <w:b/>
          <w:bCs/>
          <w:rtl/>
          <w:lang w:val="en-IL"/>
        </w:rPr>
        <w:t>קהילתיים:</w:t>
      </w:r>
    </w:p>
    <w:p w14:paraId="4C4EFDB2"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b/>
          <w:bCs/>
          <w:rtl/>
          <w:lang w:val="en-IL"/>
        </w:rPr>
        <w:t>"</w:t>
      </w:r>
      <w:r w:rsidRPr="00666B71">
        <w:rPr>
          <w:rFonts w:asciiTheme="minorBidi" w:hAnsiTheme="minorBidi" w:cstheme="minorBidi"/>
          <w:rtl/>
          <w:lang w:val="en-IL"/>
        </w:rPr>
        <w:t>פה כל דיון הנאשם נמצא במרכז, והוא מדבר, ומספר, ובית המשפט רוצה לשמוע. זה אחד האלמנטים שמאוד גורמים לנאשמים להרגיש שזה הליך אחר. זה הרבה פעמים עוזר להם לדעתי להירתם: 'מקשיבים לי, מוכנים לשמוע אותי'. ואולי גם אנשים מרגישים לראשונה - 'מקשיבים לי'</w:t>
      </w:r>
      <w:r w:rsidRPr="00666B71">
        <w:rPr>
          <w:rFonts w:asciiTheme="minorBidi" w:hAnsiTheme="minorBidi" w:cstheme="minorBidi"/>
          <w:b/>
          <w:bCs/>
          <w:rtl/>
          <w:lang w:val="en-IL"/>
        </w:rPr>
        <w:t>."</w:t>
      </w:r>
    </w:p>
    <w:p w14:paraId="0D678037" w14:textId="77777777" w:rsidR="00475AAA" w:rsidRPr="00666B71" w:rsidRDefault="00475AAA" w:rsidP="00475AAA">
      <w:pPr>
        <w:bidi/>
        <w:ind w:left="360"/>
        <w:rPr>
          <w:rFonts w:asciiTheme="minorBidi" w:hAnsiTheme="minorBidi" w:cstheme="minorBidi"/>
          <w:b/>
          <w:bCs/>
          <w:lang w:val="en-IL"/>
        </w:rPr>
      </w:pPr>
      <w:r w:rsidRPr="00666B71">
        <w:rPr>
          <w:rFonts w:asciiTheme="minorBidi" w:hAnsiTheme="minorBidi" w:cstheme="minorBidi"/>
          <w:b/>
          <w:bCs/>
          <w:rtl/>
          <w:lang w:val="en-IL"/>
        </w:rPr>
        <w:t>ווועדות ערר:</w:t>
      </w:r>
    </w:p>
    <w:p w14:paraId="56AE7CB2"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rtl/>
          <w:lang w:val="en-IL"/>
        </w:rPr>
        <w:t xml:space="preserve">"אני משתדל באמת להימנע מלדבר ולתת ללקוח לספר, לפעמים זה עוזר כי הוא מספר דוגמאות לחוסר תפקוד, מקרים אותנטיים מהבית, מהחיים האישיים שלו". </w:t>
      </w:r>
    </w:p>
    <w:p w14:paraId="7EF293C6" w14:textId="77777777" w:rsidR="00475AAA" w:rsidRPr="00666B71" w:rsidRDefault="00475AAA" w:rsidP="00475AAA">
      <w:pPr>
        <w:bidi/>
        <w:rPr>
          <w:rFonts w:asciiTheme="minorBidi" w:hAnsiTheme="minorBidi" w:cstheme="minorBidi"/>
          <w:rtl/>
          <w:lang w:val="en-IL"/>
        </w:rPr>
      </w:pPr>
    </w:p>
    <w:p w14:paraId="3B1C0E56" w14:textId="77777777" w:rsidR="00475AAA" w:rsidRPr="00666B71" w:rsidRDefault="00475AAA" w:rsidP="00475AAA">
      <w:pPr>
        <w:bidi/>
        <w:rPr>
          <w:rFonts w:asciiTheme="minorBidi" w:hAnsiTheme="minorBidi" w:cstheme="minorBidi"/>
          <w:b/>
          <w:bCs/>
          <w:rtl/>
          <w:lang w:val="en-IL"/>
        </w:rPr>
      </w:pPr>
      <w:r w:rsidRPr="00666B71">
        <w:rPr>
          <w:rFonts w:asciiTheme="minorBidi" w:hAnsiTheme="minorBidi" w:cstheme="minorBidi"/>
          <w:b/>
          <w:bCs/>
          <w:rtl/>
          <w:lang w:val="en-IL"/>
        </w:rPr>
        <w:t>ממצאים: קשר עורך דין-מערכת</w:t>
      </w:r>
    </w:p>
    <w:p w14:paraId="3E5ED960" w14:textId="77777777" w:rsidR="00475AAA" w:rsidRPr="00666B71" w:rsidRDefault="00475AAA" w:rsidP="00475AAA">
      <w:pPr>
        <w:pStyle w:val="ListParagraph"/>
        <w:numPr>
          <w:ilvl w:val="1"/>
          <w:numId w:val="294"/>
        </w:numPr>
        <w:bidi/>
        <w:rPr>
          <w:rFonts w:asciiTheme="minorBidi" w:hAnsiTheme="minorBidi"/>
          <w:lang w:val="en-IL"/>
        </w:rPr>
      </w:pPr>
      <w:r w:rsidRPr="00666B71">
        <w:rPr>
          <w:rFonts w:asciiTheme="minorBidi" w:hAnsiTheme="minorBidi"/>
          <w:b/>
          <w:bCs/>
          <w:rtl/>
          <w:lang w:val="en-IL"/>
        </w:rPr>
        <w:t>צבירת ידע ומומחיות</w:t>
      </w:r>
    </w:p>
    <w:p w14:paraId="57C61370" w14:textId="77777777" w:rsidR="00475AAA" w:rsidRPr="00666B71" w:rsidRDefault="00475AAA" w:rsidP="00475AAA">
      <w:pPr>
        <w:bidi/>
        <w:ind w:left="360"/>
        <w:rPr>
          <w:rFonts w:asciiTheme="minorBidi" w:hAnsiTheme="minorBidi" w:cstheme="minorBidi"/>
          <w:b/>
          <w:bCs/>
          <w:lang w:val="en-IL"/>
        </w:rPr>
      </w:pPr>
      <w:r w:rsidRPr="00666B71">
        <w:rPr>
          <w:rFonts w:asciiTheme="minorBidi" w:hAnsiTheme="minorBidi" w:cstheme="minorBidi"/>
          <w:b/>
          <w:bCs/>
          <w:rtl/>
          <w:lang w:val="en-IL"/>
        </w:rPr>
        <w:t xml:space="preserve">קהילתי: </w:t>
      </w:r>
    </w:p>
    <w:p w14:paraId="64E4882D"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rtl/>
          <w:lang w:val="en-IL"/>
        </w:rPr>
        <w:t>"נחשפתי לסל כלים ושירותים יותר רחב שאפשר לקבל. אם זה קיצור חסמים בירוקרטיים, והכשרות מקצועיות, ותוכניות של תעסוקה, אפשרויות של עבודה מוגנת – נחשפתי לסל יותר רחב של דברים שלא ידעתי שהם קיימים. במובן זה הראייה השיקומית שלי יותר התרחבה"</w:t>
      </w:r>
    </w:p>
    <w:p w14:paraId="2E49140B" w14:textId="77777777" w:rsidR="00475AAA" w:rsidRPr="00666B71" w:rsidRDefault="00475AAA" w:rsidP="00475AAA">
      <w:pPr>
        <w:bidi/>
        <w:ind w:left="360"/>
        <w:rPr>
          <w:rFonts w:asciiTheme="minorBidi" w:hAnsiTheme="minorBidi" w:cstheme="minorBidi"/>
          <w:b/>
          <w:bCs/>
          <w:lang w:val="en-IL"/>
        </w:rPr>
      </w:pPr>
      <w:r w:rsidRPr="00666B71">
        <w:rPr>
          <w:rFonts w:asciiTheme="minorBidi" w:hAnsiTheme="minorBidi" w:cstheme="minorBidi"/>
          <w:b/>
          <w:bCs/>
          <w:rtl/>
          <w:lang w:val="en-IL"/>
        </w:rPr>
        <w:t>ובוועדות הדגישו:</w:t>
      </w:r>
    </w:p>
    <w:p w14:paraId="4492C0D7" w14:textId="77777777" w:rsidR="00475AAA" w:rsidRPr="00666B71" w:rsidRDefault="00475AAA" w:rsidP="00475AAA">
      <w:pPr>
        <w:bidi/>
        <w:ind w:left="360"/>
        <w:rPr>
          <w:rFonts w:asciiTheme="minorBidi" w:hAnsiTheme="minorBidi" w:cstheme="minorBidi"/>
          <w:rtl/>
          <w:lang w:val="en-IL"/>
        </w:rPr>
      </w:pPr>
      <w:r w:rsidRPr="00666B71">
        <w:rPr>
          <w:rFonts w:asciiTheme="minorBidi" w:hAnsiTheme="minorBidi" w:cstheme="minorBidi"/>
          <w:rtl/>
          <w:lang w:val="en-IL"/>
        </w:rPr>
        <w:t xml:space="preserve">"אני אומר להם צריכים ללכת למומחה ספציפי שמטפל בזה, תיגשו לזה...אני מכיר את המומחים אז אני יודע...בבית חולים תל השומר יש מרפאה מיוחדת ואם לא אז המרפאה הזאת..." </w:t>
      </w:r>
    </w:p>
    <w:p w14:paraId="4CFCBF96" w14:textId="77777777" w:rsidR="00475AAA" w:rsidRPr="00666B71" w:rsidRDefault="00475AAA" w:rsidP="00475AAA">
      <w:pPr>
        <w:bidi/>
        <w:ind w:left="360"/>
        <w:rPr>
          <w:rFonts w:asciiTheme="minorBidi" w:hAnsiTheme="minorBidi" w:cstheme="minorBidi"/>
          <w:lang w:val="en-IL"/>
        </w:rPr>
      </w:pPr>
    </w:p>
    <w:p w14:paraId="174EC246"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b/>
          <w:bCs/>
          <w:rtl/>
          <w:lang w:val="en-IL"/>
        </w:rPr>
        <w:t>2.2גישה לניהול הסכסוך</w:t>
      </w:r>
    </w:p>
    <w:p w14:paraId="437FB6AB"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b/>
          <w:bCs/>
          <w:rtl/>
          <w:lang w:val="en-IL"/>
        </w:rPr>
        <w:t>בבתי המשפט הקהילתיים</w:t>
      </w:r>
      <w:r w:rsidRPr="00666B71">
        <w:rPr>
          <w:rFonts w:asciiTheme="minorBidi" w:hAnsiTheme="minorBidi" w:cstheme="minorBidi"/>
          <w:rtl/>
          <w:lang w:val="en-IL"/>
        </w:rPr>
        <w:t>, קיימת גישה שיתופית</w:t>
      </w:r>
    </w:p>
    <w:p w14:paraId="158FA3A7" w14:textId="77777777" w:rsidR="00475AAA" w:rsidRPr="00666B71" w:rsidRDefault="00475AAA" w:rsidP="00475AAA">
      <w:pPr>
        <w:bidi/>
        <w:ind w:left="720"/>
        <w:rPr>
          <w:rFonts w:asciiTheme="minorBidi" w:hAnsiTheme="minorBidi" w:cstheme="minorBidi"/>
          <w:lang w:val="en-IL"/>
        </w:rPr>
      </w:pPr>
      <w:r w:rsidRPr="00666B71">
        <w:rPr>
          <w:rFonts w:asciiTheme="minorBidi" w:hAnsiTheme="minorBidi" w:cstheme="minorBidi"/>
          <w:rtl/>
          <w:lang w:val="en-IL"/>
        </w:rPr>
        <w:t xml:space="preserve">"אנחנו עכשיו צוות. בהתחלה התלהבנו כי זה גם מאוד ראשוני, וכל דבר חלוצי הוא מעניין. אבל האווירה הזו של צוות זה גם נותן כוח מוסף. יש יותר הבנה, פחות ריבים באולם, ויכולת לפתור דברים ביעילות ולהגיע להבנות – דבר שהוא מאוד תורם." </w:t>
      </w:r>
    </w:p>
    <w:p w14:paraId="4285F5DD"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rtl/>
          <w:lang w:val="en-IL"/>
        </w:rPr>
        <w:t xml:space="preserve">לעומת זאת, </w:t>
      </w:r>
      <w:r w:rsidRPr="00666B71">
        <w:rPr>
          <w:rFonts w:asciiTheme="minorBidi" w:hAnsiTheme="minorBidi" w:cstheme="minorBidi"/>
          <w:b/>
          <w:bCs/>
          <w:rtl/>
          <w:lang w:val="en-IL"/>
        </w:rPr>
        <w:t>בוועדות הערעור</w:t>
      </w:r>
      <w:r w:rsidRPr="00666B71">
        <w:rPr>
          <w:rFonts w:asciiTheme="minorBidi" w:hAnsiTheme="minorBidi" w:cstheme="minorBidi"/>
          <w:rtl/>
          <w:lang w:val="en-IL"/>
        </w:rPr>
        <w:t>, שוררת גישה אדוורסרית (יריבותית), שלדברי עורכי הדין יוצרת תחושת ניכור ופוגעת ביכולת לשיקום.</w:t>
      </w:r>
    </w:p>
    <w:p w14:paraId="283601F8" w14:textId="77777777" w:rsidR="00475AAA" w:rsidRPr="00666B71" w:rsidRDefault="00475AAA" w:rsidP="00475AAA">
      <w:pPr>
        <w:bidi/>
        <w:ind w:left="720"/>
        <w:rPr>
          <w:rFonts w:asciiTheme="minorBidi" w:hAnsiTheme="minorBidi" w:cstheme="minorBidi"/>
          <w:lang w:val="en-IL"/>
        </w:rPr>
      </w:pPr>
      <w:r w:rsidRPr="00666B71">
        <w:rPr>
          <w:rFonts w:asciiTheme="minorBidi" w:hAnsiTheme="minorBidi" w:cstheme="minorBidi"/>
          <w:rtl/>
          <w:lang w:val="en-IL"/>
        </w:rPr>
        <w:lastRenderedPageBreak/>
        <w:t>"בוועדות הערעור זה שונה. זה תהליך קר ומנוכר. המערכת מתנהגת בצורה תוקפנית ללקוחות שלי. הם מרגישים שהם צריכים להילחם על כל דבר קטן."</w:t>
      </w:r>
    </w:p>
    <w:p w14:paraId="3AF64309" w14:textId="77777777" w:rsidR="00475AAA" w:rsidRPr="00666B71" w:rsidRDefault="00475AAA" w:rsidP="00475AAA">
      <w:pPr>
        <w:bidi/>
        <w:rPr>
          <w:rFonts w:asciiTheme="minorBidi" w:hAnsiTheme="minorBidi" w:cstheme="minorBidi"/>
          <w:rtl/>
          <w:lang w:val="en-IL"/>
        </w:rPr>
      </w:pPr>
    </w:p>
    <w:p w14:paraId="1476961A" w14:textId="77777777" w:rsidR="00475AAA" w:rsidRPr="00666B71" w:rsidRDefault="00475AAA" w:rsidP="00475AAA">
      <w:pPr>
        <w:pStyle w:val="ListParagraph"/>
        <w:bidi/>
        <w:ind w:left="0"/>
        <w:rPr>
          <w:rFonts w:asciiTheme="minorBidi" w:hAnsiTheme="minorBidi"/>
          <w:lang w:val="en-IL"/>
        </w:rPr>
      </w:pPr>
      <w:r w:rsidRPr="00666B71">
        <w:rPr>
          <w:rFonts w:asciiTheme="minorBidi" w:hAnsiTheme="minorBidi"/>
          <w:b/>
          <w:bCs/>
          <w:rtl/>
          <w:lang w:val="en-IL"/>
        </w:rPr>
        <w:t>2.3עבודה בצוות מול תחושת בדידות</w:t>
      </w:r>
    </w:p>
    <w:p w14:paraId="24691127" w14:textId="77777777" w:rsidR="00475AAA" w:rsidRPr="00666B71" w:rsidRDefault="00475AAA" w:rsidP="00475AAA">
      <w:pPr>
        <w:bidi/>
        <w:ind w:left="720"/>
        <w:rPr>
          <w:rFonts w:asciiTheme="minorBidi" w:hAnsiTheme="minorBidi" w:cstheme="minorBidi"/>
          <w:lang w:val="en-IL"/>
        </w:rPr>
      </w:pPr>
      <w:r w:rsidRPr="00666B71">
        <w:rPr>
          <w:rFonts w:asciiTheme="minorBidi" w:hAnsiTheme="minorBidi" w:cstheme="minorBidi"/>
          <w:rtl/>
          <w:lang w:val="en-IL"/>
        </w:rPr>
        <w:t xml:space="preserve">עורכי הדין </w:t>
      </w:r>
      <w:r w:rsidRPr="00666B71">
        <w:rPr>
          <w:rFonts w:asciiTheme="minorBidi" w:hAnsiTheme="minorBidi" w:cstheme="minorBidi"/>
          <w:b/>
          <w:bCs/>
          <w:rtl/>
          <w:lang w:val="en-IL"/>
        </w:rPr>
        <w:t>בבתי המשפט הקהילתיים</w:t>
      </w:r>
      <w:r w:rsidRPr="00666B71">
        <w:rPr>
          <w:rFonts w:asciiTheme="minorBidi" w:hAnsiTheme="minorBidi" w:cstheme="minorBidi"/>
          <w:rtl/>
          <w:lang w:val="en-IL"/>
        </w:rPr>
        <w:t xml:space="preserve"> חוו את עבודתם כחלק מצוות שיתופי, דבר שתרם לסיפוק המקצועי שלהם. מנגד, עורכי הדין בוועדות הערעור תיארו תחושת בדידות במאבק מול מערכת קשיחה וביורוקרטית</w:t>
      </w:r>
    </w:p>
    <w:p w14:paraId="6DC3D75D" w14:textId="77777777" w:rsidR="00475AAA" w:rsidRPr="00666B71" w:rsidRDefault="00475AAA" w:rsidP="00475AAA">
      <w:pPr>
        <w:bidi/>
        <w:ind w:left="720"/>
        <w:rPr>
          <w:rFonts w:asciiTheme="minorBidi" w:hAnsiTheme="minorBidi" w:cstheme="minorBidi"/>
          <w:b/>
          <w:bCs/>
          <w:lang w:val="en-IL"/>
        </w:rPr>
      </w:pPr>
      <w:r w:rsidRPr="00666B71">
        <w:rPr>
          <w:rFonts w:asciiTheme="minorBidi" w:hAnsiTheme="minorBidi" w:cstheme="minorBidi"/>
          <w:b/>
          <w:bCs/>
          <w:rtl/>
          <w:lang w:val="en-IL"/>
        </w:rPr>
        <w:t>ערר:</w:t>
      </w:r>
    </w:p>
    <w:p w14:paraId="0D29EE98" w14:textId="77777777" w:rsidR="00475AAA" w:rsidRPr="00666B71" w:rsidRDefault="00475AAA" w:rsidP="00475AAA">
      <w:pPr>
        <w:pStyle w:val="ListParagraph"/>
        <w:numPr>
          <w:ilvl w:val="0"/>
          <w:numId w:val="390"/>
        </w:numPr>
        <w:bidi/>
        <w:rPr>
          <w:rFonts w:asciiTheme="minorBidi" w:hAnsiTheme="minorBidi"/>
          <w:lang w:val="en-IL"/>
        </w:rPr>
      </w:pPr>
      <w:r w:rsidRPr="00666B71">
        <w:rPr>
          <w:rFonts w:asciiTheme="minorBidi" w:hAnsiTheme="minorBidi"/>
          <w:rtl/>
          <w:lang w:val="en-IL"/>
        </w:rPr>
        <w:t>"אחת הטעויות שעשיתי כשפתחתי את המשרד הוא שפתחתי אותו לבד. אם היה לי שותף שאני יכולה לעשות מול ונטילציה ומישהו שישים אותי בפרופורציות ויעזור לי להתאפס זה היה מאד מקל. לשאת את הכל לבד זה מאד קשה"</w:t>
      </w:r>
    </w:p>
    <w:p w14:paraId="1CB2EE99" w14:textId="77777777" w:rsidR="00475AAA" w:rsidRPr="00666B71" w:rsidRDefault="00475AAA" w:rsidP="00475AAA">
      <w:pPr>
        <w:pStyle w:val="ListParagraph"/>
        <w:numPr>
          <w:ilvl w:val="0"/>
          <w:numId w:val="390"/>
        </w:numPr>
        <w:bidi/>
        <w:rPr>
          <w:rFonts w:asciiTheme="minorBidi" w:hAnsiTheme="minorBidi"/>
          <w:lang w:val="en-IL"/>
        </w:rPr>
      </w:pPr>
      <w:r w:rsidRPr="00666B71">
        <w:rPr>
          <w:rFonts w:asciiTheme="minorBidi" w:hAnsiTheme="minorBidi"/>
          <w:rtl/>
          <w:lang w:val="en-IL"/>
        </w:rPr>
        <w:t>"המערכת כופה על פקידת התביעות את צורת ההתנהלות, משאבים מצומצמים, חוסר במערכות טכנולוגיות שישפרו את הקשר, חוסר במערכות אינטראקטיביות, כופה עליה את השמרנות, את האיטיות, את ההתנגדויות"</w:t>
      </w:r>
    </w:p>
    <w:p w14:paraId="177831F6" w14:textId="77777777" w:rsidR="00475AAA" w:rsidRPr="00666B71" w:rsidRDefault="00475AAA" w:rsidP="00475AAA">
      <w:pPr>
        <w:bidi/>
        <w:rPr>
          <w:rFonts w:asciiTheme="minorBidi" w:hAnsiTheme="minorBidi" w:cstheme="minorBidi"/>
          <w:rtl/>
          <w:lang w:val="en-IL"/>
        </w:rPr>
      </w:pPr>
    </w:p>
    <w:p w14:paraId="79215DB1" w14:textId="77777777" w:rsidR="00475AAA" w:rsidRPr="00666B71" w:rsidRDefault="00475AAA" w:rsidP="00475AAA">
      <w:pPr>
        <w:bidi/>
        <w:rPr>
          <w:rFonts w:asciiTheme="minorBidi" w:hAnsiTheme="minorBidi" w:cstheme="minorBidi"/>
          <w:b/>
          <w:bCs/>
          <w:rtl/>
          <w:lang w:val="en-IL"/>
        </w:rPr>
      </w:pPr>
      <w:r w:rsidRPr="00666B71">
        <w:rPr>
          <w:rFonts w:asciiTheme="minorBidi" w:hAnsiTheme="minorBidi" w:cstheme="minorBidi"/>
          <w:b/>
          <w:bCs/>
          <w:rtl/>
          <w:lang w:val="en-IL"/>
        </w:rPr>
        <w:t>דילמות ואתגרים</w:t>
      </w:r>
    </w:p>
    <w:p w14:paraId="10143967"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rtl/>
          <w:lang w:val="en-IL"/>
        </w:rPr>
        <w:t>עבודתם של עורכי הדין בפורומים אלה מאופיינת באתגרים מקצועיים ומוסריים ייחודיים.</w:t>
      </w:r>
    </w:p>
    <w:p w14:paraId="72EADFAF"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b/>
          <w:bCs/>
          <w:rtl/>
          <w:lang w:val="en-IL"/>
        </w:rPr>
        <w:t>3.1 מוטיבציה לבחירת התחום</w:t>
      </w:r>
    </w:p>
    <w:p w14:paraId="3794306A" w14:textId="77777777" w:rsidR="00475AAA" w:rsidRPr="00666B71" w:rsidRDefault="00475AAA" w:rsidP="00475AAA">
      <w:pPr>
        <w:numPr>
          <w:ilvl w:val="0"/>
          <w:numId w:val="382"/>
        </w:numPr>
        <w:bidi/>
        <w:rPr>
          <w:rFonts w:asciiTheme="minorBidi" w:hAnsiTheme="minorBidi" w:cstheme="minorBidi"/>
          <w:lang w:val="en-IL"/>
        </w:rPr>
      </w:pPr>
      <w:r w:rsidRPr="00666B71">
        <w:rPr>
          <w:rFonts w:asciiTheme="minorBidi" w:hAnsiTheme="minorBidi" w:cstheme="minorBidi"/>
          <w:rtl/>
          <w:lang w:val="en-IL"/>
        </w:rPr>
        <w:t>עורכי הדין ציינו כי בחירתם בתחום נובעת מתחושת שליחות ורצון לסייע. חלקם אף ציינו כי הם עצמם נפגעו במסגרת שירותם הצבאי, דבר שהניע אותם לעזור לאחרים.</w:t>
      </w:r>
    </w:p>
    <w:p w14:paraId="4B122574" w14:textId="77777777" w:rsidR="00475AAA" w:rsidRPr="00666B71" w:rsidRDefault="00475AAA" w:rsidP="00475AAA">
      <w:pPr>
        <w:bidi/>
        <w:rPr>
          <w:rFonts w:asciiTheme="minorBidi" w:hAnsiTheme="minorBidi" w:cstheme="minorBidi"/>
          <w:lang w:val="en-IL"/>
        </w:rPr>
      </w:pPr>
    </w:p>
    <w:p w14:paraId="1233AFE8"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b/>
          <w:bCs/>
          <w:rtl/>
          <w:lang w:val="en-IL"/>
        </w:rPr>
        <w:t>3.2 שביעות רצון מקצועית</w:t>
      </w:r>
    </w:p>
    <w:p w14:paraId="63F005CF" w14:textId="77777777" w:rsidR="00475AAA" w:rsidRPr="00666B71" w:rsidRDefault="00475AAA" w:rsidP="00475AAA">
      <w:pPr>
        <w:numPr>
          <w:ilvl w:val="0"/>
          <w:numId w:val="382"/>
        </w:numPr>
        <w:bidi/>
        <w:rPr>
          <w:rFonts w:asciiTheme="minorBidi" w:hAnsiTheme="minorBidi" w:cstheme="minorBidi"/>
          <w:lang w:val="en-IL"/>
        </w:rPr>
      </w:pPr>
      <w:r w:rsidRPr="00666B71">
        <w:rPr>
          <w:rFonts w:asciiTheme="minorBidi" w:hAnsiTheme="minorBidi" w:cstheme="minorBidi"/>
          <w:rtl/>
          <w:lang w:val="en-IL"/>
        </w:rPr>
        <w:t>עורכי הדין בבתי המשפט הקהילתיים הביעו שביעות רצון גבוהה מעבודתם, שהעניקה להם תחושת ערך מקצועי ואישי. לעומת זאת, עורכי הדין בוועדות הערעור תיארו תחושות תסכול ולעיתים שחיקה, בשל הקשיים בעבודה מול המערכת.</w:t>
      </w:r>
    </w:p>
    <w:p w14:paraId="0A1BCEB0" w14:textId="77777777" w:rsidR="00475AAA" w:rsidRPr="00666B71" w:rsidRDefault="00475AAA" w:rsidP="00475AAA">
      <w:pPr>
        <w:numPr>
          <w:ilvl w:val="0"/>
          <w:numId w:val="382"/>
        </w:numPr>
        <w:bidi/>
        <w:rPr>
          <w:rFonts w:asciiTheme="minorBidi" w:hAnsiTheme="minorBidi" w:cstheme="minorBidi"/>
          <w:lang w:val="en-IL"/>
        </w:rPr>
      </w:pPr>
      <w:r w:rsidRPr="00666B71">
        <w:rPr>
          <w:rFonts w:asciiTheme="minorBidi" w:hAnsiTheme="minorBidi" w:cstheme="minorBidi"/>
          <w:rtl/>
          <w:lang w:val="en-IL"/>
        </w:rPr>
        <w:t>"כשמדברים איתי על כל הרוע שבמקצוע, אז יש גם דברים טובים בעריכת דין פלילית, בלהיות סנגור. להיות סנגור זו שליחות בעיני, זה להשתמש בכוח שלך כדי לעשות דברים טובים...והדבר הזה של הקהילתי הוא מאוד מחזק את זה...זה מגביר את המסה של הטוב שאני עושה לעומת הרגיל".</w:t>
      </w:r>
    </w:p>
    <w:p w14:paraId="67D4EC69" w14:textId="77777777" w:rsidR="00475AAA" w:rsidRPr="00666B71" w:rsidRDefault="00475AAA" w:rsidP="00475AAA">
      <w:pPr>
        <w:numPr>
          <w:ilvl w:val="0"/>
          <w:numId w:val="382"/>
        </w:numPr>
        <w:bidi/>
        <w:rPr>
          <w:rFonts w:asciiTheme="minorBidi" w:hAnsiTheme="minorBidi" w:cstheme="minorBidi"/>
          <w:lang w:val="en-IL"/>
        </w:rPr>
      </w:pPr>
      <w:r w:rsidRPr="00666B71">
        <w:rPr>
          <w:rFonts w:asciiTheme="minorBidi" w:hAnsiTheme="minorBidi" w:cstheme="minorBidi"/>
          <w:rtl/>
          <w:lang w:val="en-IL"/>
        </w:rPr>
        <w:t>"כשרואים שינוי אצל הלקוחות – איך הם מדברים, איך הם מתנהגים, איך הם מתמודדים עם החיים – זה מעניק המון סיפוק. זה לא משהו שמדדו אי פעם, אבל אתה רואה את זה בעיניים</w:t>
      </w:r>
      <w:r>
        <w:rPr>
          <w:rFonts w:asciiTheme="minorBidi" w:hAnsiTheme="minorBidi" w:cstheme="minorBidi"/>
          <w:rtl/>
          <w:lang w:val="en-IL"/>
        </w:rPr>
        <w:t xml:space="preserve"> </w:t>
      </w:r>
      <w:r w:rsidRPr="00666B71">
        <w:rPr>
          <w:rFonts w:asciiTheme="minorBidi" w:hAnsiTheme="minorBidi" w:cstheme="minorBidi"/>
          <w:rtl/>
          <w:lang w:val="en-IL"/>
        </w:rPr>
        <w:t>שלך וזה שווה הכול."</w:t>
      </w:r>
    </w:p>
    <w:p w14:paraId="6E7E5401" w14:textId="77777777" w:rsidR="00475AAA" w:rsidRPr="00666B71" w:rsidRDefault="00475AAA" w:rsidP="00475AAA">
      <w:pPr>
        <w:numPr>
          <w:ilvl w:val="0"/>
          <w:numId w:val="383"/>
        </w:numPr>
        <w:bidi/>
        <w:rPr>
          <w:rFonts w:asciiTheme="minorBidi" w:hAnsiTheme="minorBidi" w:cstheme="minorBidi"/>
          <w:lang w:val="en-IL"/>
        </w:rPr>
      </w:pPr>
      <w:r w:rsidRPr="00666B71">
        <w:rPr>
          <w:rFonts w:asciiTheme="minorBidi" w:hAnsiTheme="minorBidi" w:cstheme="minorBidi"/>
          <w:rtl/>
          <w:lang w:val="en-IL"/>
        </w:rPr>
        <w:t>לעומת זאת, בוועדות הערר:</w:t>
      </w:r>
    </w:p>
    <w:p w14:paraId="7F699EB9" w14:textId="77777777" w:rsidR="00475AAA" w:rsidRPr="00666B71" w:rsidRDefault="00475AAA" w:rsidP="00475AAA">
      <w:pPr>
        <w:numPr>
          <w:ilvl w:val="0"/>
          <w:numId w:val="383"/>
        </w:numPr>
        <w:bidi/>
        <w:rPr>
          <w:rFonts w:asciiTheme="minorBidi" w:hAnsiTheme="minorBidi" w:cstheme="minorBidi"/>
          <w:rtl/>
          <w:lang w:val="en-IL"/>
        </w:rPr>
      </w:pPr>
      <w:r w:rsidRPr="00666B71">
        <w:rPr>
          <w:rFonts w:asciiTheme="minorBidi" w:hAnsiTheme="minorBidi" w:cstheme="minorBidi"/>
          <w:rtl/>
          <w:lang w:val="en-IL"/>
        </w:rPr>
        <w:t>"המערכת בוועדות הערעור מתישה. לקוחות מרגישים שנלחמים בהם, ואני מוצא את עצמי מגן עליהם לא רק משפטית אלא גם רגשית."</w:t>
      </w:r>
    </w:p>
    <w:p w14:paraId="11FB22DC" w14:textId="77777777" w:rsidR="00475AAA" w:rsidRPr="00666B71" w:rsidRDefault="00475AAA" w:rsidP="00475AAA">
      <w:pPr>
        <w:bidi/>
        <w:rPr>
          <w:rFonts w:asciiTheme="minorBidi" w:hAnsiTheme="minorBidi" w:cstheme="minorBidi"/>
          <w:rtl/>
          <w:lang w:val="en-IL"/>
        </w:rPr>
      </w:pPr>
    </w:p>
    <w:p w14:paraId="6A750AF1"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b/>
          <w:bCs/>
          <w:rtl/>
          <w:lang w:val="en-IL"/>
        </w:rPr>
        <w:t>3.3 דילמות מקצועיות</w:t>
      </w:r>
    </w:p>
    <w:p w14:paraId="2731A229" w14:textId="77777777" w:rsidR="00475AAA" w:rsidRPr="00666B71" w:rsidRDefault="00475AAA" w:rsidP="00475AAA">
      <w:pPr>
        <w:numPr>
          <w:ilvl w:val="0"/>
          <w:numId w:val="384"/>
        </w:numPr>
        <w:bidi/>
        <w:rPr>
          <w:rFonts w:asciiTheme="minorBidi" w:hAnsiTheme="minorBidi" w:cstheme="minorBidi"/>
          <w:lang w:val="en-IL"/>
        </w:rPr>
      </w:pPr>
      <w:r w:rsidRPr="00666B71">
        <w:rPr>
          <w:rFonts w:asciiTheme="minorBidi" w:hAnsiTheme="minorBidi" w:cstheme="minorBidi"/>
          <w:rtl/>
          <w:lang w:val="en-IL"/>
        </w:rPr>
        <w:t xml:space="preserve">עורכי הדין מתמודדים עם דילמות מוסריות, במיוחד כאשר ישנו פער בין האינטרס השיקומי של הלקוח לבין המטרות המשפטיות או האתיות. </w:t>
      </w:r>
    </w:p>
    <w:p w14:paraId="3626B3DF" w14:textId="77777777" w:rsidR="00475AAA" w:rsidRPr="00666B71" w:rsidRDefault="00475AAA" w:rsidP="00475AAA">
      <w:pPr>
        <w:numPr>
          <w:ilvl w:val="0"/>
          <w:numId w:val="384"/>
        </w:numPr>
        <w:bidi/>
        <w:rPr>
          <w:rFonts w:asciiTheme="minorBidi" w:hAnsiTheme="minorBidi" w:cstheme="minorBidi"/>
          <w:b/>
          <w:bCs/>
          <w:lang w:val="en-IL"/>
        </w:rPr>
      </w:pPr>
      <w:r w:rsidRPr="00666B71">
        <w:rPr>
          <w:rFonts w:asciiTheme="minorBidi" w:hAnsiTheme="minorBidi" w:cstheme="minorBidi"/>
          <w:b/>
          <w:bCs/>
          <w:rtl/>
          <w:lang w:val="en-IL"/>
        </w:rPr>
        <w:t>קהילתי:</w:t>
      </w:r>
    </w:p>
    <w:p w14:paraId="05CF359A" w14:textId="77777777" w:rsidR="00475AAA" w:rsidRPr="00666B71" w:rsidRDefault="00475AAA" w:rsidP="00475AAA">
      <w:pPr>
        <w:bidi/>
        <w:ind w:left="720"/>
        <w:rPr>
          <w:rFonts w:asciiTheme="minorBidi" w:hAnsiTheme="minorBidi" w:cstheme="minorBidi"/>
          <w:lang w:val="en-IL"/>
        </w:rPr>
      </w:pPr>
      <w:r w:rsidRPr="00666B71">
        <w:rPr>
          <w:rFonts w:asciiTheme="minorBidi" w:hAnsiTheme="minorBidi" w:cstheme="minorBidi"/>
          <w:rtl/>
          <w:lang w:val="en-IL"/>
        </w:rPr>
        <w:t>"לאט לאט אני מקבל יותר ידע, ומפתחים שפה טיפולית. אז מה קורה אם פתאום אני יש לי דעה שצריך להחמיר עם הנאשם? דווקא אני אחמיר איתו? אבל אני מייצג אותו, ואם הם חושבים שמשהו רך יותר יעזור ואני חושב ביני לבין עצמי שלא?"</w:t>
      </w:r>
    </w:p>
    <w:p w14:paraId="79480246" w14:textId="77777777" w:rsidR="00475AAA" w:rsidRPr="00666B71" w:rsidRDefault="00475AAA" w:rsidP="00475AAA">
      <w:pPr>
        <w:pStyle w:val="ListParagraph"/>
        <w:numPr>
          <w:ilvl w:val="0"/>
          <w:numId w:val="391"/>
        </w:numPr>
        <w:bidi/>
        <w:rPr>
          <w:rFonts w:asciiTheme="minorBidi" w:hAnsiTheme="minorBidi"/>
          <w:rtl/>
          <w:lang w:val="en-IL"/>
        </w:rPr>
      </w:pPr>
      <w:r w:rsidRPr="00666B71">
        <w:rPr>
          <w:rFonts w:asciiTheme="minorBidi" w:hAnsiTheme="minorBidi"/>
          <w:b/>
          <w:bCs/>
          <w:rtl/>
          <w:lang w:val="en-IL"/>
        </w:rPr>
        <w:t>ערר:</w:t>
      </w:r>
      <w:r w:rsidRPr="00666B71">
        <w:rPr>
          <w:rFonts w:asciiTheme="minorBidi" w:hAnsiTheme="minorBidi"/>
          <w:rtl/>
          <w:lang w:val="en-IL"/>
        </w:rPr>
        <w:t xml:space="preserve"> </w:t>
      </w:r>
    </w:p>
    <w:p w14:paraId="5A8C3382" w14:textId="77777777" w:rsidR="00475AAA" w:rsidRPr="00666B71" w:rsidRDefault="00475AAA" w:rsidP="00475AAA">
      <w:pPr>
        <w:bidi/>
        <w:ind w:left="720"/>
        <w:rPr>
          <w:rFonts w:asciiTheme="minorBidi" w:hAnsiTheme="minorBidi" w:cstheme="minorBidi"/>
          <w:lang w:val="en-IL"/>
        </w:rPr>
      </w:pPr>
      <w:r w:rsidRPr="00666B71">
        <w:rPr>
          <w:rFonts w:asciiTheme="minorBidi" w:hAnsiTheme="minorBidi" w:cstheme="minorBidi"/>
          <w:rtl/>
          <w:lang w:val="en-IL"/>
        </w:rPr>
        <w:t>עורכי דין בוועדות הערעור מתלבטים האם לעודד לקוחות לנסות לחזור לעבודה, למרות החשש שצעד כזה יפגע בזכויותיהם הכלכליות.</w:t>
      </w:r>
    </w:p>
    <w:p w14:paraId="4FA0FAA3" w14:textId="77777777" w:rsidR="00475AAA" w:rsidRPr="00666B71" w:rsidRDefault="00475AAA" w:rsidP="00475AAA">
      <w:pPr>
        <w:bidi/>
        <w:ind w:left="720"/>
        <w:rPr>
          <w:rFonts w:asciiTheme="minorBidi" w:hAnsiTheme="minorBidi" w:cstheme="minorBidi"/>
          <w:lang w:val="en-IL"/>
        </w:rPr>
      </w:pPr>
      <w:r w:rsidRPr="00666B71">
        <w:rPr>
          <w:rFonts w:asciiTheme="minorBidi" w:hAnsiTheme="minorBidi" w:cstheme="minorBidi"/>
          <w:rtl/>
          <w:lang w:val="en-IL"/>
        </w:rPr>
        <w:t>"לפעמים אני אומר להם תפסיק לריב איתם על תגמול חסר, מותר לך לעבוד ארבע שעות, צא לעבוד. אל תהיה תלוי בהם. אתה יכול, אתה חכם, יש לך נסיון, אל תהיה תלותי"</w:t>
      </w:r>
    </w:p>
    <w:p w14:paraId="6DBC1515" w14:textId="77777777" w:rsidR="00475AAA" w:rsidRPr="00666B71" w:rsidRDefault="00475AAA" w:rsidP="00475AAA">
      <w:pPr>
        <w:bidi/>
        <w:ind w:left="720"/>
        <w:rPr>
          <w:rFonts w:asciiTheme="minorBidi" w:hAnsiTheme="minorBidi" w:cstheme="minorBidi"/>
          <w:lang w:val="en-IL"/>
        </w:rPr>
      </w:pPr>
      <w:r w:rsidRPr="00666B71">
        <w:rPr>
          <w:rFonts w:asciiTheme="minorBidi" w:hAnsiTheme="minorBidi" w:cstheme="minorBidi"/>
          <w:rtl/>
          <w:lang w:val="en-IL"/>
        </w:rPr>
        <w:t xml:space="preserve">"ככל שהנכה מתעסק בנכות שלו ולא בקריירה שלו ולא בעבודה זה מוריד אותו למטה חזק מאד ומכאן מגיעות גם החמרות במצב. אם אגף השיקום היה מסייע לאותם נכים, לפעמים </w:t>
      </w:r>
      <w:r w:rsidRPr="00666B71">
        <w:rPr>
          <w:rFonts w:asciiTheme="minorBidi" w:hAnsiTheme="minorBidi" w:cstheme="minorBidi"/>
          <w:rtl/>
          <w:lang w:val="en-IL"/>
        </w:rPr>
        <w:lastRenderedPageBreak/>
        <w:t xml:space="preserve">בעלויות הרבה יותר פחותות, וכן מאשרים לאותו סטודנט שקיבל 20 אחוז נכות ועובד חלקית, גם מימון ללימודים, ולא היו אומרים לו: אם אתה עובד אז תממן בעצמך את הלימודים, אתה לא מסכן, זה לא היה גורם לו להרגיש כל פעם נכה ומתוסכל" </w:t>
      </w:r>
    </w:p>
    <w:p w14:paraId="6381A69C" w14:textId="77777777" w:rsidR="00475AAA" w:rsidRPr="00666B71" w:rsidRDefault="00475AAA" w:rsidP="00475AAA">
      <w:pPr>
        <w:bidi/>
        <w:rPr>
          <w:rFonts w:asciiTheme="minorBidi" w:hAnsiTheme="minorBidi" w:cstheme="minorBidi"/>
          <w:rtl/>
          <w:lang w:val="en-IL"/>
        </w:rPr>
      </w:pPr>
    </w:p>
    <w:p w14:paraId="7FE1A2BB"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b/>
          <w:bCs/>
          <w:rtl/>
          <w:lang w:val="en-IL"/>
        </w:rPr>
        <w:t>3.4 הכשרה מקצועית</w:t>
      </w:r>
    </w:p>
    <w:p w14:paraId="0E2CEE00"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rtl/>
          <w:lang w:val="en-IL"/>
        </w:rPr>
        <w:t>עורכי הדין הדגישו את החשיבות ברכישת ידע בתחומי הפסיכולוגיה, עבודה סוציאלית ומדעי ההתנהגות. ידע זה מסייע להם לייצג את הלקוחות בצורה הוליסטית ולהבין טוב יותר את הצרכים השיקומיים שלהם.</w:t>
      </w:r>
    </w:p>
    <w:p w14:paraId="6CB33876" w14:textId="77777777" w:rsidR="00475AAA" w:rsidRPr="00666B71" w:rsidRDefault="00475AAA" w:rsidP="00475AAA">
      <w:pPr>
        <w:bidi/>
        <w:ind w:left="720"/>
        <w:rPr>
          <w:rFonts w:asciiTheme="minorBidi" w:hAnsiTheme="minorBidi" w:cstheme="minorBidi"/>
          <w:b/>
          <w:bCs/>
          <w:lang w:val="en-IL"/>
        </w:rPr>
      </w:pPr>
      <w:r w:rsidRPr="00666B71">
        <w:rPr>
          <w:rFonts w:asciiTheme="minorBidi" w:hAnsiTheme="minorBidi" w:cstheme="minorBidi"/>
          <w:b/>
          <w:bCs/>
          <w:rtl/>
          <w:lang w:val="en-IL"/>
        </w:rPr>
        <w:t>קהילתי:</w:t>
      </w:r>
    </w:p>
    <w:p w14:paraId="3289E521" w14:textId="77777777" w:rsidR="00475AAA" w:rsidRPr="00666B71" w:rsidRDefault="00475AAA" w:rsidP="00475AAA">
      <w:pPr>
        <w:numPr>
          <w:ilvl w:val="0"/>
          <w:numId w:val="385"/>
        </w:numPr>
        <w:bidi/>
        <w:rPr>
          <w:rFonts w:asciiTheme="minorBidi" w:hAnsiTheme="minorBidi" w:cstheme="minorBidi"/>
          <w:lang w:val="en-IL"/>
        </w:rPr>
      </w:pPr>
      <w:r w:rsidRPr="00666B71">
        <w:rPr>
          <w:rFonts w:asciiTheme="minorBidi" w:hAnsiTheme="minorBidi" w:cstheme="minorBidi"/>
          <w:rtl/>
          <w:lang w:val="en-IL"/>
        </w:rPr>
        <w:t xml:space="preserve">"עורך דין פלילי הוא הרבה פעמים עובד סוציאלי, והוא גם פסיכולוג, ופסיכותרפיסט. והתפקיד שלו זה להרגיע ומצד אחד לדעת לדבר מול התביעה בשפה שלה, ומצד שני צריך לדעת לדבר עם בית המשפט בשפה שהיא ממלכתית, שהיא משפטית, ומצד נוסף צריך לדעת לדבר עם הלקוח והמשפחה שלו, שלפעמים היא קשוחה ולפעמים היא ב"עמכה" כדי שיבנו אותי. אז בעצם סנגור בכל תיק צריך לדעת לדבר בשלוש שפות שונות כדי לקבל את מה שהוא רוצה." </w:t>
      </w:r>
    </w:p>
    <w:p w14:paraId="6F27E9F1" w14:textId="77777777" w:rsidR="00475AAA" w:rsidRPr="00666B71" w:rsidRDefault="00475AAA" w:rsidP="00475AAA">
      <w:pPr>
        <w:bidi/>
        <w:ind w:left="720"/>
        <w:rPr>
          <w:rFonts w:asciiTheme="minorBidi" w:hAnsiTheme="minorBidi" w:cstheme="minorBidi"/>
          <w:b/>
          <w:bCs/>
          <w:lang w:val="en-IL"/>
        </w:rPr>
      </w:pPr>
      <w:r w:rsidRPr="00666B71">
        <w:rPr>
          <w:rFonts w:asciiTheme="minorBidi" w:hAnsiTheme="minorBidi" w:cstheme="minorBidi"/>
          <w:b/>
          <w:bCs/>
          <w:rtl/>
          <w:lang w:val="en-IL"/>
        </w:rPr>
        <w:t>ובועדות מציינת מרואיינת-</w:t>
      </w:r>
      <w:r w:rsidRPr="00666B71">
        <w:rPr>
          <w:rFonts w:asciiTheme="minorBidi" w:hAnsiTheme="minorBidi" w:cstheme="minorBidi"/>
          <w:b/>
          <w:bCs/>
          <w:rtl/>
          <w:lang w:val="en-IL"/>
        </w:rPr>
        <w:tab/>
      </w:r>
    </w:p>
    <w:p w14:paraId="6946C347" w14:textId="77777777" w:rsidR="00475AAA" w:rsidRPr="00666B71" w:rsidRDefault="00475AAA" w:rsidP="00475AAA">
      <w:pPr>
        <w:numPr>
          <w:ilvl w:val="0"/>
          <w:numId w:val="385"/>
        </w:numPr>
        <w:bidi/>
        <w:rPr>
          <w:rFonts w:asciiTheme="minorBidi" w:hAnsiTheme="minorBidi" w:cstheme="minorBidi"/>
          <w:lang w:val="en-IL"/>
        </w:rPr>
      </w:pPr>
      <w:r w:rsidRPr="00666B71">
        <w:rPr>
          <w:rFonts w:asciiTheme="minorBidi" w:hAnsiTheme="minorBidi" w:cstheme="minorBidi"/>
          <w:rtl/>
          <w:lang w:val="en-IL"/>
        </w:rPr>
        <w:t>"אתה לא יכול להסתכל על התחום הזה בפריסקופ משפטי בלבד, זה פשוט לא הולך.. לא למדתי עבודה סוציאלית אבל השתלמתי במכון לעובדים סוציאלים..זו חובה.. מי שלמד רק משפטים יהיה לו קשה מאד להיכנס לנבכי נפשו של החייל. אתה צריך לדעת איך לתחקר אותו, איך לשאוב ממנו מידע... שהוא ירגיש נוח, שהוא לא ירגיש לחוץ, שהוא לא ירגיש עם הגב לקיר.. הקורסים בחינוך מאד עזרו, גם קורסים בפסיכולוגיה"</w:t>
      </w:r>
    </w:p>
    <w:p w14:paraId="5ABE5707" w14:textId="77777777" w:rsidR="00475AAA" w:rsidRPr="00666B71" w:rsidRDefault="00475AAA" w:rsidP="00475AAA">
      <w:pPr>
        <w:bidi/>
        <w:rPr>
          <w:rFonts w:asciiTheme="minorBidi" w:hAnsiTheme="minorBidi" w:cstheme="minorBidi"/>
          <w:rtl/>
          <w:lang w:val="en-IL"/>
        </w:rPr>
      </w:pPr>
    </w:p>
    <w:p w14:paraId="531D9862" w14:textId="77777777" w:rsidR="00475AAA" w:rsidRPr="00666B71" w:rsidRDefault="00475AAA" w:rsidP="00475AAA">
      <w:pPr>
        <w:bidi/>
        <w:rPr>
          <w:rFonts w:asciiTheme="minorBidi" w:hAnsiTheme="minorBidi" w:cstheme="minorBidi"/>
          <w:b/>
          <w:bCs/>
          <w:rtl/>
          <w:lang w:val="en-IL"/>
        </w:rPr>
      </w:pPr>
      <w:r w:rsidRPr="00666B71">
        <w:rPr>
          <w:rFonts w:asciiTheme="minorBidi" w:hAnsiTheme="minorBidi" w:cstheme="minorBidi"/>
          <w:b/>
          <w:bCs/>
          <w:rtl/>
          <w:lang w:val="en-IL"/>
        </w:rPr>
        <w:t>תמצית מסקנות</w:t>
      </w:r>
    </w:p>
    <w:p w14:paraId="316BD692" w14:textId="77777777" w:rsidR="00475AAA" w:rsidRPr="00666B71" w:rsidRDefault="00475AAA" w:rsidP="00475AAA">
      <w:pPr>
        <w:numPr>
          <w:ilvl w:val="0"/>
          <w:numId w:val="386"/>
        </w:numPr>
        <w:bidi/>
        <w:rPr>
          <w:rFonts w:asciiTheme="minorBidi" w:hAnsiTheme="minorBidi" w:cstheme="minorBidi"/>
          <w:lang w:val="en-IL"/>
        </w:rPr>
      </w:pPr>
      <w:r w:rsidRPr="00666B71">
        <w:rPr>
          <w:rFonts w:asciiTheme="minorBidi" w:hAnsiTheme="minorBidi" w:cstheme="minorBidi"/>
          <w:rtl/>
          <w:lang w:val="en-IL"/>
        </w:rPr>
        <w:t>ביטוי מובהק לעריכת דין טיפולית בישראל</w:t>
      </w:r>
    </w:p>
    <w:p w14:paraId="11137942" w14:textId="77777777" w:rsidR="00475AAA" w:rsidRPr="00666B71" w:rsidRDefault="00475AAA" w:rsidP="00475AAA">
      <w:pPr>
        <w:numPr>
          <w:ilvl w:val="0"/>
          <w:numId w:val="386"/>
        </w:numPr>
        <w:bidi/>
        <w:rPr>
          <w:rFonts w:asciiTheme="minorBidi" w:hAnsiTheme="minorBidi" w:cstheme="minorBidi"/>
          <w:lang w:val="en-IL"/>
        </w:rPr>
      </w:pPr>
      <w:r w:rsidRPr="00666B71">
        <w:rPr>
          <w:rFonts w:asciiTheme="minorBidi" w:hAnsiTheme="minorBidi" w:cstheme="minorBidi"/>
          <w:rtl/>
          <w:lang w:val="en-IL"/>
        </w:rPr>
        <w:t>המודל השיתופי-טיפולי יוצר שביעות רצון מקצועית</w:t>
      </w:r>
    </w:p>
    <w:p w14:paraId="331F80C4" w14:textId="77777777" w:rsidR="00475AAA" w:rsidRPr="00666B71" w:rsidRDefault="00475AAA" w:rsidP="00475AAA">
      <w:pPr>
        <w:numPr>
          <w:ilvl w:val="0"/>
          <w:numId w:val="386"/>
        </w:numPr>
        <w:bidi/>
        <w:rPr>
          <w:rFonts w:asciiTheme="minorBidi" w:hAnsiTheme="minorBidi" w:cstheme="minorBidi"/>
          <w:lang w:val="en-IL"/>
        </w:rPr>
      </w:pPr>
      <w:r w:rsidRPr="00666B71">
        <w:rPr>
          <w:rFonts w:asciiTheme="minorBidi" w:hAnsiTheme="minorBidi" w:cstheme="minorBidi"/>
          <w:rtl/>
          <w:lang w:val="en-IL"/>
        </w:rPr>
        <w:t>המחקר מצביע על הצורך לשפר את הפרקטיקות של וועדות הערר כדי לאפשר מימוש מיטבי של המטרות השיקומיות</w:t>
      </w:r>
    </w:p>
    <w:p w14:paraId="5A9BA3FC" w14:textId="77777777" w:rsidR="00475AAA" w:rsidRPr="00666B71" w:rsidRDefault="00475AAA" w:rsidP="00475AAA">
      <w:pPr>
        <w:bidi/>
        <w:rPr>
          <w:rFonts w:asciiTheme="minorBidi" w:hAnsiTheme="minorBidi" w:cstheme="minorBidi"/>
          <w:rtl/>
        </w:rPr>
      </w:pPr>
    </w:p>
    <w:p w14:paraId="1FEEF103" w14:textId="77777777" w:rsidR="00475AAA" w:rsidRPr="00666B71" w:rsidRDefault="00475AAA" w:rsidP="00475AAA">
      <w:pPr>
        <w:bidi/>
        <w:rPr>
          <w:rFonts w:asciiTheme="minorBidi" w:hAnsiTheme="minorBidi" w:cstheme="minorBidi"/>
          <w:rtl/>
        </w:rPr>
      </w:pPr>
    </w:p>
    <w:p w14:paraId="2CA0BA3C" w14:textId="77777777" w:rsidR="00475AAA" w:rsidRPr="00666B71" w:rsidRDefault="00475AAA" w:rsidP="00475AAA">
      <w:pPr>
        <w:bidi/>
        <w:rPr>
          <w:rFonts w:asciiTheme="minorBidi" w:hAnsiTheme="minorBidi" w:cstheme="minorBidi"/>
          <w:rtl/>
          <w:lang w:val="en-IL"/>
        </w:rPr>
      </w:pPr>
    </w:p>
    <w:p w14:paraId="2D1567D7" w14:textId="77777777" w:rsidR="00475AAA" w:rsidRPr="00666B71" w:rsidRDefault="00475AAA" w:rsidP="00475AAA">
      <w:pPr>
        <w:bidi/>
        <w:rPr>
          <w:rFonts w:asciiTheme="minorBidi" w:hAnsiTheme="minorBidi" w:cstheme="minorBidi"/>
          <w:rtl/>
          <w:lang w:val="en-IL"/>
        </w:rPr>
      </w:pPr>
    </w:p>
    <w:p w14:paraId="293D66FE" w14:textId="77777777" w:rsidR="00475AAA" w:rsidRPr="00666B71" w:rsidRDefault="00475AAA" w:rsidP="00475AAA">
      <w:pPr>
        <w:pStyle w:val="Heading2"/>
        <w:bidi/>
        <w:spacing w:before="0" w:after="0"/>
        <w:rPr>
          <w:rFonts w:asciiTheme="minorBidi" w:hAnsiTheme="minorBidi" w:cstheme="minorBidi"/>
          <w:rtl/>
          <w:lang w:val="en-IL"/>
        </w:rPr>
      </w:pPr>
      <w:bookmarkStart w:id="12" w:name="_Toc186278723"/>
      <w:r w:rsidRPr="00666B71">
        <w:rPr>
          <w:rFonts w:asciiTheme="minorBidi" w:hAnsiTheme="minorBidi" w:cstheme="minorBidi"/>
          <w:rtl/>
          <w:lang w:val="en-IL"/>
        </w:rPr>
        <w:t>שיעור 10 9-ינ-2025</w:t>
      </w:r>
      <w:bookmarkEnd w:id="12"/>
    </w:p>
    <w:p w14:paraId="33A4E77B"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טכנולוגיה ויישוב סכסוכים 2025</w:t>
      </w:r>
    </w:p>
    <w:p w14:paraId="58511EEB"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מה מאפשרת טכנולוגיה?</w:t>
      </w:r>
    </w:p>
    <w:p w14:paraId="3B1BF0EB" w14:textId="77777777" w:rsidR="00475AAA" w:rsidRPr="00666B71" w:rsidRDefault="00475AAA" w:rsidP="00475AAA">
      <w:pPr>
        <w:numPr>
          <w:ilvl w:val="0"/>
          <w:numId w:val="430"/>
        </w:numPr>
        <w:bidi/>
        <w:rPr>
          <w:rFonts w:asciiTheme="minorBidi" w:hAnsiTheme="minorBidi" w:cstheme="minorBidi"/>
          <w:lang w:val="en-IL"/>
        </w:rPr>
      </w:pPr>
      <w:r w:rsidRPr="00666B71">
        <w:rPr>
          <w:rFonts w:asciiTheme="minorBidi" w:hAnsiTheme="minorBidi" w:cstheme="minorBidi"/>
          <w:rtl/>
          <w:lang w:val="en-IL"/>
        </w:rPr>
        <w:t>מה שכבר נעשה, באופן יעיל יותר</w:t>
      </w:r>
    </w:p>
    <w:p w14:paraId="39F62F27" w14:textId="77777777" w:rsidR="00475AAA" w:rsidRPr="00666B71" w:rsidRDefault="00475AAA" w:rsidP="00475AAA">
      <w:pPr>
        <w:numPr>
          <w:ilvl w:val="0"/>
          <w:numId w:val="430"/>
        </w:numPr>
        <w:bidi/>
        <w:rPr>
          <w:rFonts w:asciiTheme="minorBidi" w:hAnsiTheme="minorBidi" w:cstheme="minorBidi"/>
          <w:lang w:val="en-IL"/>
        </w:rPr>
      </w:pPr>
      <w:r w:rsidRPr="00666B71">
        <w:rPr>
          <w:rFonts w:asciiTheme="minorBidi" w:hAnsiTheme="minorBidi" w:cstheme="minorBidi"/>
          <w:rtl/>
          <w:lang w:val="en-IL"/>
        </w:rPr>
        <w:t>אפיקי עשייה חדשים לגמרי</w:t>
      </w:r>
    </w:p>
    <w:p w14:paraId="347BC575" w14:textId="77777777" w:rsidR="00475AAA" w:rsidRPr="00666B71" w:rsidRDefault="00475AAA" w:rsidP="00475AAA">
      <w:pPr>
        <w:bidi/>
        <w:rPr>
          <w:rFonts w:asciiTheme="minorBidi" w:hAnsiTheme="minorBidi" w:cstheme="minorBidi"/>
          <w:lang w:val="en-IL"/>
        </w:rPr>
      </w:pPr>
    </w:p>
    <w:p w14:paraId="0B52EEA0"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b/>
          <w:bCs/>
          <w:rtl/>
          <w:lang w:val="en-IL"/>
        </w:rPr>
        <w:t>מה ההבדל בין רכישת מוצר ברשת לבין רכישתו בחנות ליד הבית?</w:t>
      </w:r>
    </w:p>
    <w:p w14:paraId="079930CB" w14:textId="77777777" w:rsidR="00475AAA" w:rsidRPr="00666B71" w:rsidRDefault="00475AAA" w:rsidP="00475AAA">
      <w:pPr>
        <w:numPr>
          <w:ilvl w:val="0"/>
          <w:numId w:val="431"/>
        </w:numPr>
        <w:bidi/>
        <w:rPr>
          <w:rFonts w:asciiTheme="minorBidi" w:hAnsiTheme="minorBidi" w:cstheme="minorBidi"/>
          <w:lang w:val="en-IL"/>
        </w:rPr>
      </w:pPr>
      <w:r w:rsidRPr="00666B71">
        <w:rPr>
          <w:rFonts w:asciiTheme="minorBidi" w:hAnsiTheme="minorBidi" w:cstheme="minorBidi"/>
          <w:rtl/>
          <w:lang w:val="en-IL"/>
        </w:rPr>
        <w:t xml:space="preserve">כיצד נעשתה הרכישה? (נגישות, שפה, וכוב') </w:t>
      </w:r>
    </w:p>
    <w:p w14:paraId="1AF185DC" w14:textId="77777777" w:rsidR="00475AAA" w:rsidRPr="00666B71" w:rsidRDefault="00475AAA" w:rsidP="00475AAA">
      <w:pPr>
        <w:numPr>
          <w:ilvl w:val="0"/>
          <w:numId w:val="431"/>
        </w:numPr>
        <w:bidi/>
        <w:rPr>
          <w:rFonts w:asciiTheme="minorBidi" w:hAnsiTheme="minorBidi" w:cstheme="minorBidi"/>
          <w:lang w:val="en-IL"/>
        </w:rPr>
      </w:pPr>
      <w:r w:rsidRPr="00666B71">
        <w:rPr>
          <w:rFonts w:asciiTheme="minorBidi" w:hAnsiTheme="minorBidi" w:cstheme="minorBidi"/>
          <w:rtl/>
          <w:lang w:val="en-IL"/>
        </w:rPr>
        <w:t>יכולת ניהול סכסוך אם נתגלתה בעייה לאחר רכישת המוצר</w:t>
      </w:r>
      <w:r w:rsidRPr="00666B71">
        <w:rPr>
          <w:rFonts w:asciiTheme="minorBidi" w:hAnsiTheme="minorBidi" w:cstheme="minorBidi"/>
        </w:rPr>
        <w:t xml:space="preserve"> </w:t>
      </w:r>
      <w:r w:rsidRPr="00666B71">
        <w:rPr>
          <w:rFonts w:asciiTheme="minorBidi" w:hAnsiTheme="minorBidi" w:cstheme="minorBidi"/>
          <w:rtl/>
          <w:lang w:val="en-IL"/>
        </w:rPr>
        <w:t>(פערים רווחים, עלויות, דין)</w:t>
      </w:r>
      <w:r w:rsidRPr="00666B71">
        <w:rPr>
          <w:rFonts w:asciiTheme="minorBidi" w:hAnsiTheme="minorBidi" w:cstheme="minorBidi"/>
        </w:rPr>
        <w:t>?</w:t>
      </w:r>
    </w:p>
    <w:p w14:paraId="3EA8FF8C"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רכישה ברשת, בשפה אחרת</w:t>
      </w:r>
    </w:p>
    <w:p w14:paraId="7460614B"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לא מכירה מי המוכר</w:t>
      </w:r>
    </w:p>
    <w:p w14:paraId="3081665E"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הסתמכה על תגובות, על מוניטין</w:t>
      </w:r>
    </w:p>
    <w:p w14:paraId="6F41022E"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אם לא קיבלה את המוצר שרכשה</w:t>
      </w:r>
    </w:p>
    <w:p w14:paraId="2BFD9D57"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עלויות ניהול הסכסוך עולה בהרבה על גובה העסקה</w:t>
      </w:r>
    </w:p>
    <w:p w14:paraId="3B89EB8C"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זה סוג של סכסוך חדש עם התפתחות הטכנולוגיה, בשל הסחר הבינלאומי האפשרי</w:t>
      </w:r>
    </w:p>
    <w:p w14:paraId="351E24A4"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צריך היה ליצור דרכים חדשות לניהול הסכסוך</w:t>
      </w:r>
    </w:p>
    <w:p w14:paraId="607065B1" w14:textId="77777777" w:rsidR="00475AAA" w:rsidRPr="00666B71" w:rsidRDefault="00475AAA" w:rsidP="00475AAA">
      <w:pPr>
        <w:bidi/>
        <w:rPr>
          <w:rFonts w:asciiTheme="minorBidi" w:hAnsiTheme="minorBidi" w:cstheme="minorBidi"/>
          <w:b/>
          <w:bCs/>
          <w:rtl/>
          <w:lang w:val="en-IL"/>
        </w:rPr>
      </w:pPr>
    </w:p>
    <w:p w14:paraId="52FA2765" w14:textId="77777777" w:rsidR="00475AAA" w:rsidRPr="00666B71" w:rsidRDefault="00475AAA" w:rsidP="00475AAA">
      <w:pPr>
        <w:bidi/>
        <w:rPr>
          <w:rFonts w:asciiTheme="minorBidi" w:hAnsiTheme="minorBidi" w:cstheme="minorBidi"/>
          <w:b/>
          <w:bCs/>
          <w:rtl/>
          <w:lang w:val="en-IL"/>
        </w:rPr>
      </w:pPr>
      <w:r w:rsidRPr="00666B71">
        <w:rPr>
          <w:rFonts w:asciiTheme="minorBidi" w:hAnsiTheme="minorBidi" w:cstheme="minorBidi"/>
          <w:b/>
          <w:bCs/>
          <w:rtl/>
          <w:lang w:val="en-IL"/>
        </w:rPr>
        <w:t>עקרון "התאמת סוג ההליך לטיב הסכסוך"</w:t>
      </w:r>
    </w:p>
    <w:p w14:paraId="61C61D57"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מה צריכים להיות רכיבי ההליך המתאים לבירור סכסוך כזה?</w:t>
      </w:r>
    </w:p>
    <w:p w14:paraId="08606FAC"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lastRenderedPageBreak/>
        <w:t>מנגנון ליישוב הסכסוך:</w:t>
      </w:r>
    </w:p>
    <w:p w14:paraId="76A8BD86" w14:textId="77777777" w:rsidR="00475AAA" w:rsidRPr="00666B71" w:rsidRDefault="00475AAA" w:rsidP="00475AAA">
      <w:pPr>
        <w:pStyle w:val="ListParagraph"/>
        <w:numPr>
          <w:ilvl w:val="0"/>
          <w:numId w:val="315"/>
        </w:numPr>
        <w:bidi/>
        <w:rPr>
          <w:rFonts w:asciiTheme="minorBidi" w:hAnsiTheme="minorBidi"/>
          <w:lang w:val="en-IL"/>
        </w:rPr>
      </w:pPr>
      <w:r w:rsidRPr="00666B71">
        <w:rPr>
          <w:rFonts w:asciiTheme="minorBidi" w:hAnsiTheme="minorBidi"/>
          <w:rtl/>
          <w:lang w:val="en-IL"/>
        </w:rPr>
        <w:t>24/7</w:t>
      </w:r>
    </w:p>
    <w:p w14:paraId="427BA5AE" w14:textId="77777777" w:rsidR="00475AAA" w:rsidRPr="00666B71" w:rsidRDefault="00475AAA" w:rsidP="00475AAA">
      <w:pPr>
        <w:pStyle w:val="ListParagraph"/>
        <w:numPr>
          <w:ilvl w:val="0"/>
          <w:numId w:val="315"/>
        </w:numPr>
        <w:bidi/>
        <w:rPr>
          <w:rFonts w:asciiTheme="minorBidi" w:hAnsiTheme="minorBidi"/>
          <w:lang w:val="en-IL"/>
        </w:rPr>
      </w:pPr>
      <w:r w:rsidRPr="00666B71">
        <w:rPr>
          <w:rFonts w:asciiTheme="minorBidi" w:hAnsiTheme="minorBidi"/>
          <w:rtl/>
          <w:lang w:val="en-IL"/>
        </w:rPr>
        <w:t>ברשת</w:t>
      </w:r>
    </w:p>
    <w:p w14:paraId="1C8FE28C" w14:textId="77777777" w:rsidR="00475AAA" w:rsidRPr="00666B71" w:rsidRDefault="00475AAA" w:rsidP="00475AAA">
      <w:pPr>
        <w:pStyle w:val="ListParagraph"/>
        <w:numPr>
          <w:ilvl w:val="0"/>
          <w:numId w:val="315"/>
        </w:numPr>
        <w:bidi/>
        <w:rPr>
          <w:rFonts w:asciiTheme="minorBidi" w:hAnsiTheme="minorBidi"/>
          <w:lang w:val="en-IL"/>
        </w:rPr>
      </w:pPr>
      <w:r w:rsidRPr="00666B71">
        <w:rPr>
          <w:rFonts w:asciiTheme="minorBidi" w:hAnsiTheme="minorBidi"/>
          <w:rtl/>
          <w:lang w:val="en-IL"/>
        </w:rPr>
        <w:t>שפה שבה נעשתה ההזמנה</w:t>
      </w:r>
    </w:p>
    <w:p w14:paraId="56F2E2A2" w14:textId="77777777" w:rsidR="00475AAA" w:rsidRPr="00666B71" w:rsidRDefault="00475AAA" w:rsidP="00475AAA">
      <w:pPr>
        <w:pStyle w:val="ListParagraph"/>
        <w:numPr>
          <w:ilvl w:val="0"/>
          <w:numId w:val="315"/>
        </w:numPr>
        <w:bidi/>
        <w:rPr>
          <w:rFonts w:asciiTheme="minorBidi" w:hAnsiTheme="minorBidi"/>
          <w:rtl/>
          <w:lang w:val="en-IL"/>
        </w:rPr>
      </w:pPr>
      <w:r w:rsidRPr="00666B71">
        <w:rPr>
          <w:rFonts w:asciiTheme="minorBidi" w:hAnsiTheme="minorBidi"/>
          <w:rtl/>
          <w:lang w:val="en-IL"/>
        </w:rPr>
        <w:t>נגיש ומהיר ויעיל</w:t>
      </w:r>
    </w:p>
    <w:p w14:paraId="3EED4F85" w14:textId="77777777" w:rsidR="00475AAA" w:rsidRPr="00666B71" w:rsidRDefault="00475AAA" w:rsidP="00475AAA">
      <w:pPr>
        <w:bidi/>
        <w:rPr>
          <w:rFonts w:asciiTheme="minorBidi" w:hAnsiTheme="minorBidi" w:cstheme="minorBidi"/>
          <w:lang w:val="en-IL"/>
        </w:rPr>
      </w:pPr>
    </w:p>
    <w:p w14:paraId="31108605" w14:textId="77777777" w:rsidR="00475AAA" w:rsidRPr="00666B71" w:rsidRDefault="00475AAA" w:rsidP="00475AAA">
      <w:pPr>
        <w:bidi/>
        <w:rPr>
          <w:rFonts w:asciiTheme="minorBidi" w:hAnsiTheme="minorBidi" w:cstheme="minorBidi"/>
          <w:b/>
          <w:bCs/>
          <w:rtl/>
          <w:lang w:val="en-IL"/>
        </w:rPr>
      </w:pPr>
      <w:r w:rsidRPr="00666B71">
        <w:rPr>
          <w:rFonts w:asciiTheme="minorBidi" w:hAnsiTheme="minorBidi" w:cstheme="minorBidi"/>
          <w:b/>
          <w:bCs/>
          <w:rtl/>
          <w:lang w:val="en-IL"/>
        </w:rPr>
        <w:t>סכסוכים חדשים והיקפם</w:t>
      </w:r>
    </w:p>
    <w:p w14:paraId="61F24C73" w14:textId="07EFC885" w:rsidR="00475AAA" w:rsidRPr="00666B71" w:rsidRDefault="00475AAA" w:rsidP="00475AAA">
      <w:pPr>
        <w:bidi/>
        <w:rPr>
          <w:rFonts w:asciiTheme="minorBidi" w:hAnsiTheme="minorBidi" w:cstheme="minorBidi"/>
          <w:rtl/>
          <w:lang w:val="en-IL"/>
        </w:rPr>
      </w:pPr>
      <w:r>
        <w:rPr>
          <w:rFonts w:asciiTheme="minorBidi" w:hAnsiTheme="minorBidi" w:cstheme="minorBidi"/>
          <w:noProof/>
        </w:rPr>
        <w:drawing>
          <wp:inline distT="0" distB="0" distL="0" distR="0" wp14:anchorId="7682D040" wp14:editId="63F373B2">
            <wp:extent cx="457200" cy="184150"/>
            <wp:effectExtent l="19050" t="19050" r="19050" b="25400"/>
            <wp:docPr id="1218099206" name="Picture 1" descr="תמונה שמכילה לו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מונה שמכילה לוגו&#10;&#10;התיאור נוצר באופן אוטומטי"/>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7200" cy="184150"/>
                    </a:xfrm>
                    <a:prstGeom prst="rect">
                      <a:avLst/>
                    </a:prstGeom>
                    <a:solidFill>
                      <a:srgbClr val="78206E"/>
                    </a:solidFill>
                    <a:ln w="19050" cmpd="sng">
                      <a:solidFill>
                        <a:srgbClr val="000000"/>
                      </a:solidFill>
                      <a:miter lim="800000"/>
                      <a:headEnd/>
                      <a:tailEnd/>
                    </a:ln>
                    <a:effectLst/>
                  </pic:spPr>
                </pic:pic>
              </a:graphicData>
            </a:graphic>
          </wp:inline>
        </w:drawing>
      </w:r>
      <w:r w:rsidRPr="00666B71">
        <w:rPr>
          <w:rFonts w:asciiTheme="minorBidi" w:hAnsiTheme="minorBidi" w:cstheme="minorBidi"/>
          <w:rtl/>
          <w:lang w:val="en-IL"/>
        </w:rPr>
        <w:t>מטפלת בלמעלה מ-60 מיליון סכסוכים בשנה!...</w:t>
      </w:r>
    </w:p>
    <w:p w14:paraId="276BC16E"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noProof/>
        </w:rPr>
        <mc:AlternateContent>
          <mc:Choice Requires="wps">
            <w:drawing>
              <wp:inline distT="0" distB="0" distL="0" distR="0" wp14:anchorId="44F6A6D3" wp14:editId="456AC42B">
                <wp:extent cx="349885" cy="361315"/>
                <wp:effectExtent l="19050" t="19050" r="12065" b="19685"/>
                <wp:docPr id="14" name="Rectangle 13" descr="לחיצת יד">
                  <a:extLst xmlns:a="http://schemas.openxmlformats.org/drawingml/2006/main">
                    <a:ext uri="{FF2B5EF4-FFF2-40B4-BE49-F238E27FC236}">
                      <a16:creationId xmlns:a16="http://schemas.microsoft.com/office/drawing/2014/main" id="{DC3FED15-D56C-CCFE-9870-B693950B2CE9}"/>
                    </a:ext>
                  </a:extLst>
                </wp:docPr>
                <wp:cNvGraphicFramePr/>
                <a:graphic xmlns:a="http://schemas.openxmlformats.org/drawingml/2006/main">
                  <a:graphicData uri="http://schemas.microsoft.com/office/word/2010/wordprocessingShape">
                    <wps:wsp>
                      <wps:cNvSpPr/>
                      <wps:spPr>
                        <a:xfrm>
                          <a:off x="0" y="0"/>
                          <a:ext cx="349885" cy="361315"/>
                        </a:xfrm>
                        <a:prstGeom prst="rect">
                          <a:avLst/>
                        </a:prstGeom>
                        <a: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a:blipFill>
                        <a:ln w="28575">
                          <a:solidFill>
                            <a:srgbClr val="B94F07"/>
                          </a:solidFill>
                        </a:ln>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inline>
            </w:drawing>
          </mc:Choice>
          <mc:Fallback>
            <w:pict>
              <v:rect w14:anchorId="0ED5D487" id="Rectangle 13" o:spid="_x0000_s1026" alt="לחיצת יד" style="width:27.55pt;height:28.45pt;visibility:visible;mso-wrap-style:square;mso-left-percent:-10001;mso-top-percent:-10001;mso-position-horizontal:absolute;mso-position-horizontal-relative:char;mso-position-vertical:absolute;mso-position-vertical-relative:line;mso-left-percent:-10001;mso-top-percent:-10001;v-text-anchor:top"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" strokecolor="#b94f07" strokeweight="2.25pt">
                <v:fill r:id="rId51" o:title="לחיצת יד" recolor="t" rotate="t" type="frame"/>
                <w10:wrap anchorx="page"/>
                <w10:anchorlock/>
              </v:rect>
            </w:pict>
          </mc:Fallback>
        </mc:AlternateContent>
      </w:r>
      <w:r w:rsidRPr="00666B71">
        <w:rPr>
          <w:rFonts w:asciiTheme="minorBidi" w:hAnsiTheme="minorBidi" w:cstheme="minorBidi"/>
          <w:rtl/>
          <w:lang w:val="en-IL"/>
        </w:rPr>
        <w:t>התקשרויות מסחריות, משחק, לימוד, העברת אינפורמציה, תקשורת בין-אישית ועוד..</w:t>
      </w:r>
    </w:p>
    <w:p w14:paraId="6BE850C8"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noProof/>
        </w:rPr>
        <mc:AlternateContent>
          <mc:Choice Requires="wps">
            <w:drawing>
              <wp:inline distT="0" distB="0" distL="0" distR="0" wp14:anchorId="2BF48575" wp14:editId="5EB09931">
                <wp:extent cx="349885" cy="324485"/>
                <wp:effectExtent l="19050" t="19050" r="12065" b="18415"/>
                <wp:docPr id="13" name="Rectangle 12" descr="תה">
                  <a:extLst xmlns:a="http://schemas.openxmlformats.org/drawingml/2006/main">
                    <a:ext uri="{FF2B5EF4-FFF2-40B4-BE49-F238E27FC236}">
                      <a16:creationId xmlns:a16="http://schemas.microsoft.com/office/drawing/2014/main" id="{3A485D74-622F-D308-7C94-29EE95D0FDB5}"/>
                    </a:ext>
                  </a:extLst>
                </wp:docPr>
                <wp:cNvGraphicFramePr/>
                <a:graphic xmlns:a="http://schemas.openxmlformats.org/drawingml/2006/main">
                  <a:graphicData uri="http://schemas.microsoft.com/office/word/2010/wordprocessingShape">
                    <wps:wsp>
                      <wps:cNvSpPr/>
                      <wps:spPr>
                        <a:xfrm>
                          <a:off x="0" y="0"/>
                          <a:ext cx="349885" cy="324485"/>
                        </a:xfrm>
                        <a:prstGeom prst="rect">
                          <a:avLst/>
                        </a:prstGeom>
                        <a: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a:blipFill>
                        <a:ln w="28575">
                          <a:solidFill>
                            <a:schemeClr val="accent1">
                              <a:lumMod val="50000"/>
                            </a:schemeClr>
                          </a:solidFill>
                        </a:ln>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inline>
            </w:drawing>
          </mc:Choice>
          <mc:Fallback>
            <w:pict>
              <v:rect w14:anchorId="7FD36214" id="Rectangle 12" o:spid="_x0000_s1026" alt="תה" style="width:27.55pt;height:25.55pt;visibility:visible;mso-wrap-style:square;mso-left-percent:-10001;mso-top-percent:-10001;mso-position-horizontal:absolute;mso-position-horizontal-relative:char;mso-position-vertical:absolute;mso-position-vertical-relative:line;mso-left-percent:-10001;mso-top-percent:-10001;v-text-anchor:top"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" strokecolor="#0a2f40 [1604]" strokeweight="2.25pt">
                <v:fill r:id="rId54" o:title="תה" recolor="t" rotate="t" type="frame"/>
                <w10:wrap anchorx="page"/>
                <w10:anchorlock/>
              </v:rect>
            </w:pict>
          </mc:Fallback>
        </mc:AlternateContent>
      </w:r>
      <w:r w:rsidRPr="00666B71">
        <w:rPr>
          <w:rFonts w:asciiTheme="minorBidi" w:hAnsiTheme="minorBidi" w:cstheme="minorBidi"/>
          <w:rtl/>
          <w:lang w:val="en-IL"/>
        </w:rPr>
        <w:t>ניהול מערכות יחסים בסביבה דינמית ומשתנה</w:t>
      </w:r>
    </w:p>
    <w:p w14:paraId="4A6FEEDC"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noProof/>
        </w:rPr>
        <mc:AlternateContent>
          <mc:Choice Requires="wps">
            <w:drawing>
              <wp:inline distT="0" distB="0" distL="0" distR="0" wp14:anchorId="37F1D5C7" wp14:editId="53A2F920">
                <wp:extent cx="318722" cy="335082"/>
                <wp:effectExtent l="19050" t="19050" r="24765" b="27305"/>
                <wp:docPr id="499630376" name="Rectangle 14" descr="קבוצה"/>
                <wp:cNvGraphicFramePr/>
                <a:graphic xmlns:a="http://schemas.openxmlformats.org/drawingml/2006/main">
                  <a:graphicData uri="http://schemas.microsoft.com/office/word/2010/wordprocessingShape">
                    <wps:wsp>
                      <wps:cNvSpPr/>
                      <wps:spPr>
                        <a:xfrm>
                          <a:off x="0" y="0"/>
                          <a:ext cx="318722" cy="335082"/>
                        </a:xfrm>
                        <a:prstGeom prst="rect">
                          <a:avLst/>
                        </a:prstGeom>
                        <a:blipFill>
                          <a:blip r:embed="rId55">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a:blipFill>
                        <a:ln w="28575">
                          <a:solidFill>
                            <a:srgbClr val="7030A0"/>
                          </a:solidFill>
                        </a:ln>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inline>
            </w:drawing>
          </mc:Choice>
          <mc:Fallback>
            <w:pict>
              <v:rect w14:anchorId="1B3A10F7" id="Rectangle 14" o:spid="_x0000_s1026" alt="קבוצה" style="width:25.1pt;height:26.4pt;visibility:visible;mso-wrap-style:square;mso-left-percent:-10001;mso-top-percent:-10001;mso-position-horizontal:absolute;mso-position-horizontal-relative:char;mso-position-vertical:absolute;mso-position-vertical-relative:line;mso-left-percent:-10001;mso-top-percent:-10001;v-text-anchor:top"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" strokecolor="#7030a0" strokeweight="2.25pt">
                <v:fill r:id="rId57" o:title="קבוצה" recolor="t" rotate="t" type="frame"/>
                <w10:wrap anchorx="page"/>
                <w10:anchorlock/>
              </v:rect>
            </w:pict>
          </mc:Fallback>
        </mc:AlternateContent>
      </w:r>
      <w:r w:rsidRPr="00666B71">
        <w:rPr>
          <w:rFonts w:asciiTheme="minorBidi" w:hAnsiTheme="minorBidi" w:cstheme="minorBidi"/>
          <w:rtl/>
          <w:lang w:val="en-IL"/>
        </w:rPr>
        <w:t>שינוי משמעותי בסביבה בה אנו פועלים ומקומה של הטכנולוגיה</w:t>
      </w:r>
    </w:p>
    <w:p w14:paraId="432B3E78" w14:textId="77777777" w:rsidR="00475AAA" w:rsidRPr="00666B71" w:rsidRDefault="00475AAA" w:rsidP="00475AAA">
      <w:pPr>
        <w:bidi/>
        <w:rPr>
          <w:rFonts w:asciiTheme="minorBidi" w:hAnsiTheme="minorBidi" w:cstheme="minorBidi"/>
          <w:rtl/>
          <w:lang w:val="en-IL"/>
        </w:rPr>
      </w:pPr>
    </w:p>
    <w:p w14:paraId="6D08658C"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אם הלקוח לא יקבל את הדרך שלדעתו הולם את הטיפול הוא יכול להפיע על עניין מוניטין החברה ודירוגה</w:t>
      </w:r>
    </w:p>
    <w:p w14:paraId="762C9189" w14:textId="77777777" w:rsidR="00475AAA" w:rsidRPr="00666B71" w:rsidRDefault="00475AAA" w:rsidP="00475AAA">
      <w:pPr>
        <w:bidi/>
        <w:rPr>
          <w:rFonts w:asciiTheme="minorBidi" w:hAnsiTheme="minorBidi" w:cstheme="minorBidi"/>
          <w:rtl/>
          <w:lang w:val="en-IL"/>
        </w:rPr>
      </w:pPr>
    </w:p>
    <w:p w14:paraId="26D82158"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b/>
          <w:bCs/>
          <w:rtl/>
          <w:lang w:val="en-IL"/>
        </w:rPr>
        <w:t>טכנולוגיה:</w:t>
      </w:r>
    </w:p>
    <w:p w14:paraId="4C83E816" w14:textId="77777777" w:rsidR="00475AAA" w:rsidRPr="00666B71" w:rsidRDefault="00475AAA" w:rsidP="00475AAA">
      <w:pPr>
        <w:numPr>
          <w:ilvl w:val="0"/>
          <w:numId w:val="432"/>
        </w:numPr>
        <w:bidi/>
        <w:rPr>
          <w:rFonts w:asciiTheme="minorBidi" w:hAnsiTheme="minorBidi" w:cstheme="minorBidi"/>
          <w:lang w:val="en-IL"/>
        </w:rPr>
      </w:pPr>
      <w:r w:rsidRPr="00666B71">
        <w:rPr>
          <w:rFonts w:asciiTheme="minorBidi" w:hAnsiTheme="minorBidi" w:cstheme="minorBidi"/>
          <w:rtl/>
          <w:lang w:val="en-IL"/>
        </w:rPr>
        <w:t>יוצרת סכסוכים חדשים מסוגים שונים. בחיי מסחר, תקשורת בינאישית...</w:t>
      </w:r>
    </w:p>
    <w:p w14:paraId="7B6B79E4" w14:textId="77777777" w:rsidR="00475AAA" w:rsidRPr="00666B71" w:rsidRDefault="00475AAA" w:rsidP="00475AAA">
      <w:pPr>
        <w:numPr>
          <w:ilvl w:val="0"/>
          <w:numId w:val="432"/>
        </w:numPr>
        <w:bidi/>
        <w:rPr>
          <w:rFonts w:asciiTheme="minorBidi" w:hAnsiTheme="minorBidi" w:cstheme="minorBidi"/>
          <w:lang w:val="en-IL"/>
        </w:rPr>
      </w:pPr>
      <w:r w:rsidRPr="00666B71">
        <w:rPr>
          <w:rFonts w:asciiTheme="minorBidi" w:hAnsiTheme="minorBidi" w:cstheme="minorBidi"/>
          <w:rtl/>
          <w:lang w:val="en-IL"/>
        </w:rPr>
        <w:t>מחייבת התייחסות להיקפים של מחלוקות בקנה מידה חדש</w:t>
      </w:r>
    </w:p>
    <w:p w14:paraId="6530213A" w14:textId="77777777" w:rsidR="00475AAA" w:rsidRPr="00666B71" w:rsidRDefault="00475AAA" w:rsidP="00475AAA">
      <w:pPr>
        <w:numPr>
          <w:ilvl w:val="0"/>
          <w:numId w:val="432"/>
        </w:numPr>
        <w:bidi/>
        <w:rPr>
          <w:rFonts w:asciiTheme="minorBidi" w:hAnsiTheme="minorBidi" w:cstheme="minorBidi"/>
          <w:lang w:val="en-IL"/>
        </w:rPr>
      </w:pPr>
      <w:r w:rsidRPr="00666B71">
        <w:rPr>
          <w:rFonts w:asciiTheme="minorBidi" w:hAnsiTheme="minorBidi" w:cstheme="minorBidi"/>
          <w:rtl/>
          <w:lang w:val="en-IL"/>
        </w:rPr>
        <w:t>מאפשרת יצירתם של הליכים חדשים חלופיים לבירור סכסוכים, מתן אפשרות להשתמש בהליכים המוכרים לנו אבל בדרך חדשה שאינה מחייבת מפגש פיזי. מקוון.</w:t>
      </w:r>
    </w:p>
    <w:p w14:paraId="0277A296" w14:textId="77777777" w:rsidR="00475AAA" w:rsidRPr="00666B71" w:rsidRDefault="00475AAA" w:rsidP="00475AAA">
      <w:pPr>
        <w:numPr>
          <w:ilvl w:val="0"/>
          <w:numId w:val="432"/>
        </w:numPr>
        <w:bidi/>
        <w:rPr>
          <w:rFonts w:asciiTheme="minorBidi" w:hAnsiTheme="minorBidi" w:cstheme="minorBidi"/>
          <w:lang w:val="en-IL"/>
        </w:rPr>
      </w:pPr>
      <w:r w:rsidRPr="00666B71">
        <w:rPr>
          <w:rFonts w:asciiTheme="minorBidi" w:hAnsiTheme="minorBidi" w:cstheme="minorBidi"/>
          <w:rtl/>
          <w:lang w:val="en-IL"/>
        </w:rPr>
        <w:t>מאפשרת מניעת סכסוכים או הסלמתם. גם יכולה ליצור או להחריף אותם. החברה יכולה לזהות את הסיבה שגרמה לסכסוך ולפתור אותה.</w:t>
      </w:r>
    </w:p>
    <w:p w14:paraId="42A51947" w14:textId="77777777" w:rsidR="00475AAA" w:rsidRPr="00666B71" w:rsidRDefault="00475AAA" w:rsidP="00475AAA">
      <w:pPr>
        <w:numPr>
          <w:ilvl w:val="0"/>
          <w:numId w:val="432"/>
        </w:numPr>
        <w:bidi/>
        <w:rPr>
          <w:rFonts w:asciiTheme="minorBidi" w:hAnsiTheme="minorBidi" w:cstheme="minorBidi"/>
          <w:lang w:val="en-IL"/>
        </w:rPr>
      </w:pPr>
      <w:r w:rsidRPr="00666B71">
        <w:rPr>
          <w:rFonts w:asciiTheme="minorBidi" w:hAnsiTheme="minorBidi" w:cstheme="minorBidi"/>
          <w:rtl/>
          <w:lang w:val="en-IL"/>
        </w:rPr>
        <w:t>מאפשרת חשיבה מחודשת על המפגש בין טכנולוגיה ובית המשפט</w:t>
      </w:r>
    </w:p>
    <w:p w14:paraId="52C788E5"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noProof/>
          <w:rtl/>
          <w:lang w:val="en-IL"/>
        </w:rPr>
        <w:drawing>
          <wp:inline distT="0" distB="0" distL="0" distR="0" wp14:anchorId="2E3C258E" wp14:editId="547985C3">
            <wp:extent cx="3551889" cy="3108416"/>
            <wp:effectExtent l="0" t="0" r="0" b="0"/>
            <wp:docPr id="1659988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88403" name=""/>
                    <pic:cNvPicPr/>
                  </pic:nvPicPr>
                  <pic:blipFill>
                    <a:blip r:embed="rId58"/>
                    <a:stretch>
                      <a:fillRect/>
                    </a:stretch>
                  </pic:blipFill>
                  <pic:spPr>
                    <a:xfrm>
                      <a:off x="0" y="0"/>
                      <a:ext cx="3585197" cy="3137565"/>
                    </a:xfrm>
                    <a:prstGeom prst="rect">
                      <a:avLst/>
                    </a:prstGeom>
                  </pic:spPr>
                </pic:pic>
              </a:graphicData>
            </a:graphic>
          </wp:inline>
        </w:drawing>
      </w:r>
    </w:p>
    <w:p w14:paraId="4BDB8A57" w14:textId="77777777" w:rsidR="00475AAA" w:rsidRPr="00666B71" w:rsidRDefault="00475AAA" w:rsidP="00475AAA">
      <w:pPr>
        <w:bidi/>
        <w:rPr>
          <w:rFonts w:asciiTheme="minorBidi" w:hAnsiTheme="minorBidi" w:cstheme="minorBidi"/>
        </w:rPr>
      </w:pPr>
      <w:r w:rsidRPr="00666B71">
        <w:rPr>
          <w:rFonts w:asciiTheme="minorBidi" w:hAnsiTheme="minorBidi" w:cstheme="minorBidi"/>
        </w:rPr>
        <w:t>Online Dispute Resolution</w:t>
      </w:r>
    </w:p>
    <w:p w14:paraId="4056FA95" w14:textId="77777777" w:rsidR="00475AAA" w:rsidRPr="00666B71" w:rsidRDefault="00475AAA" w:rsidP="00475AAA">
      <w:pPr>
        <w:bidi/>
        <w:rPr>
          <w:rFonts w:asciiTheme="minorBidi" w:hAnsiTheme="minorBidi" w:cstheme="minorBidi"/>
        </w:rPr>
      </w:pPr>
      <w:r w:rsidRPr="00666B71">
        <w:rPr>
          <w:rFonts w:asciiTheme="minorBidi" w:hAnsiTheme="minorBidi" w:cstheme="minorBidi"/>
        </w:rPr>
        <w:t>Artificial Intelligence Dispute Resolution</w:t>
      </w:r>
    </w:p>
    <w:p w14:paraId="63D7EAD6" w14:textId="77777777" w:rsidR="00475AAA" w:rsidRPr="00666B71" w:rsidRDefault="00475AAA" w:rsidP="00475AAA">
      <w:pPr>
        <w:bidi/>
        <w:rPr>
          <w:rFonts w:asciiTheme="minorBidi" w:hAnsiTheme="minorBidi" w:cstheme="minorBidi"/>
          <w:rtl/>
        </w:rPr>
      </w:pPr>
      <w:r w:rsidRPr="00666B71">
        <w:rPr>
          <w:rFonts w:asciiTheme="minorBidi" w:hAnsiTheme="minorBidi" w:cstheme="minorBidi"/>
          <w:rtl/>
        </w:rPr>
        <w:t>יש סכסוכים שמתנהלים על ידי בני אנוש אך בצורה מכוונת, ויש סכסוכים שמתנהלים על ידי בינה מלאכותית על סמך אלגוריטמים בסיסיים והן לומדות ומשתפרות.</w:t>
      </w:r>
    </w:p>
    <w:p w14:paraId="6D59033C" w14:textId="77777777" w:rsidR="00475AAA" w:rsidRPr="00666B71" w:rsidRDefault="00475AAA" w:rsidP="00475AAA">
      <w:pPr>
        <w:bidi/>
        <w:rPr>
          <w:rFonts w:asciiTheme="minorBidi" w:hAnsiTheme="minorBidi" w:cstheme="minorBidi"/>
          <w:rtl/>
        </w:rPr>
      </w:pPr>
    </w:p>
    <w:p w14:paraId="0ADDF96E" w14:textId="77777777" w:rsidR="00475AAA" w:rsidRPr="00666B71" w:rsidRDefault="00475AAA" w:rsidP="00475AAA">
      <w:pPr>
        <w:bidi/>
        <w:rPr>
          <w:rFonts w:asciiTheme="minorBidi" w:hAnsiTheme="minorBidi" w:cstheme="minorBidi"/>
          <w:rtl/>
        </w:rPr>
      </w:pPr>
    </w:p>
    <w:p w14:paraId="00B6A258"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noProof/>
          <w:rtl/>
          <w:lang w:val="en-IL"/>
        </w:rPr>
        <w:drawing>
          <wp:inline distT="0" distB="0" distL="0" distR="0" wp14:anchorId="550D6720" wp14:editId="7E3A15EE">
            <wp:extent cx="4203986" cy="2409397"/>
            <wp:effectExtent l="0" t="0" r="6350" b="0"/>
            <wp:docPr id="1562231986"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31986" name="Picture 1" descr="A diagram of a company&#10;&#10;Description automatically generated with medium confidence"/>
                    <pic:cNvPicPr/>
                  </pic:nvPicPr>
                  <pic:blipFill>
                    <a:blip r:embed="rId59"/>
                    <a:stretch>
                      <a:fillRect/>
                    </a:stretch>
                  </pic:blipFill>
                  <pic:spPr>
                    <a:xfrm>
                      <a:off x="0" y="0"/>
                      <a:ext cx="4215447" cy="2415966"/>
                    </a:xfrm>
                    <a:prstGeom prst="rect">
                      <a:avLst/>
                    </a:prstGeom>
                  </pic:spPr>
                </pic:pic>
              </a:graphicData>
            </a:graphic>
          </wp:inline>
        </w:drawing>
      </w:r>
    </w:p>
    <w:p w14:paraId="797EB1FA"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המנגנון שמוצע כדי לאפשר את פתרון הסכסוכים של הרכישות ברשת הוא בחינם, עובדים 24/7, נגישים ויעילים.</w:t>
      </w:r>
    </w:p>
    <w:p w14:paraId="0C7EC3E1"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ממציאים טופס, בשפות שונות. קובע תפריט של אפשרויות שונות.</w:t>
      </w:r>
    </w:p>
    <w:p w14:paraId="762D37B9"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מאפשר לבקשר אפשרויות שונות, החזרה, מוצר חדש, פיצוי...</w:t>
      </w:r>
    </w:p>
    <w:p w14:paraId="3FBF9BC2"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80% מהתלונות נפתרות כבר בשלב הזה.</w:t>
      </w:r>
    </w:p>
    <w:p w14:paraId="34C73C84"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במקרים שלא נפתרו הועבר בעבר לגישור מקוון, אדם ישב מול הסכסוך וניסה לתת מענה וליישב אותו.</w:t>
      </w:r>
    </w:p>
    <w:p w14:paraId="5A696207"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כיום אין אדם בצד השני, כל היישובים והצעות הגישור מתבצעות על ידי גורם דיגיטלי.</w:t>
      </w:r>
    </w:p>
    <w:p w14:paraId="17E28ABA" w14:textId="77777777" w:rsidR="00475AAA" w:rsidRPr="00666B71" w:rsidRDefault="00475AAA" w:rsidP="00475AAA">
      <w:pPr>
        <w:bidi/>
        <w:rPr>
          <w:rFonts w:asciiTheme="minorBidi" w:hAnsiTheme="minorBidi" w:cstheme="minorBidi"/>
          <w:rtl/>
          <w:lang w:val="en-IL"/>
        </w:rPr>
      </w:pPr>
    </w:p>
    <w:p w14:paraId="68F0AF6D"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שלב שני, כיום, בקנדה:</w:t>
      </w:r>
    </w:p>
    <w:p w14:paraId="7486C8BA" w14:textId="77777777" w:rsidR="00475AAA" w:rsidRPr="00666B71" w:rsidRDefault="00475AAA" w:rsidP="00475AAA">
      <w:pPr>
        <w:numPr>
          <w:ilvl w:val="0"/>
          <w:numId w:val="433"/>
        </w:numPr>
        <w:bidi/>
        <w:rPr>
          <w:rFonts w:asciiTheme="minorBidi" w:hAnsiTheme="minorBidi" w:cstheme="minorBidi"/>
          <w:lang w:val="en-IL"/>
        </w:rPr>
      </w:pPr>
      <w:r w:rsidRPr="00666B71">
        <w:rPr>
          <w:rFonts w:asciiTheme="minorBidi" w:hAnsiTheme="minorBidi" w:cstheme="minorBidi"/>
          <w:rtl/>
          <w:lang w:val="en-IL"/>
        </w:rPr>
        <w:t>מגוון סכסוכים</w:t>
      </w:r>
    </w:p>
    <w:p w14:paraId="71CF897E" w14:textId="77777777" w:rsidR="00475AAA" w:rsidRPr="00666B71" w:rsidRDefault="00475AAA" w:rsidP="00475AAA">
      <w:pPr>
        <w:numPr>
          <w:ilvl w:val="0"/>
          <w:numId w:val="433"/>
        </w:numPr>
        <w:bidi/>
        <w:rPr>
          <w:rFonts w:asciiTheme="minorBidi" w:hAnsiTheme="minorBidi" w:cstheme="minorBidi"/>
          <w:lang w:val="en-IL"/>
        </w:rPr>
      </w:pPr>
      <w:r w:rsidRPr="00666B71">
        <w:rPr>
          <w:rFonts w:asciiTheme="minorBidi" w:hAnsiTheme="minorBidi" w:cstheme="minorBidi"/>
          <w:rtl/>
          <w:lang w:val="en-IL"/>
        </w:rPr>
        <w:t>מגוון הליכים</w:t>
      </w:r>
    </w:p>
    <w:p w14:paraId="41DAA5C7" w14:textId="77777777" w:rsidR="00475AAA" w:rsidRPr="00666B71" w:rsidRDefault="00475AAA" w:rsidP="00475AAA">
      <w:pPr>
        <w:numPr>
          <w:ilvl w:val="0"/>
          <w:numId w:val="433"/>
        </w:numPr>
        <w:bidi/>
        <w:rPr>
          <w:rFonts w:asciiTheme="minorBidi" w:hAnsiTheme="minorBidi" w:cstheme="minorBidi"/>
          <w:lang w:val="en-IL"/>
        </w:rPr>
      </w:pPr>
      <w:r w:rsidRPr="00666B71">
        <w:rPr>
          <w:rFonts w:asciiTheme="minorBidi" w:hAnsiTheme="minorBidi" w:cstheme="minorBidi"/>
          <w:rtl/>
          <w:lang w:val="en-IL"/>
        </w:rPr>
        <w:t xml:space="preserve">גם מטעם המדינה </w:t>
      </w:r>
    </w:p>
    <w:p w14:paraId="7C1698A2" w14:textId="77777777" w:rsidR="00475AAA" w:rsidRPr="00666B71" w:rsidRDefault="00475AAA" w:rsidP="00475AAA">
      <w:pPr>
        <w:numPr>
          <w:ilvl w:val="0"/>
          <w:numId w:val="433"/>
        </w:numPr>
        <w:bidi/>
        <w:rPr>
          <w:rFonts w:asciiTheme="minorBidi" w:hAnsiTheme="minorBidi" w:cstheme="minorBidi"/>
          <w:lang w:val="en-IL"/>
        </w:rPr>
      </w:pPr>
      <w:r w:rsidRPr="00666B71">
        <w:rPr>
          <w:rFonts w:asciiTheme="minorBidi" w:hAnsiTheme="minorBidi" w:cstheme="minorBidi"/>
          <w:rtl/>
          <w:lang w:val="en-IL"/>
        </w:rPr>
        <w:t>והמשך גלובלי</w:t>
      </w:r>
    </w:p>
    <w:p w14:paraId="09EA7AC9" w14:textId="77777777" w:rsidR="00475AAA" w:rsidRPr="00666B71" w:rsidRDefault="00475AAA" w:rsidP="00475AAA">
      <w:pPr>
        <w:bidi/>
        <w:rPr>
          <w:rFonts w:asciiTheme="minorBidi" w:hAnsiTheme="minorBidi" w:cstheme="minorBidi"/>
          <w:rtl/>
          <w:lang w:val="en-IL"/>
        </w:rPr>
      </w:pPr>
      <w:hyperlink r:id="rId60" w:history="1">
        <w:r w:rsidRPr="00666B71">
          <w:rPr>
            <w:rStyle w:val="Hyperlink"/>
            <w:rFonts w:asciiTheme="minorBidi" w:hAnsiTheme="minorBidi" w:cstheme="minorBidi"/>
            <w:b/>
            <w:bCs/>
          </w:rPr>
          <w:t>https://</w:t>
        </w:r>
      </w:hyperlink>
      <w:hyperlink r:id="rId61" w:history="1">
        <w:r w:rsidRPr="00666B71">
          <w:rPr>
            <w:rStyle w:val="Hyperlink"/>
            <w:rFonts w:asciiTheme="minorBidi" w:hAnsiTheme="minorBidi" w:cstheme="minorBidi"/>
            <w:b/>
            <w:bCs/>
          </w:rPr>
          <w:t>civilresolutionbc.ca</w:t>
        </w:r>
      </w:hyperlink>
      <w:hyperlink r:id="rId62" w:history="1">
        <w:r w:rsidRPr="00666B71">
          <w:rPr>
            <w:rStyle w:val="Hyperlink"/>
            <w:rFonts w:asciiTheme="minorBidi" w:hAnsiTheme="minorBidi" w:cstheme="minorBidi"/>
            <w:b/>
            <w:bCs/>
          </w:rPr>
          <w:t>/</w:t>
        </w:r>
      </w:hyperlink>
    </w:p>
    <w:p w14:paraId="03753549"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 xml:space="preserve">חושבים על הליך שפיטה ויישוב סכסוכים מדינתי, ממשלתי </w:t>
      </w:r>
    </w:p>
    <w:p w14:paraId="4289D0D7"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התפתחו ערכאות שונות שמאפשרות ניהול ויישוב סכסוכים מקוון</w:t>
      </w:r>
    </w:p>
    <w:p w14:paraId="3C1D9F19"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הדוגמה הרלוונטית היא ערכאה בקנדה שנותנת מידע משפטי בחינם, נגישים 24/7, זולים מאוד, בלי עורך דין, מעודדים גישה שיתופית.</w:t>
      </w:r>
    </w:p>
    <w:p w14:paraId="576D5780"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אם לא יגעו לפתרון מוסכם חבר בטריבונל יכריע והכרעתו מחייבת.</w:t>
      </w:r>
    </w:p>
    <w:p w14:paraId="18C2A60A"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rPr>
        <w:t>חלק ממערכת המשפט</w:t>
      </w:r>
    </w:p>
    <w:p w14:paraId="7E688D9E" w14:textId="77777777" w:rsidR="00475AAA" w:rsidRPr="00666B71" w:rsidRDefault="00475AAA" w:rsidP="00475AAA">
      <w:pPr>
        <w:bidi/>
        <w:rPr>
          <w:rFonts w:asciiTheme="minorBidi" w:hAnsiTheme="minorBidi" w:cstheme="minorBidi"/>
          <w:rtl/>
        </w:rPr>
      </w:pPr>
      <w:r w:rsidRPr="00666B71">
        <w:rPr>
          <w:rFonts w:asciiTheme="minorBidi" w:hAnsiTheme="minorBidi" w:cstheme="minorBidi"/>
          <w:lang w:val="en-IL"/>
        </w:rPr>
        <w:t>CRT</w:t>
      </w:r>
      <w:r w:rsidRPr="00666B71">
        <w:rPr>
          <w:rFonts w:asciiTheme="minorBidi" w:hAnsiTheme="minorBidi" w:cstheme="minorBidi"/>
        </w:rPr>
        <w:t xml:space="preserve">- Civil Resolution </w:t>
      </w:r>
      <w:proofErr w:type="spellStart"/>
      <w:r w:rsidRPr="00666B71">
        <w:rPr>
          <w:rFonts w:asciiTheme="minorBidi" w:hAnsiTheme="minorBidi" w:cstheme="minorBidi"/>
        </w:rPr>
        <w:t>Tribonal</w:t>
      </w:r>
      <w:proofErr w:type="spellEnd"/>
    </w:p>
    <w:p w14:paraId="0C0DEB40" w14:textId="77777777" w:rsidR="00475AAA" w:rsidRPr="00666B71" w:rsidRDefault="00475AAA" w:rsidP="00475AAA">
      <w:pPr>
        <w:bidi/>
        <w:rPr>
          <w:rFonts w:asciiTheme="minorBidi" w:hAnsiTheme="minorBidi" w:cstheme="minorBidi"/>
          <w:rtl/>
        </w:rPr>
      </w:pPr>
      <w:r w:rsidRPr="00666B71">
        <w:rPr>
          <w:rFonts w:asciiTheme="minorBidi" w:hAnsiTheme="minorBidi" w:cstheme="minorBidi"/>
          <w:rtl/>
        </w:rPr>
        <w:t>סוגי סכסוך:</w:t>
      </w:r>
    </w:p>
    <w:p w14:paraId="0D06ABAD" w14:textId="77777777" w:rsidR="00475AAA" w:rsidRPr="00666B71" w:rsidRDefault="00475AAA" w:rsidP="00475AAA">
      <w:pPr>
        <w:pStyle w:val="ListParagraph"/>
        <w:numPr>
          <w:ilvl w:val="0"/>
          <w:numId w:val="438"/>
        </w:numPr>
        <w:bidi/>
        <w:rPr>
          <w:rFonts w:asciiTheme="minorBidi" w:hAnsiTheme="minorBidi"/>
          <w:rtl/>
        </w:rPr>
      </w:pPr>
      <w:r w:rsidRPr="00666B71">
        <w:rPr>
          <w:rFonts w:asciiTheme="minorBidi" w:hAnsiTheme="minorBidi"/>
          <w:rtl/>
        </w:rPr>
        <w:t>פרסום תמונות אינטימיות ללא הסכמה</w:t>
      </w:r>
    </w:p>
    <w:p w14:paraId="53F4D2E1" w14:textId="77777777" w:rsidR="00475AAA" w:rsidRPr="00666B71" w:rsidRDefault="00475AAA" w:rsidP="00475AAA">
      <w:pPr>
        <w:pStyle w:val="ListParagraph"/>
        <w:numPr>
          <w:ilvl w:val="0"/>
          <w:numId w:val="438"/>
        </w:numPr>
        <w:bidi/>
        <w:rPr>
          <w:rFonts w:asciiTheme="minorBidi" w:hAnsiTheme="minorBidi"/>
          <w:rtl/>
        </w:rPr>
      </w:pPr>
      <w:r w:rsidRPr="00666B71">
        <w:rPr>
          <w:rFonts w:asciiTheme="minorBidi" w:hAnsiTheme="minorBidi"/>
          <w:rtl/>
        </w:rPr>
        <w:t>תביעות קטנות עד 5000$</w:t>
      </w:r>
    </w:p>
    <w:p w14:paraId="724AE311" w14:textId="77777777" w:rsidR="00475AAA" w:rsidRPr="00666B71" w:rsidRDefault="00475AAA" w:rsidP="00475AAA">
      <w:pPr>
        <w:pStyle w:val="ListParagraph"/>
        <w:numPr>
          <w:ilvl w:val="0"/>
          <w:numId w:val="438"/>
        </w:numPr>
        <w:bidi/>
        <w:rPr>
          <w:rFonts w:asciiTheme="minorBidi" w:hAnsiTheme="minorBidi"/>
          <w:rtl/>
        </w:rPr>
      </w:pPr>
      <w:r w:rsidRPr="00666B71">
        <w:rPr>
          <w:rFonts w:asciiTheme="minorBidi" w:hAnsiTheme="minorBidi"/>
          <w:rtl/>
        </w:rPr>
        <w:t>הלוואות</w:t>
      </w:r>
    </w:p>
    <w:p w14:paraId="3DF60181" w14:textId="77777777" w:rsidR="00475AAA" w:rsidRPr="00666B71" w:rsidRDefault="00475AAA" w:rsidP="00475AAA">
      <w:pPr>
        <w:pStyle w:val="ListParagraph"/>
        <w:numPr>
          <w:ilvl w:val="0"/>
          <w:numId w:val="438"/>
        </w:numPr>
        <w:bidi/>
        <w:rPr>
          <w:rFonts w:asciiTheme="minorBidi" w:hAnsiTheme="minorBidi"/>
          <w:rtl/>
        </w:rPr>
      </w:pPr>
      <w:r w:rsidRPr="00666B71">
        <w:rPr>
          <w:rFonts w:asciiTheme="minorBidi" w:hAnsiTheme="minorBidi"/>
          <w:rtl/>
        </w:rPr>
        <w:t>חוזים</w:t>
      </w:r>
    </w:p>
    <w:p w14:paraId="21A4954C" w14:textId="77777777" w:rsidR="00475AAA" w:rsidRPr="00666B71" w:rsidRDefault="00475AAA" w:rsidP="00475AAA">
      <w:pPr>
        <w:pStyle w:val="ListParagraph"/>
        <w:numPr>
          <w:ilvl w:val="0"/>
          <w:numId w:val="438"/>
        </w:numPr>
        <w:bidi/>
        <w:rPr>
          <w:rFonts w:asciiTheme="minorBidi" w:hAnsiTheme="minorBidi"/>
          <w:rtl/>
        </w:rPr>
      </w:pPr>
      <w:r w:rsidRPr="00666B71">
        <w:rPr>
          <w:rFonts w:asciiTheme="minorBidi" w:hAnsiTheme="minorBidi"/>
          <w:rtl/>
        </w:rPr>
        <w:t>שותפים לדירה</w:t>
      </w:r>
    </w:p>
    <w:p w14:paraId="42003982" w14:textId="77777777" w:rsidR="00475AAA" w:rsidRPr="00666B71" w:rsidRDefault="00475AAA" w:rsidP="00475AAA">
      <w:pPr>
        <w:pStyle w:val="ListParagraph"/>
        <w:numPr>
          <w:ilvl w:val="0"/>
          <w:numId w:val="438"/>
        </w:numPr>
        <w:bidi/>
        <w:rPr>
          <w:rFonts w:asciiTheme="minorBidi" w:hAnsiTheme="minorBidi"/>
          <w:rtl/>
        </w:rPr>
      </w:pPr>
      <w:r w:rsidRPr="00666B71">
        <w:rPr>
          <w:rFonts w:asciiTheme="minorBidi" w:hAnsiTheme="minorBidi"/>
          <w:rtl/>
        </w:rPr>
        <w:t>חיות מחמד</w:t>
      </w:r>
    </w:p>
    <w:p w14:paraId="1DAB1336" w14:textId="77777777" w:rsidR="00475AAA" w:rsidRPr="00666B71" w:rsidRDefault="00475AAA" w:rsidP="00475AAA">
      <w:pPr>
        <w:pStyle w:val="ListParagraph"/>
        <w:numPr>
          <w:ilvl w:val="0"/>
          <w:numId w:val="438"/>
        </w:numPr>
        <w:bidi/>
        <w:rPr>
          <w:rFonts w:asciiTheme="minorBidi" w:hAnsiTheme="minorBidi"/>
          <w:rtl/>
        </w:rPr>
      </w:pPr>
      <w:r w:rsidRPr="00666B71">
        <w:rPr>
          <w:rFonts w:asciiTheme="minorBidi" w:hAnsiTheme="minorBidi"/>
          <w:rtl/>
        </w:rPr>
        <w:t>עמותות</w:t>
      </w:r>
    </w:p>
    <w:p w14:paraId="470CB012" w14:textId="77777777" w:rsidR="00475AAA" w:rsidRPr="00666B71" w:rsidRDefault="00475AAA" w:rsidP="00475AAA">
      <w:pPr>
        <w:pStyle w:val="ListParagraph"/>
        <w:numPr>
          <w:ilvl w:val="0"/>
          <w:numId w:val="438"/>
        </w:numPr>
        <w:bidi/>
        <w:rPr>
          <w:rFonts w:asciiTheme="minorBidi" w:hAnsiTheme="minorBidi"/>
          <w:rtl/>
        </w:rPr>
      </w:pPr>
      <w:r w:rsidRPr="00666B71">
        <w:rPr>
          <w:rFonts w:asciiTheme="minorBidi" w:hAnsiTheme="minorBidi"/>
          <w:rtl/>
        </w:rPr>
        <w:t>תאונות דרכים</w:t>
      </w:r>
    </w:p>
    <w:p w14:paraId="4CCB77E2" w14:textId="77777777" w:rsidR="00475AAA" w:rsidRPr="00666B71" w:rsidRDefault="00475AAA" w:rsidP="00475AAA">
      <w:pPr>
        <w:pStyle w:val="ListParagraph"/>
        <w:numPr>
          <w:ilvl w:val="0"/>
          <w:numId w:val="438"/>
        </w:numPr>
        <w:bidi/>
        <w:rPr>
          <w:rFonts w:asciiTheme="minorBidi" w:hAnsiTheme="minorBidi"/>
        </w:rPr>
      </w:pPr>
      <w:r w:rsidRPr="00666B71">
        <w:rPr>
          <w:rFonts w:asciiTheme="minorBidi" w:hAnsiTheme="minorBidi"/>
          <w:rtl/>
        </w:rPr>
        <w:t>שכירויות</w:t>
      </w:r>
    </w:p>
    <w:p w14:paraId="34C2EEAC" w14:textId="77777777" w:rsidR="00475AAA" w:rsidRPr="00666B71" w:rsidRDefault="00475AAA" w:rsidP="00475AAA">
      <w:pPr>
        <w:bidi/>
        <w:rPr>
          <w:rFonts w:asciiTheme="minorBidi" w:hAnsiTheme="minorBidi" w:cstheme="minorBidi"/>
          <w:rtl/>
          <w:lang w:val="en-IL"/>
        </w:rPr>
      </w:pPr>
    </w:p>
    <w:p w14:paraId="354B0098"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b/>
          <w:bCs/>
          <w:rtl/>
          <w:lang w:val="en-IL"/>
        </w:rPr>
        <w:t>בית המשפט הוא (2019):</w:t>
      </w:r>
    </w:p>
    <w:p w14:paraId="1962A555"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פרפ ריצ'ארד ססקינד מעלה שאלה: האם בית משפט הוא מקום או שירות ליישוב סכסוכים?</w:t>
      </w:r>
    </w:p>
    <w:p w14:paraId="786D66BF" w14:textId="77777777" w:rsidR="00475AAA" w:rsidRPr="00666B71" w:rsidRDefault="00475AAA" w:rsidP="00475AAA">
      <w:pPr>
        <w:bidi/>
        <w:rPr>
          <w:rFonts w:asciiTheme="minorBidi" w:hAnsiTheme="minorBidi" w:cstheme="minorBidi"/>
        </w:rPr>
      </w:pPr>
      <w:r w:rsidRPr="00666B71">
        <w:rPr>
          <w:rFonts w:asciiTheme="minorBidi" w:hAnsiTheme="minorBidi" w:cstheme="minorBidi"/>
          <w:rtl/>
          <w:lang w:val="en-IL"/>
        </w:rPr>
        <w:lastRenderedPageBreak/>
        <w:t xml:space="preserve">כתב ספר </w:t>
      </w:r>
      <w:r w:rsidRPr="00666B71">
        <w:rPr>
          <w:rFonts w:asciiTheme="minorBidi" w:hAnsiTheme="minorBidi" w:cstheme="minorBidi"/>
        </w:rPr>
        <w:t>Online court</w:t>
      </w:r>
    </w:p>
    <w:p w14:paraId="180BA86C" w14:textId="77777777" w:rsidR="00475AAA" w:rsidRPr="00666B71" w:rsidRDefault="00475AAA" w:rsidP="00475AAA">
      <w:pPr>
        <w:bidi/>
        <w:rPr>
          <w:rFonts w:asciiTheme="minorBidi" w:hAnsiTheme="minorBidi" w:cstheme="minorBidi"/>
          <w:rtl/>
          <w:lang w:val="en-IL"/>
        </w:rPr>
      </w:pPr>
    </w:p>
    <w:p w14:paraId="1248F49B"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b/>
          <w:bCs/>
          <w:rtl/>
          <w:lang w:val="en-IL"/>
        </w:rPr>
        <w:t>ואז הגיעה הקורונה (מרץ 2020)...</w:t>
      </w:r>
    </w:p>
    <w:p w14:paraId="13DC88B9" w14:textId="77777777" w:rsidR="00475AAA" w:rsidRPr="00666B71" w:rsidRDefault="00475AAA" w:rsidP="00475AAA">
      <w:pPr>
        <w:bidi/>
        <w:rPr>
          <w:rFonts w:asciiTheme="minorBidi" w:hAnsiTheme="minorBidi" w:cstheme="minorBidi"/>
          <w:rtl/>
          <w:lang w:val="en-IL"/>
        </w:rPr>
      </w:pPr>
      <w:hyperlink r:id="rId63" w:history="1">
        <w:r w:rsidRPr="00666B71">
          <w:rPr>
            <w:rStyle w:val="Hyperlink"/>
            <w:rFonts w:asciiTheme="minorBidi" w:hAnsiTheme="minorBidi" w:cstheme="minorBidi"/>
            <w:b/>
            <w:bCs/>
          </w:rPr>
          <w:t>https://</w:t>
        </w:r>
      </w:hyperlink>
      <w:hyperlink r:id="rId64" w:history="1">
        <w:r w:rsidRPr="00666B71">
          <w:rPr>
            <w:rStyle w:val="Hyperlink"/>
            <w:rFonts w:asciiTheme="minorBidi" w:hAnsiTheme="minorBidi" w:cstheme="minorBidi"/>
            <w:b/>
            <w:bCs/>
          </w:rPr>
          <w:t>remotecourts.org</w:t>
        </w:r>
      </w:hyperlink>
      <w:hyperlink r:id="rId65" w:history="1">
        <w:r w:rsidRPr="00666B71">
          <w:rPr>
            <w:rStyle w:val="Hyperlink"/>
            <w:rFonts w:asciiTheme="minorBidi" w:hAnsiTheme="minorBidi" w:cstheme="minorBidi"/>
            <w:b/>
            <w:bCs/>
          </w:rPr>
          <w:t>/</w:t>
        </w:r>
      </w:hyperlink>
    </w:p>
    <w:p w14:paraId="0E75CD58"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סגרים בכל העולם, אי אפשר להתכנס.</w:t>
      </w:r>
    </w:p>
    <w:p w14:paraId="58535BEB"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יש סכסוכים שלא יכולים להידחות, בתי משפט עוברים למתכונת חירום</w:t>
      </w:r>
    </w:p>
    <w:p w14:paraId="10FA33FF"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הסגרים נמשכים ומערכות המשפט המסורתיות חייבות להתגמש</w:t>
      </w:r>
    </w:p>
    <w:p w14:paraId="69A96725" w14:textId="77777777" w:rsidR="00475AAA" w:rsidRPr="00666B71" w:rsidRDefault="00475AAA" w:rsidP="00475AAA">
      <w:pPr>
        <w:bidi/>
        <w:rPr>
          <w:rFonts w:asciiTheme="minorBidi" w:hAnsiTheme="minorBidi" w:cstheme="minorBidi"/>
          <w:rtl/>
        </w:rPr>
      </w:pPr>
      <w:r w:rsidRPr="00666B71">
        <w:rPr>
          <w:rFonts w:asciiTheme="minorBidi" w:hAnsiTheme="minorBidi" w:cstheme="minorBidi"/>
          <w:rtl/>
          <w:lang w:val="en-IL"/>
        </w:rPr>
        <w:t>ססקינד פותח אתר בשם :</w:t>
      </w:r>
      <w:r w:rsidRPr="00666B71">
        <w:rPr>
          <w:rFonts w:asciiTheme="minorBidi" w:hAnsiTheme="minorBidi" w:cstheme="minorBidi"/>
        </w:rPr>
        <w:t>Remote courts</w:t>
      </w:r>
    </w:p>
    <w:p w14:paraId="22E6E869"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מדינות מעלות פרויקטים ולמידה ליישוב סכסוכים</w:t>
      </w:r>
    </w:p>
    <w:p w14:paraId="0F6EC230"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לומדים אחת מהשניה על פתרונות</w:t>
      </w:r>
    </w:p>
    <w:p w14:paraId="271C6E33" w14:textId="77777777" w:rsidR="00475AAA" w:rsidRPr="00666B71" w:rsidRDefault="00475AAA" w:rsidP="00475AAA">
      <w:pPr>
        <w:bidi/>
        <w:rPr>
          <w:rFonts w:asciiTheme="minorBidi" w:hAnsiTheme="minorBidi" w:cstheme="minorBidi"/>
        </w:rPr>
      </w:pPr>
    </w:p>
    <w:p w14:paraId="08BC6E4D"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b/>
          <w:bCs/>
          <w:rtl/>
          <w:lang w:val="en-IL"/>
        </w:rPr>
        <w:t>שפיטה תוך שימוש בטכנולוגיה</w:t>
      </w:r>
    </w:p>
    <w:p w14:paraId="3FE0364C" w14:textId="77777777" w:rsidR="00475AAA" w:rsidRPr="00666B71" w:rsidRDefault="00475AAA" w:rsidP="00475AAA">
      <w:pPr>
        <w:bidi/>
        <w:rPr>
          <w:rFonts w:asciiTheme="minorBidi" w:hAnsiTheme="minorBidi" w:cstheme="minorBidi"/>
          <w:rtl/>
        </w:rPr>
      </w:pPr>
      <w:hyperlink r:id="rId66" w:history="1">
        <w:r w:rsidRPr="00666B71">
          <w:rPr>
            <w:rStyle w:val="Hyperlink"/>
            <w:rFonts w:asciiTheme="minorBidi" w:hAnsiTheme="minorBidi" w:cstheme="minorBidi"/>
          </w:rPr>
          <w:t>https://www.youtube.com/watch?v=-8DApY7OE90</w:t>
        </w:r>
      </w:hyperlink>
    </w:p>
    <w:p w14:paraId="178FCF8A"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הליך שפיטה אמיתי שבוצע בזום</w:t>
      </w:r>
    </w:p>
    <w:p w14:paraId="03199104"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הסתבר שהבעל הנתבע באלימות היה בבית של התובעת ואיים עליה בנוגכחותו</w:t>
      </w:r>
    </w:p>
    <w:p w14:paraId="06DCFC8E"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עורכת הדין שלחה תוך כדי המשפט שוטרים לוודא את בטיחותה של הנתבעת</w:t>
      </w:r>
    </w:p>
    <w:p w14:paraId="66D18C9B"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הנאשם נעצר ובוטל השחרור בערבות שלו</w:t>
      </w:r>
    </w:p>
    <w:p w14:paraId="100C0FE9" w14:textId="77777777" w:rsidR="00475AAA" w:rsidRPr="00666B71" w:rsidRDefault="00475AAA" w:rsidP="00475AAA">
      <w:pPr>
        <w:bidi/>
        <w:rPr>
          <w:rFonts w:asciiTheme="minorBidi" w:hAnsiTheme="minorBidi" w:cstheme="minorBidi"/>
          <w:rtl/>
          <w:lang w:val="en-IL"/>
        </w:rPr>
      </w:pPr>
    </w:p>
    <w:p w14:paraId="39CB20A2"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נקבעו כללים למשפטים מקוונים. לבוש, סביבה.</w:t>
      </w:r>
    </w:p>
    <w:p w14:paraId="40AFA92A" w14:textId="77777777" w:rsidR="00475AAA" w:rsidRPr="00666B71" w:rsidRDefault="00475AAA" w:rsidP="00475AAA">
      <w:pPr>
        <w:bidi/>
        <w:rPr>
          <w:rFonts w:asciiTheme="minorBidi" w:hAnsiTheme="minorBidi" w:cstheme="minorBidi"/>
          <w:rtl/>
          <w:lang w:val="en-IL"/>
        </w:rPr>
      </w:pPr>
    </w:p>
    <w:p w14:paraId="2DF98095" w14:textId="77777777" w:rsidR="00475AAA" w:rsidRPr="00666B71" w:rsidRDefault="00475AAA" w:rsidP="00475AAA">
      <w:pPr>
        <w:bidi/>
        <w:rPr>
          <w:rFonts w:asciiTheme="minorBidi" w:hAnsiTheme="minorBidi" w:cstheme="minorBidi"/>
          <w:b/>
          <w:bCs/>
          <w:rtl/>
          <w:lang w:val="en-IL"/>
        </w:rPr>
      </w:pPr>
      <w:r w:rsidRPr="00666B71">
        <w:rPr>
          <w:rFonts w:asciiTheme="minorBidi" w:hAnsiTheme="minorBidi" w:cstheme="minorBidi"/>
          <w:b/>
          <w:bCs/>
          <w:rtl/>
          <w:lang w:val="en-IL"/>
        </w:rPr>
        <w:t>בתי משפט ושימוש בטכנולוגיה</w:t>
      </w:r>
    </w:p>
    <w:p w14:paraId="57C6A32D" w14:textId="77777777" w:rsidR="00475AAA" w:rsidRPr="00666B71" w:rsidRDefault="00475AAA" w:rsidP="00475AAA">
      <w:pPr>
        <w:pStyle w:val="ListParagraph"/>
        <w:numPr>
          <w:ilvl w:val="0"/>
          <w:numId w:val="439"/>
        </w:numPr>
        <w:bidi/>
        <w:rPr>
          <w:rFonts w:asciiTheme="minorBidi" w:hAnsiTheme="minorBidi"/>
          <w:lang w:val="en-IL"/>
        </w:rPr>
      </w:pPr>
      <w:r w:rsidRPr="00666B71">
        <w:rPr>
          <w:rFonts w:asciiTheme="minorBidi" w:hAnsiTheme="minorBidi"/>
          <w:rtl/>
          <w:lang w:val="en-IL"/>
        </w:rPr>
        <w:t xml:space="preserve">אמצעי הוכחה, צילומים. </w:t>
      </w:r>
      <w:ins w:id="13" w:author="Microsoft Word" w:date="2025-01-09T18:29:00Z" w16du:dateUtc="2025-01-09T16:29:00Z">
        <w:r w:rsidRPr="00666B71">
          <w:rPr>
            <w:rFonts w:asciiTheme="minorBidi" w:hAnsiTheme="minorBidi"/>
            <w:rtl/>
            <w:lang w:val="en-IL"/>
          </w:rPr>
          <w:t>...</w:t>
        </w:r>
      </w:ins>
    </w:p>
    <w:p w14:paraId="7A6EE763" w14:textId="77777777" w:rsidR="00475AAA" w:rsidRPr="00666B71" w:rsidRDefault="00475AAA" w:rsidP="00475AAA">
      <w:pPr>
        <w:pStyle w:val="ListParagraph"/>
        <w:numPr>
          <w:ilvl w:val="0"/>
          <w:numId w:val="439"/>
        </w:numPr>
        <w:bidi/>
        <w:rPr>
          <w:rFonts w:asciiTheme="minorBidi" w:hAnsiTheme="minorBidi"/>
          <w:rtl/>
        </w:rPr>
      </w:pPr>
      <w:r w:rsidRPr="00666B71">
        <w:rPr>
          <w:rFonts w:asciiTheme="minorBidi" w:hAnsiTheme="minorBidi"/>
          <w:rtl/>
          <w:lang w:val="en-IL"/>
        </w:rPr>
        <w:t xml:space="preserve">עיבוד מידע </w:t>
      </w:r>
      <w:ins w:id="14" w:author="Microsoft Word" w:date="2025-01-09T18:29:00Z" w16du:dateUtc="2025-01-09T16:29:00Z">
        <w:r w:rsidRPr="00666B71">
          <w:rPr>
            <w:rFonts w:asciiTheme="minorBidi" w:hAnsiTheme="minorBidi"/>
            <w:rtl/>
            <w:lang w:val="en-IL"/>
          </w:rPr>
          <w:t xml:space="preserve">דיגיטלי </w:t>
        </w:r>
      </w:ins>
      <w:r w:rsidRPr="00666B71">
        <w:rPr>
          <w:rFonts w:asciiTheme="minorBidi" w:hAnsiTheme="minorBidi"/>
          <w:rtl/>
          <w:lang w:val="en-IL"/>
        </w:rPr>
        <w:t>וקבלת החלטות (למשל-קביעת רמת מסוכנות או חישוב גובה ערבות – טענה ששקלול הנתונים וההנחות שהוזנו לתוכנה מוטות- שחורים, גיל...)</w:t>
      </w:r>
      <w:r w:rsidRPr="00666B71">
        <w:rPr>
          <w:rFonts w:asciiTheme="minorBidi" w:hAnsiTheme="minorBidi"/>
          <w:rtl/>
        </w:rPr>
        <w:t xml:space="preserve"> </w:t>
      </w:r>
    </w:p>
    <w:p w14:paraId="0BAFAC57" w14:textId="77777777" w:rsidR="00475AAA" w:rsidRPr="00666B71" w:rsidRDefault="00475AAA" w:rsidP="00475AAA">
      <w:pPr>
        <w:pStyle w:val="ListParagraph"/>
        <w:numPr>
          <w:ilvl w:val="0"/>
          <w:numId w:val="439"/>
        </w:numPr>
        <w:bidi/>
        <w:rPr>
          <w:rFonts w:asciiTheme="minorBidi" w:hAnsiTheme="minorBidi"/>
        </w:rPr>
      </w:pPr>
      <w:r w:rsidRPr="00666B71">
        <w:rPr>
          <w:rFonts w:asciiTheme="minorBidi" w:hAnsiTheme="minorBidi"/>
          <w:rtl/>
          <w:lang w:val="en-IL"/>
        </w:rPr>
        <w:t>הגשת מסמכים</w:t>
      </w:r>
      <w:r w:rsidRPr="00666B71">
        <w:rPr>
          <w:rFonts w:asciiTheme="minorBidi" w:hAnsiTheme="minorBidi"/>
          <w:rtl/>
        </w:rPr>
        <w:t xml:space="preserve"> דיגיטלית</w:t>
      </w:r>
    </w:p>
    <w:p w14:paraId="6D734451" w14:textId="77777777" w:rsidR="00475AAA" w:rsidRPr="00666B71" w:rsidRDefault="00475AAA" w:rsidP="00475AAA">
      <w:pPr>
        <w:pStyle w:val="ListParagraph"/>
        <w:numPr>
          <w:ilvl w:val="0"/>
          <w:numId w:val="439"/>
        </w:numPr>
        <w:bidi/>
        <w:rPr>
          <w:rFonts w:asciiTheme="minorBidi" w:hAnsiTheme="minorBidi"/>
        </w:rPr>
      </w:pPr>
      <w:r w:rsidRPr="00666B71">
        <w:rPr>
          <w:rFonts w:asciiTheme="minorBidi" w:hAnsiTheme="minorBidi"/>
          <w:rtl/>
          <w:lang w:val="en-IL"/>
        </w:rPr>
        <w:t>כיצד הטכנולוגיה משפיעה על הפרופסיה של עורכי הדין?</w:t>
      </w:r>
    </w:p>
    <w:p w14:paraId="7A10D8E6" w14:textId="77777777" w:rsidR="00475AAA" w:rsidRPr="00666B71" w:rsidRDefault="00475AAA" w:rsidP="00475AAA">
      <w:pPr>
        <w:pStyle w:val="ListParagraph"/>
        <w:numPr>
          <w:ilvl w:val="0"/>
          <w:numId w:val="439"/>
        </w:numPr>
        <w:bidi/>
        <w:rPr>
          <w:rFonts w:asciiTheme="minorBidi" w:hAnsiTheme="minorBidi"/>
        </w:rPr>
      </w:pPr>
      <w:r w:rsidRPr="00666B71">
        <w:rPr>
          <w:rFonts w:asciiTheme="minorBidi" w:hAnsiTheme="minorBidi"/>
          <w:rtl/>
          <w:lang w:val="en-IL"/>
        </w:rPr>
        <w:t>האם שופטים צריכים להיות בני אנוש?....</w:t>
      </w:r>
    </w:p>
    <w:p w14:paraId="735DEAF5" w14:textId="77777777" w:rsidR="00475AAA" w:rsidRPr="00666B71" w:rsidRDefault="00475AAA" w:rsidP="00475AAA">
      <w:pPr>
        <w:pStyle w:val="ListParagraph"/>
        <w:bidi/>
        <w:rPr>
          <w:rFonts w:asciiTheme="minorBidi" w:hAnsiTheme="minorBidi"/>
          <w:rtl/>
          <w:lang w:val="en-IL"/>
        </w:rPr>
      </w:pPr>
      <w:r w:rsidRPr="00666B71">
        <w:rPr>
          <w:rFonts w:asciiTheme="minorBidi" w:hAnsiTheme="minorBidi"/>
          <w:noProof/>
        </w:rPr>
        <w:drawing>
          <wp:inline distT="0" distB="0" distL="0" distR="0" wp14:anchorId="15684D77" wp14:editId="5D708766">
            <wp:extent cx="4330700" cy="1596235"/>
            <wp:effectExtent l="19050" t="0" r="12700" b="252095"/>
            <wp:docPr id="1881611791" name="Diagram 1">
              <a:extLst xmlns:a="http://schemas.openxmlformats.org/drawingml/2006/main">
                <a:ext uri="{FF2B5EF4-FFF2-40B4-BE49-F238E27FC236}">
                  <a16:creationId xmlns:a16="http://schemas.microsoft.com/office/drawing/2014/main" id="{2473EC10-9D8D-1C69-5FE4-1A8E8DC358F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p>
    <w:p w14:paraId="750BBF7F" w14:textId="77777777" w:rsidR="00475AAA" w:rsidRPr="00666B71" w:rsidRDefault="00475AAA" w:rsidP="00475AAA">
      <w:pPr>
        <w:bidi/>
        <w:rPr>
          <w:rFonts w:asciiTheme="minorBidi" w:hAnsiTheme="minorBidi" w:cstheme="minorBidi"/>
          <w:rtl/>
          <w:lang w:val="en-IL"/>
        </w:rPr>
      </w:pPr>
    </w:p>
    <w:p w14:paraId="5EBE6D23"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b/>
          <w:bCs/>
          <w:rtl/>
          <w:lang w:val="en-IL"/>
        </w:rPr>
        <w:t>ובישראל?</w:t>
      </w:r>
    </w:p>
    <w:p w14:paraId="4A6DB740" w14:textId="77777777" w:rsidR="00475AAA" w:rsidRPr="00666B71" w:rsidRDefault="00475AAA" w:rsidP="00475AAA">
      <w:pPr>
        <w:numPr>
          <w:ilvl w:val="0"/>
          <w:numId w:val="434"/>
        </w:numPr>
        <w:bidi/>
        <w:rPr>
          <w:rFonts w:asciiTheme="minorBidi" w:hAnsiTheme="minorBidi" w:cstheme="minorBidi"/>
          <w:lang w:val="en-IL"/>
        </w:rPr>
      </w:pPr>
      <w:r w:rsidRPr="00666B71">
        <w:rPr>
          <w:rFonts w:asciiTheme="minorBidi" w:hAnsiTheme="minorBidi" w:cstheme="minorBidi"/>
          <w:rtl/>
          <w:lang w:val="en-IL"/>
        </w:rPr>
        <w:t>הליכי גישור מקוונים</w:t>
      </w:r>
    </w:p>
    <w:p w14:paraId="6E1BDC6D" w14:textId="77777777" w:rsidR="00475AAA" w:rsidRPr="00666B71" w:rsidRDefault="00475AAA" w:rsidP="00475AAA">
      <w:pPr>
        <w:numPr>
          <w:ilvl w:val="0"/>
          <w:numId w:val="434"/>
        </w:numPr>
        <w:bidi/>
        <w:rPr>
          <w:rFonts w:asciiTheme="minorBidi" w:hAnsiTheme="minorBidi" w:cstheme="minorBidi"/>
          <w:lang w:val="en-IL"/>
        </w:rPr>
      </w:pPr>
      <w:r w:rsidRPr="00666B71">
        <w:rPr>
          <w:rFonts w:asciiTheme="minorBidi" w:hAnsiTheme="minorBidi" w:cstheme="minorBidi"/>
          <w:rtl/>
          <w:lang w:val="en-IL"/>
        </w:rPr>
        <w:t>הליכי בוררות מקוונים</w:t>
      </w:r>
    </w:p>
    <w:p w14:paraId="3DE43B0F" w14:textId="77777777" w:rsidR="00475AAA" w:rsidRPr="00666B71" w:rsidRDefault="00475AAA" w:rsidP="00475AAA">
      <w:pPr>
        <w:numPr>
          <w:ilvl w:val="0"/>
          <w:numId w:val="434"/>
        </w:numPr>
        <w:bidi/>
        <w:rPr>
          <w:rFonts w:asciiTheme="minorBidi" w:hAnsiTheme="minorBidi" w:cstheme="minorBidi"/>
          <w:lang w:val="en-IL"/>
        </w:rPr>
      </w:pPr>
      <w:r w:rsidRPr="00666B71">
        <w:rPr>
          <w:rFonts w:asciiTheme="minorBidi" w:hAnsiTheme="minorBidi" w:cstheme="minorBidi"/>
          <w:rtl/>
          <w:lang w:val="en-IL"/>
        </w:rPr>
        <w:t>פגישות מהו"ת מקוונות (היוועדות חזותית)</w:t>
      </w:r>
    </w:p>
    <w:p w14:paraId="77BA72DB" w14:textId="77777777" w:rsidR="00475AAA" w:rsidRPr="00666B71" w:rsidRDefault="00475AAA" w:rsidP="00475AAA">
      <w:pPr>
        <w:numPr>
          <w:ilvl w:val="0"/>
          <w:numId w:val="434"/>
        </w:numPr>
        <w:bidi/>
        <w:rPr>
          <w:rFonts w:asciiTheme="minorBidi" w:hAnsiTheme="minorBidi" w:cstheme="minorBidi"/>
          <w:lang w:val="en-IL"/>
        </w:rPr>
      </w:pPr>
      <w:r w:rsidRPr="00666B71">
        <w:rPr>
          <w:rFonts w:asciiTheme="minorBidi" w:hAnsiTheme="minorBidi" w:cstheme="minorBidi"/>
          <w:rtl/>
          <w:lang w:val="en-IL"/>
        </w:rPr>
        <w:t>בית דין דיגיטלי לטיפול במענקי קורונה מול רשות המיסים</w:t>
      </w:r>
    </w:p>
    <w:p w14:paraId="46D5358B" w14:textId="77777777" w:rsidR="00475AAA" w:rsidRPr="00666B71" w:rsidRDefault="00475AAA" w:rsidP="00475AAA">
      <w:pPr>
        <w:numPr>
          <w:ilvl w:val="0"/>
          <w:numId w:val="434"/>
        </w:numPr>
        <w:bidi/>
        <w:rPr>
          <w:rFonts w:asciiTheme="minorBidi" w:hAnsiTheme="minorBidi" w:cstheme="minorBidi"/>
          <w:lang w:val="en-IL"/>
        </w:rPr>
      </w:pPr>
      <w:r w:rsidRPr="00666B71">
        <w:rPr>
          <w:rFonts w:asciiTheme="minorBidi" w:hAnsiTheme="minorBidi" w:cstheme="minorBidi"/>
          <w:rtl/>
          <w:lang w:val="en-IL"/>
        </w:rPr>
        <w:t>דיונים בסכסוכים אזרחיים (תכנית ניסויית בבימ"ש שלום ראשל"צ)</w:t>
      </w:r>
    </w:p>
    <w:p w14:paraId="7C73E43E" w14:textId="77777777" w:rsidR="00475AAA" w:rsidRPr="00666B71" w:rsidRDefault="00475AAA" w:rsidP="00475AAA">
      <w:pPr>
        <w:numPr>
          <w:ilvl w:val="0"/>
          <w:numId w:val="434"/>
        </w:numPr>
        <w:bidi/>
        <w:rPr>
          <w:rFonts w:asciiTheme="minorBidi" w:hAnsiTheme="minorBidi" w:cstheme="minorBidi"/>
          <w:lang w:val="en-IL"/>
        </w:rPr>
      </w:pPr>
      <w:r w:rsidRPr="00666B71">
        <w:rPr>
          <w:rFonts w:asciiTheme="minorBidi" w:hAnsiTheme="minorBidi" w:cstheme="minorBidi"/>
          <w:rtl/>
          <w:lang w:val="en-IL"/>
        </w:rPr>
        <w:t>היוועדות חזותית בדיונים פליליים</w:t>
      </w:r>
    </w:p>
    <w:p w14:paraId="05081B0F" w14:textId="77777777" w:rsidR="00475AAA" w:rsidRPr="00666B71" w:rsidRDefault="00475AAA" w:rsidP="00475AAA">
      <w:pPr>
        <w:numPr>
          <w:ilvl w:val="0"/>
          <w:numId w:val="434"/>
        </w:numPr>
        <w:bidi/>
        <w:rPr>
          <w:rFonts w:asciiTheme="minorBidi" w:hAnsiTheme="minorBidi" w:cstheme="minorBidi"/>
          <w:lang w:val="en-IL"/>
        </w:rPr>
      </w:pPr>
      <w:r w:rsidRPr="00666B71">
        <w:rPr>
          <w:rFonts w:asciiTheme="minorBidi" w:hAnsiTheme="minorBidi" w:cstheme="minorBidi"/>
          <w:rtl/>
          <w:lang w:val="en-IL"/>
        </w:rPr>
        <w:t>תביעות בענין בתים משותפים בפני מפקח על רישום מקרקעין</w:t>
      </w:r>
    </w:p>
    <w:p w14:paraId="2302BDBB" w14:textId="77777777" w:rsidR="00475AAA" w:rsidRPr="00666B71" w:rsidRDefault="00475AAA" w:rsidP="00475AAA">
      <w:pPr>
        <w:numPr>
          <w:ilvl w:val="0"/>
          <w:numId w:val="434"/>
        </w:numPr>
        <w:bidi/>
        <w:rPr>
          <w:rFonts w:asciiTheme="minorBidi" w:hAnsiTheme="minorBidi" w:cstheme="minorBidi"/>
          <w:lang w:val="en-IL"/>
        </w:rPr>
      </w:pPr>
      <w:r w:rsidRPr="00666B71">
        <w:rPr>
          <w:rFonts w:asciiTheme="minorBidi" w:hAnsiTheme="minorBidi" w:cstheme="minorBidi"/>
          <w:rtl/>
          <w:lang w:val="en-IL"/>
        </w:rPr>
        <w:t xml:space="preserve"> (בקרוב בבית הדין לעבודה) והנה כבר בתביעות קטנות:</w:t>
      </w:r>
    </w:p>
    <w:p w14:paraId="3B357A03" w14:textId="77777777" w:rsidR="00475AAA" w:rsidRPr="00666B71" w:rsidRDefault="00475AAA" w:rsidP="00475AAA">
      <w:pPr>
        <w:bidi/>
        <w:rPr>
          <w:rFonts w:asciiTheme="minorBidi" w:hAnsiTheme="minorBidi" w:cstheme="minorBidi"/>
          <w:lang w:val="en-IL"/>
        </w:rPr>
      </w:pPr>
      <w:r>
        <w:rPr>
          <w:rFonts w:asciiTheme="minorBidi" w:hAnsiTheme="minorBidi" w:cstheme="minorBidi"/>
          <w:rtl/>
          <w:lang w:val="en-IL"/>
        </w:rPr>
        <w:t xml:space="preserve"> </w:t>
      </w:r>
      <w:hyperlink r:id="rId72" w:history="1">
        <w:r w:rsidRPr="00666B71">
          <w:rPr>
            <w:rStyle w:val="Hyperlink"/>
            <w:rFonts w:asciiTheme="minorBidi" w:hAnsiTheme="minorBidi" w:cstheme="minorBidi"/>
          </w:rPr>
          <w:t>https://www.gov.il/he/service/filing_a_small_claim</w:t>
        </w:r>
      </w:hyperlink>
    </w:p>
    <w:p w14:paraId="0D969F15" w14:textId="77777777" w:rsidR="00475AAA" w:rsidRPr="00666B71" w:rsidRDefault="00475AAA" w:rsidP="00475AAA">
      <w:pPr>
        <w:bidi/>
        <w:rPr>
          <w:rFonts w:asciiTheme="minorBidi" w:hAnsiTheme="minorBidi" w:cstheme="minorBidi"/>
          <w:rtl/>
          <w:lang w:val="en-IL"/>
        </w:rPr>
      </w:pPr>
    </w:p>
    <w:p w14:paraId="6661A1DF"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b/>
          <w:bCs/>
          <w:rtl/>
          <w:lang w:val="en-IL"/>
        </w:rPr>
        <w:lastRenderedPageBreak/>
        <w:t>מחקר עמדות מגשרים על ניהול הליכי גישור בזום</w:t>
      </w:r>
    </w:p>
    <w:p w14:paraId="4A8BDF86" w14:textId="77777777" w:rsidR="00475AAA" w:rsidRPr="00666B71" w:rsidRDefault="00475AAA" w:rsidP="00475AAA">
      <w:pPr>
        <w:numPr>
          <w:ilvl w:val="0"/>
          <w:numId w:val="435"/>
        </w:numPr>
        <w:bidi/>
        <w:rPr>
          <w:rFonts w:asciiTheme="minorBidi" w:hAnsiTheme="minorBidi" w:cstheme="minorBidi"/>
          <w:lang w:val="en-IL"/>
        </w:rPr>
      </w:pPr>
      <w:r w:rsidRPr="00666B71">
        <w:rPr>
          <w:rFonts w:asciiTheme="minorBidi" w:hAnsiTheme="minorBidi" w:cstheme="minorBidi"/>
          <w:rtl/>
          <w:lang w:val="en-IL"/>
        </w:rPr>
        <w:t>הצגת המחקר</w:t>
      </w:r>
    </w:p>
    <w:p w14:paraId="730AE6A7" w14:textId="77777777" w:rsidR="00475AAA" w:rsidRPr="00666B71" w:rsidRDefault="00475AAA" w:rsidP="00475AAA">
      <w:pPr>
        <w:numPr>
          <w:ilvl w:val="0"/>
          <w:numId w:val="435"/>
        </w:numPr>
        <w:bidi/>
        <w:rPr>
          <w:rFonts w:asciiTheme="minorBidi" w:hAnsiTheme="minorBidi" w:cstheme="minorBidi"/>
          <w:lang w:val="en-IL"/>
        </w:rPr>
      </w:pPr>
      <w:r w:rsidRPr="00666B71">
        <w:rPr>
          <w:rFonts w:asciiTheme="minorBidi" w:hAnsiTheme="minorBidi" w:cstheme="minorBidi"/>
          <w:rtl/>
          <w:lang w:val="en-IL"/>
        </w:rPr>
        <w:t>פרסום ביניים</w:t>
      </w:r>
    </w:p>
    <w:p w14:paraId="043F7FBF" w14:textId="77777777" w:rsidR="00475AAA" w:rsidRPr="00666B71" w:rsidRDefault="00475AAA" w:rsidP="00475AAA">
      <w:pPr>
        <w:bidi/>
        <w:rPr>
          <w:rFonts w:asciiTheme="minorBidi" w:hAnsiTheme="minorBidi" w:cstheme="minorBidi"/>
          <w:rtl/>
          <w:lang w:val="en-IL"/>
        </w:rPr>
      </w:pPr>
    </w:p>
    <w:p w14:paraId="1314653B" w14:textId="77777777" w:rsidR="00475AAA" w:rsidRPr="00666B71" w:rsidRDefault="00475AAA" w:rsidP="00475AAA">
      <w:pPr>
        <w:bidi/>
        <w:rPr>
          <w:rFonts w:asciiTheme="minorBidi" w:hAnsiTheme="minorBidi" w:cstheme="minorBidi"/>
          <w:lang w:val="en-IL"/>
        </w:rPr>
      </w:pPr>
      <w:hyperlink r:id="rId73" w:history="1">
        <w:r w:rsidRPr="00666B71">
          <w:rPr>
            <w:rStyle w:val="Hyperlink"/>
            <w:rFonts w:asciiTheme="minorBidi" w:hAnsiTheme="minorBidi" w:cstheme="minorBidi"/>
          </w:rPr>
          <w:t>https://www.colman.ac.il/media/zvvdd2mi/technology_replaces_humanity.pdf</w:t>
        </w:r>
      </w:hyperlink>
    </w:p>
    <w:p w14:paraId="107C4DAC" w14:textId="77777777" w:rsidR="00475AAA" w:rsidRPr="00666B71" w:rsidRDefault="00475AAA" w:rsidP="00475AAA">
      <w:pPr>
        <w:bidi/>
        <w:rPr>
          <w:rFonts w:asciiTheme="minorBidi" w:hAnsiTheme="minorBidi" w:cstheme="minorBidi"/>
          <w:rtl/>
          <w:lang w:val="en-IL"/>
        </w:rPr>
      </w:pPr>
    </w:p>
    <w:p w14:paraId="0BBC6CAB"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noProof/>
        </w:rPr>
        <w:drawing>
          <wp:inline distT="0" distB="0" distL="0" distR="0" wp14:anchorId="41074499" wp14:editId="4EDF74AD">
            <wp:extent cx="5731510" cy="3605530"/>
            <wp:effectExtent l="0" t="0" r="0" b="13970"/>
            <wp:docPr id="2147186308" name="Diagram 1">
              <a:extLst xmlns:a="http://schemas.openxmlformats.org/drawingml/2006/main">
                <a:ext uri="{FF2B5EF4-FFF2-40B4-BE49-F238E27FC236}">
                  <a16:creationId xmlns:a16="http://schemas.microsoft.com/office/drawing/2014/main" id="{C5C6EC38-FB4A-D0EE-640E-3FB1D2DE6D1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inline>
        </w:drawing>
      </w:r>
    </w:p>
    <w:p w14:paraId="56A1A3E7"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noProof/>
        </w:rPr>
        <w:lastRenderedPageBreak/>
        <w:drawing>
          <wp:inline distT="0" distB="0" distL="0" distR="0" wp14:anchorId="6D8BFB8B" wp14:editId="2E3DF683">
            <wp:extent cx="5731510" cy="5072380"/>
            <wp:effectExtent l="0" t="0" r="21590" b="13970"/>
            <wp:docPr id="241631362" name="Diagram 1">
              <a:extLst xmlns:a="http://schemas.openxmlformats.org/drawingml/2006/main">
                <a:ext uri="{FF2B5EF4-FFF2-40B4-BE49-F238E27FC236}">
                  <a16:creationId xmlns:a16="http://schemas.microsoft.com/office/drawing/2014/main" id="{92377A5F-F345-49CA-BB5C-68572E80BD1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9" r:lo="rId80" r:qs="rId81" r:cs="rId82"/>
              </a:graphicData>
            </a:graphic>
          </wp:inline>
        </w:drawing>
      </w:r>
    </w:p>
    <w:p w14:paraId="1219AF36" w14:textId="77777777" w:rsidR="00475AAA" w:rsidRPr="00666B71" w:rsidRDefault="00475AAA" w:rsidP="00475AAA">
      <w:pPr>
        <w:bidi/>
        <w:rPr>
          <w:rFonts w:asciiTheme="minorBidi" w:hAnsiTheme="minorBidi" w:cstheme="minorBidi"/>
          <w:rtl/>
          <w:lang w:val="en-IL"/>
        </w:rPr>
      </w:pPr>
    </w:p>
    <w:p w14:paraId="7E63595E"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noProof/>
        </w:rPr>
        <w:lastRenderedPageBreak/>
        <w:drawing>
          <wp:inline distT="0" distB="0" distL="0" distR="0" wp14:anchorId="1A26D28A" wp14:editId="5E67AE87">
            <wp:extent cx="5731510" cy="3931920"/>
            <wp:effectExtent l="0" t="57150" r="0" b="87630"/>
            <wp:docPr id="110013872" name="Diagram 1">
              <a:extLst xmlns:a="http://schemas.openxmlformats.org/drawingml/2006/main">
                <a:ext uri="{FF2B5EF4-FFF2-40B4-BE49-F238E27FC236}">
                  <a16:creationId xmlns:a16="http://schemas.microsoft.com/office/drawing/2014/main" id="{15865137-4C12-4056-89AB-A5E10C946F7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14:paraId="4468788A" w14:textId="77777777" w:rsidR="00475AAA" w:rsidRPr="00666B71" w:rsidRDefault="00475AAA" w:rsidP="00475AAA">
      <w:pPr>
        <w:bidi/>
        <w:rPr>
          <w:rFonts w:asciiTheme="minorBidi" w:hAnsiTheme="minorBidi" w:cstheme="minorBidi"/>
          <w:rtl/>
          <w:lang w:val="en-IL"/>
        </w:rPr>
      </w:pPr>
    </w:p>
    <w:p w14:paraId="76E516AD"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rtl/>
          <w:lang w:val="en-IL"/>
        </w:rPr>
        <w:t>אתגרים בניהול תהליכי גישור מקוונים</w:t>
      </w:r>
    </w:p>
    <w:p w14:paraId="4DA3F52A" w14:textId="77777777" w:rsidR="00475AAA" w:rsidRPr="00666B71" w:rsidRDefault="00475AAA" w:rsidP="00475AAA">
      <w:pPr>
        <w:bidi/>
        <w:rPr>
          <w:rFonts w:asciiTheme="minorBidi" w:hAnsiTheme="minorBidi" w:cstheme="minorBidi"/>
          <w:rtl/>
          <w:lang w:val="en-IL"/>
        </w:rPr>
      </w:pPr>
    </w:p>
    <w:p w14:paraId="26013216"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noProof/>
        </w:rPr>
        <w:drawing>
          <wp:inline distT="0" distB="0" distL="0" distR="0" wp14:anchorId="4A9F6C4D" wp14:editId="610A9818">
            <wp:extent cx="5731510" cy="2440940"/>
            <wp:effectExtent l="0" t="38100" r="0" b="54610"/>
            <wp:docPr id="1749249032" name="Diagram 1">
              <a:extLst xmlns:a="http://schemas.openxmlformats.org/drawingml/2006/main">
                <a:ext uri="{FF2B5EF4-FFF2-40B4-BE49-F238E27FC236}">
                  <a16:creationId xmlns:a16="http://schemas.microsoft.com/office/drawing/2014/main" id="{1ABB9AD7-07E6-152E-A27D-A8C17FEB41F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14:paraId="16EB4A11"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b/>
          <w:bCs/>
          <w:rtl/>
          <w:lang w:val="en-IL"/>
        </w:rPr>
        <w:t>שלב שלישי, בינה מלאכותית</w:t>
      </w:r>
    </w:p>
    <w:p w14:paraId="5B851A02"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noProof/>
        </w:rPr>
        <w:lastRenderedPageBreak/>
        <w:drawing>
          <wp:inline distT="0" distB="0" distL="0" distR="0" wp14:anchorId="6E79AD8D" wp14:editId="4D03FC73">
            <wp:extent cx="3653081" cy="5994800"/>
            <wp:effectExtent l="0" t="0" r="0" b="0"/>
            <wp:docPr id="1858202582" name="1A3B7544-342C-4CDE-A520-AD5E0A789ECA" descr="IMG_0903.jpg">
              <a:extLst xmlns:a="http://schemas.openxmlformats.org/drawingml/2006/main">
                <a:ext uri="{FF2B5EF4-FFF2-40B4-BE49-F238E27FC236}">
                  <a16:creationId xmlns:a16="http://schemas.microsoft.com/office/drawing/2014/main" id="{C937AF1F-D8C1-66FB-3F1D-8BFCEFB908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1A3B7544-342C-4CDE-A520-AD5E0A789ECA" descr="IMG_0903.jpg">
                      <a:extLst>
                        <a:ext uri="{FF2B5EF4-FFF2-40B4-BE49-F238E27FC236}">
                          <a16:creationId xmlns:a16="http://schemas.microsoft.com/office/drawing/2014/main" id="{C937AF1F-D8C1-66FB-3F1D-8BFCEFB90872}"/>
                        </a:ext>
                      </a:extLs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653081" cy="599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1C43A289"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b/>
          <w:bCs/>
          <w:rtl/>
          <w:lang w:val="en-IL"/>
        </w:rPr>
        <w:t>בינה מלאכותית: חששות ואתגרים</w:t>
      </w:r>
    </w:p>
    <w:p w14:paraId="69BF1325"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b/>
          <w:bCs/>
          <w:u w:val="single"/>
          <w:rtl/>
          <w:lang w:val="en-IL"/>
        </w:rPr>
        <w:t>יעילות וההגינות:</w:t>
      </w:r>
    </w:p>
    <w:p w14:paraId="624E672E" w14:textId="77777777" w:rsidR="00475AAA" w:rsidRPr="00666B71" w:rsidRDefault="00475AAA" w:rsidP="00475AAA">
      <w:pPr>
        <w:numPr>
          <w:ilvl w:val="0"/>
          <w:numId w:val="436"/>
        </w:numPr>
        <w:bidi/>
        <w:rPr>
          <w:rFonts w:asciiTheme="minorBidi" w:hAnsiTheme="minorBidi" w:cstheme="minorBidi"/>
          <w:lang w:val="en-IL"/>
        </w:rPr>
      </w:pPr>
      <w:r w:rsidRPr="00666B71">
        <w:rPr>
          <w:rFonts w:asciiTheme="minorBidi" w:hAnsiTheme="minorBidi" w:cstheme="minorBidi"/>
          <w:rtl/>
          <w:lang w:val="en-IL"/>
        </w:rPr>
        <w:t>מה היו הערכים והנורמות שהובילו את האלגוריתם בקבלת החלטה?</w:t>
      </w:r>
    </w:p>
    <w:p w14:paraId="74D92966" w14:textId="77777777" w:rsidR="00475AAA" w:rsidRPr="00666B71" w:rsidRDefault="00475AAA" w:rsidP="00475AAA">
      <w:pPr>
        <w:numPr>
          <w:ilvl w:val="0"/>
          <w:numId w:val="436"/>
        </w:numPr>
        <w:bidi/>
        <w:rPr>
          <w:rFonts w:asciiTheme="minorBidi" w:hAnsiTheme="minorBidi" w:cstheme="minorBidi"/>
          <w:lang w:val="en-IL"/>
        </w:rPr>
      </w:pPr>
      <w:r w:rsidRPr="00666B71">
        <w:rPr>
          <w:rFonts w:asciiTheme="minorBidi" w:hAnsiTheme="minorBidi" w:cstheme="minorBidi"/>
          <w:rtl/>
          <w:lang w:val="en-IL"/>
        </w:rPr>
        <w:t>הטיות על סמך סטריאוטיפים</w:t>
      </w:r>
    </w:p>
    <w:p w14:paraId="4A161827" w14:textId="77777777" w:rsidR="00475AAA" w:rsidRPr="00666B71" w:rsidRDefault="00475AAA" w:rsidP="00475AAA">
      <w:pPr>
        <w:numPr>
          <w:ilvl w:val="0"/>
          <w:numId w:val="436"/>
        </w:numPr>
        <w:bidi/>
        <w:rPr>
          <w:rFonts w:asciiTheme="minorBidi" w:hAnsiTheme="minorBidi" w:cstheme="minorBidi"/>
          <w:lang w:val="en-IL"/>
        </w:rPr>
      </w:pPr>
      <w:r w:rsidRPr="00666B71">
        <w:rPr>
          <w:rFonts w:asciiTheme="minorBidi" w:hAnsiTheme="minorBidi" w:cstheme="minorBidi"/>
          <w:rtl/>
          <w:lang w:val="en-IL"/>
        </w:rPr>
        <w:t>הבטחת הגינות הליכית (מה לגבי "מתן קול"?)</w:t>
      </w:r>
    </w:p>
    <w:p w14:paraId="4CA971CD" w14:textId="77777777" w:rsidR="00475AAA" w:rsidRPr="00666B71" w:rsidRDefault="00475AAA" w:rsidP="00475AAA">
      <w:pPr>
        <w:bidi/>
        <w:ind w:left="360"/>
        <w:rPr>
          <w:rFonts w:asciiTheme="minorBidi" w:hAnsiTheme="minorBidi" w:cstheme="minorBidi"/>
          <w:lang w:val="en-IL"/>
        </w:rPr>
      </w:pPr>
      <w:r w:rsidRPr="00666B71">
        <w:rPr>
          <w:rFonts w:asciiTheme="minorBidi" w:hAnsiTheme="minorBidi" w:cstheme="minorBidi"/>
          <w:b/>
          <w:bCs/>
          <w:u w:val="single"/>
          <w:rtl/>
          <w:lang w:val="en-IL"/>
        </w:rPr>
        <w:t>איכות ההליך:</w:t>
      </w:r>
    </w:p>
    <w:p w14:paraId="1B7F92F3" w14:textId="77777777" w:rsidR="00475AAA" w:rsidRPr="00666B71" w:rsidRDefault="00475AAA" w:rsidP="00475AAA">
      <w:pPr>
        <w:numPr>
          <w:ilvl w:val="0"/>
          <w:numId w:val="436"/>
        </w:numPr>
        <w:bidi/>
        <w:rPr>
          <w:rFonts w:asciiTheme="minorBidi" w:hAnsiTheme="minorBidi" w:cstheme="minorBidi"/>
          <w:lang w:val="en-IL"/>
        </w:rPr>
      </w:pPr>
      <w:r w:rsidRPr="00666B71">
        <w:rPr>
          <w:rFonts w:asciiTheme="minorBidi" w:hAnsiTheme="minorBidi" w:cstheme="minorBidi"/>
          <w:rtl/>
          <w:lang w:val="en-IL"/>
        </w:rPr>
        <w:t xml:space="preserve">החלטות יבשות – "מכונה" מול רכיב "האנושיות" (האבחנה, החמלה) </w:t>
      </w:r>
    </w:p>
    <w:p w14:paraId="08354714" w14:textId="77777777" w:rsidR="00475AAA" w:rsidRPr="00666B71" w:rsidRDefault="00475AAA" w:rsidP="00475AAA">
      <w:pPr>
        <w:numPr>
          <w:ilvl w:val="0"/>
          <w:numId w:val="436"/>
        </w:numPr>
        <w:bidi/>
        <w:rPr>
          <w:rFonts w:asciiTheme="minorBidi" w:hAnsiTheme="minorBidi" w:cstheme="minorBidi"/>
          <w:lang w:val="en-IL"/>
        </w:rPr>
      </w:pPr>
      <w:r w:rsidRPr="00666B71">
        <w:rPr>
          <w:rFonts w:asciiTheme="minorBidi" w:hAnsiTheme="minorBidi" w:cstheme="minorBidi"/>
          <w:rtl/>
          <w:lang w:val="en-IL"/>
        </w:rPr>
        <w:t>טיפול ברגשות?</w:t>
      </w:r>
    </w:p>
    <w:p w14:paraId="7EF472B9" w14:textId="77777777" w:rsidR="00475AAA" w:rsidRPr="00666B71" w:rsidRDefault="00475AAA" w:rsidP="00475AAA">
      <w:pPr>
        <w:numPr>
          <w:ilvl w:val="0"/>
          <w:numId w:val="436"/>
        </w:numPr>
        <w:bidi/>
        <w:rPr>
          <w:rFonts w:asciiTheme="minorBidi" w:hAnsiTheme="minorBidi" w:cstheme="minorBidi"/>
          <w:lang w:val="en-IL"/>
        </w:rPr>
      </w:pPr>
      <w:r w:rsidRPr="00666B71">
        <w:rPr>
          <w:rFonts w:asciiTheme="minorBidi" w:hAnsiTheme="minorBidi" w:cstheme="minorBidi"/>
          <w:rtl/>
          <w:lang w:val="en-IL"/>
        </w:rPr>
        <w:t>האינטראקציה הבינאישית</w:t>
      </w:r>
    </w:p>
    <w:p w14:paraId="02E226B6" w14:textId="77777777" w:rsidR="00475AAA" w:rsidRPr="00666B71" w:rsidRDefault="00475AAA" w:rsidP="00475AAA">
      <w:pPr>
        <w:bidi/>
        <w:rPr>
          <w:rFonts w:asciiTheme="minorBidi" w:hAnsiTheme="minorBidi" w:cstheme="minorBidi"/>
          <w:rtl/>
          <w:lang w:val="en-IL"/>
        </w:rPr>
      </w:pPr>
    </w:p>
    <w:p w14:paraId="38F3BF34"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b/>
          <w:bCs/>
          <w:rtl/>
          <w:lang w:val="en-IL"/>
        </w:rPr>
        <w:t>מעבר</w:t>
      </w:r>
      <w:r w:rsidRPr="00666B71">
        <w:rPr>
          <w:rFonts w:asciiTheme="minorBidi" w:hAnsiTheme="minorBidi" w:cstheme="minorBidi"/>
          <w:b/>
          <w:bCs/>
          <w:rtl/>
        </w:rPr>
        <w:t xml:space="preserve"> </w:t>
      </w:r>
      <w:r w:rsidRPr="00666B71">
        <w:rPr>
          <w:rFonts w:asciiTheme="minorBidi" w:hAnsiTheme="minorBidi" w:cstheme="minorBidi"/>
          <w:b/>
          <w:bCs/>
          <w:rtl/>
          <w:lang w:val="en-IL"/>
        </w:rPr>
        <w:t>מ- אל-</w:t>
      </w:r>
    </w:p>
    <w:p w14:paraId="79FAF260"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noProof/>
        </w:rPr>
        <w:lastRenderedPageBreak/>
        <w:drawing>
          <wp:inline distT="0" distB="0" distL="0" distR="0" wp14:anchorId="2CF895EE" wp14:editId="579C903E">
            <wp:extent cx="5731510" cy="2423160"/>
            <wp:effectExtent l="0" t="1123950" r="2540" b="529590"/>
            <wp:docPr id="899866892" name="Diagram 1">
              <a:extLst xmlns:a="http://schemas.openxmlformats.org/drawingml/2006/main">
                <a:ext uri="{FF2B5EF4-FFF2-40B4-BE49-F238E27FC236}">
                  <a16:creationId xmlns:a16="http://schemas.microsoft.com/office/drawing/2014/main" id="{68D9ECD1-5821-3FA9-3F43-070CE399C49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5" r:lo="rId96" r:qs="rId97" r:cs="rId98"/>
              </a:graphicData>
            </a:graphic>
          </wp:inline>
        </w:drawing>
      </w:r>
    </w:p>
    <w:p w14:paraId="2B313E78" w14:textId="77777777" w:rsidR="00475AAA" w:rsidRPr="00666B71" w:rsidRDefault="00475AAA" w:rsidP="00475AAA">
      <w:pPr>
        <w:bidi/>
        <w:rPr>
          <w:rFonts w:asciiTheme="minorBidi" w:hAnsiTheme="minorBidi" w:cstheme="minorBidi"/>
          <w:rtl/>
          <w:lang w:val="en-IL"/>
        </w:rPr>
      </w:pPr>
    </w:p>
    <w:p w14:paraId="1B364329" w14:textId="77777777" w:rsidR="00475AAA" w:rsidRPr="00666B71" w:rsidRDefault="00475AAA" w:rsidP="00475AAA">
      <w:pPr>
        <w:bidi/>
        <w:rPr>
          <w:rFonts w:asciiTheme="minorBidi" w:hAnsiTheme="minorBidi" w:cstheme="minorBidi"/>
          <w:rtl/>
          <w:lang w:val="en-IL"/>
        </w:rPr>
      </w:pPr>
    </w:p>
    <w:p w14:paraId="0BBB2CE7" w14:textId="77777777" w:rsidR="00475AAA" w:rsidRPr="00666B71" w:rsidRDefault="00475AAA" w:rsidP="00475AAA">
      <w:pPr>
        <w:bidi/>
        <w:rPr>
          <w:rFonts w:asciiTheme="minorBidi" w:hAnsiTheme="minorBidi" w:cstheme="minorBidi"/>
          <w:rtl/>
          <w:lang w:val="en-IL"/>
        </w:rPr>
      </w:pPr>
    </w:p>
    <w:p w14:paraId="26B64574"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b/>
          <w:bCs/>
          <w:rtl/>
          <w:lang w:val="en-IL"/>
        </w:rPr>
        <w:t>הכוונה למניעת סכסוכים</w:t>
      </w:r>
    </w:p>
    <w:p w14:paraId="39933B13" w14:textId="77777777" w:rsidR="00475AAA" w:rsidRPr="00666B71" w:rsidRDefault="00475AAA" w:rsidP="00475AAA">
      <w:pPr>
        <w:numPr>
          <w:ilvl w:val="0"/>
          <w:numId w:val="437"/>
        </w:numPr>
        <w:bidi/>
        <w:rPr>
          <w:rFonts w:asciiTheme="minorBidi" w:hAnsiTheme="minorBidi" w:cstheme="minorBidi"/>
          <w:lang w:val="en-IL"/>
        </w:rPr>
      </w:pPr>
      <w:r w:rsidRPr="00666B71">
        <w:rPr>
          <w:rFonts w:asciiTheme="minorBidi" w:hAnsiTheme="minorBidi" w:cstheme="minorBidi"/>
          <w:rtl/>
          <w:lang w:val="en-IL"/>
        </w:rPr>
        <w:t xml:space="preserve">איסוף ועיבוד מידע, היערכות דוגמת "עיר חכמה" </w:t>
      </w:r>
    </w:p>
    <w:p w14:paraId="604E09C3" w14:textId="77777777" w:rsidR="00475AAA" w:rsidRPr="00666B71" w:rsidRDefault="00475AAA" w:rsidP="00475AAA">
      <w:pPr>
        <w:numPr>
          <w:ilvl w:val="0"/>
          <w:numId w:val="437"/>
        </w:numPr>
        <w:bidi/>
        <w:rPr>
          <w:rFonts w:asciiTheme="minorBidi" w:hAnsiTheme="minorBidi" w:cstheme="minorBidi"/>
          <w:lang w:val="en-IL"/>
        </w:rPr>
      </w:pPr>
      <w:r w:rsidRPr="00666B71">
        <w:rPr>
          <w:rFonts w:asciiTheme="minorBidi" w:hAnsiTheme="minorBidi" w:cstheme="minorBidi"/>
          <w:rtl/>
          <w:lang w:val="en-IL"/>
        </w:rPr>
        <w:t>מציאות מדומה?</w:t>
      </w:r>
    </w:p>
    <w:p w14:paraId="2CD97115" w14:textId="77777777" w:rsidR="00475AAA" w:rsidRPr="00666B71" w:rsidRDefault="00475AAA" w:rsidP="00475AAA">
      <w:pPr>
        <w:bidi/>
        <w:rPr>
          <w:rFonts w:asciiTheme="minorBidi" w:hAnsiTheme="minorBidi" w:cstheme="minorBidi"/>
          <w:lang w:val="en-IL"/>
        </w:rPr>
      </w:pPr>
      <w:r w:rsidRPr="00666B71">
        <w:rPr>
          <w:rFonts w:asciiTheme="minorBidi" w:hAnsiTheme="minorBidi" w:cstheme="minorBidi"/>
          <w:rtl/>
          <w:lang w:val="en-IL"/>
        </w:rPr>
        <w:t xml:space="preserve"> </w:t>
      </w:r>
      <w:r w:rsidRPr="00666B71">
        <w:rPr>
          <w:rFonts w:asciiTheme="minorBidi" w:hAnsiTheme="minorBidi" w:cstheme="minorBidi"/>
        </w:rPr>
        <w:t>Virtual Reality</w:t>
      </w:r>
    </w:p>
    <w:p w14:paraId="2CD3F40B" w14:textId="77777777" w:rsidR="00475AAA" w:rsidRPr="00666B71" w:rsidRDefault="00475AAA" w:rsidP="00475AAA">
      <w:pPr>
        <w:bidi/>
        <w:rPr>
          <w:rFonts w:asciiTheme="minorBidi" w:hAnsiTheme="minorBidi" w:cstheme="minorBidi"/>
          <w:rtl/>
          <w:lang w:val="en-IL"/>
        </w:rPr>
      </w:pPr>
    </w:p>
    <w:p w14:paraId="5A46136D"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b/>
          <w:bCs/>
          <w:rtl/>
          <w:lang w:val="en-IL"/>
        </w:rPr>
        <w:t>להיכנס לנעלי האחר</w:t>
      </w:r>
    </w:p>
    <w:p w14:paraId="4D6416BC" w14:textId="77777777" w:rsidR="00475AAA" w:rsidRPr="00666B71" w:rsidRDefault="00475AAA" w:rsidP="00475AAA">
      <w:pPr>
        <w:bidi/>
        <w:rPr>
          <w:rFonts w:asciiTheme="minorBidi" w:hAnsiTheme="minorBidi" w:cstheme="minorBidi"/>
          <w:rtl/>
          <w:lang w:val="en-IL"/>
        </w:rPr>
      </w:pPr>
    </w:p>
    <w:p w14:paraId="13C917D8"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b/>
          <w:bCs/>
          <w:rtl/>
          <w:lang w:val="en-IL"/>
        </w:rPr>
        <w:t>יישוב סכסוכים מקוון-הקלטת מפגש בהשתלמות</w:t>
      </w:r>
      <w:r w:rsidRPr="00666B71">
        <w:rPr>
          <w:rFonts w:asciiTheme="minorBidi" w:hAnsiTheme="minorBidi" w:cstheme="minorBidi"/>
          <w:b/>
          <w:bCs/>
          <w:rtl/>
          <w:lang w:val="en-IL"/>
        </w:rPr>
        <w:br/>
        <w:t>כב' השופט חבקין וד"ר פרלמן</w:t>
      </w:r>
    </w:p>
    <w:p w14:paraId="24A48260" w14:textId="77777777" w:rsidR="00475AAA" w:rsidRPr="00666B71" w:rsidRDefault="00475AAA" w:rsidP="00475AAA">
      <w:pPr>
        <w:bidi/>
        <w:rPr>
          <w:rFonts w:asciiTheme="minorBidi" w:hAnsiTheme="minorBidi" w:cstheme="minorBidi"/>
          <w:lang w:val="en-IL"/>
        </w:rPr>
      </w:pPr>
      <w:hyperlink r:id="rId100" w:history="1">
        <w:r w:rsidRPr="00666B71">
          <w:rPr>
            <w:rStyle w:val="Hyperlink"/>
            <w:rFonts w:asciiTheme="minorBidi" w:hAnsiTheme="minorBidi" w:cstheme="minorBidi"/>
            <w:lang w:val="fr-FR"/>
          </w:rPr>
          <w:t>https://www.facebook.com/1171310067/videos/1324728001641983/</w:t>
        </w:r>
      </w:hyperlink>
      <w:r w:rsidRPr="00666B71">
        <w:rPr>
          <w:rFonts w:asciiTheme="minorBidi" w:hAnsiTheme="minorBidi" w:cstheme="minorBidi"/>
        </w:rPr>
        <w:t xml:space="preserve"> </w:t>
      </w:r>
    </w:p>
    <w:p w14:paraId="562A6C99" w14:textId="77777777" w:rsidR="00475AAA" w:rsidRPr="00666B71" w:rsidRDefault="00475AAA" w:rsidP="00475AAA">
      <w:pPr>
        <w:bidi/>
        <w:rPr>
          <w:rFonts w:asciiTheme="minorBidi" w:hAnsiTheme="minorBidi" w:cstheme="minorBidi"/>
          <w:rtl/>
          <w:lang w:val="en-IL"/>
        </w:rPr>
      </w:pPr>
    </w:p>
    <w:p w14:paraId="34950D9D"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rtl/>
          <w:lang w:val="en-IL"/>
        </w:rPr>
        <w:t>תהיות</w:t>
      </w:r>
    </w:p>
    <w:p w14:paraId="55380651" w14:textId="77777777" w:rsidR="00475AAA" w:rsidRPr="00666B71" w:rsidRDefault="00475AAA" w:rsidP="00475AAA">
      <w:pPr>
        <w:bidi/>
        <w:rPr>
          <w:rFonts w:asciiTheme="minorBidi" w:hAnsiTheme="minorBidi" w:cstheme="minorBidi"/>
          <w:rtl/>
          <w:lang w:val="en-IL"/>
        </w:rPr>
      </w:pPr>
      <w:r w:rsidRPr="00666B71">
        <w:rPr>
          <w:rFonts w:asciiTheme="minorBidi" w:hAnsiTheme="minorBidi" w:cstheme="minorBidi"/>
          <w:noProof/>
        </w:rPr>
        <w:lastRenderedPageBreak/>
        <w:drawing>
          <wp:inline distT="0" distB="0" distL="0" distR="0" wp14:anchorId="2C5690FD" wp14:editId="1004F40F">
            <wp:extent cx="5731510" cy="2459355"/>
            <wp:effectExtent l="38100" t="0" r="59690" b="2798445"/>
            <wp:docPr id="1220686597" name="Diagram 1">
              <a:extLst xmlns:a="http://schemas.openxmlformats.org/drawingml/2006/main">
                <a:ext uri="{FF2B5EF4-FFF2-40B4-BE49-F238E27FC236}">
                  <a16:creationId xmlns:a16="http://schemas.microsoft.com/office/drawing/2014/main" id="{D5A303F3-8A94-B0F6-82E0-F131FAD7AE8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1" r:lo="rId102" r:qs="rId103" r:cs="rId104"/>
              </a:graphicData>
            </a:graphic>
          </wp:inline>
        </w:drawing>
      </w:r>
    </w:p>
    <w:p w14:paraId="615739CD" w14:textId="77777777" w:rsidR="00475AAA" w:rsidRPr="00666B71" w:rsidRDefault="00475AAA" w:rsidP="00475AAA">
      <w:pPr>
        <w:bidi/>
        <w:rPr>
          <w:rFonts w:asciiTheme="minorBidi" w:hAnsiTheme="minorBidi" w:cstheme="minorBidi"/>
          <w:rtl/>
          <w:lang w:val="en-IL"/>
        </w:rPr>
      </w:pPr>
    </w:p>
    <w:p w14:paraId="6A514849" w14:textId="77777777" w:rsidR="00475AAA" w:rsidRPr="00666B71" w:rsidRDefault="00475AAA" w:rsidP="00475AAA">
      <w:pPr>
        <w:bidi/>
        <w:rPr>
          <w:rFonts w:asciiTheme="minorBidi" w:hAnsiTheme="minorBidi" w:cstheme="minorBidi"/>
          <w:rtl/>
          <w:lang w:val="en-IL"/>
        </w:rPr>
      </w:pPr>
    </w:p>
    <w:p w14:paraId="4B4EF80E" w14:textId="77777777" w:rsidR="00475AAA" w:rsidRPr="00666B71" w:rsidRDefault="00475AAA" w:rsidP="00475AAA">
      <w:pPr>
        <w:bidi/>
        <w:rPr>
          <w:rFonts w:asciiTheme="minorBidi" w:hAnsiTheme="minorBidi" w:cstheme="minorBidi"/>
          <w:rtl/>
          <w:lang w:val="en-IL"/>
        </w:rPr>
      </w:pPr>
    </w:p>
    <w:p w14:paraId="2F8EFB44" w14:textId="77777777" w:rsidR="00475AAA" w:rsidRPr="00666B71" w:rsidRDefault="00475AAA" w:rsidP="00475AAA">
      <w:pPr>
        <w:bidi/>
        <w:rPr>
          <w:rFonts w:asciiTheme="minorBidi" w:hAnsiTheme="minorBidi" w:cstheme="minorBidi"/>
          <w:rtl/>
          <w:lang w:val="en-IL"/>
        </w:rPr>
      </w:pPr>
    </w:p>
    <w:p w14:paraId="1B4A32CD" w14:textId="77777777" w:rsidR="00475AAA" w:rsidRPr="00666B71" w:rsidRDefault="00475AAA" w:rsidP="00475AAA">
      <w:pPr>
        <w:bidi/>
        <w:rPr>
          <w:rFonts w:asciiTheme="minorBidi" w:hAnsiTheme="minorBidi" w:cstheme="minorBidi"/>
          <w:rtl/>
          <w:lang w:val="en-IL"/>
        </w:rPr>
      </w:pPr>
    </w:p>
    <w:p w14:paraId="088BA6D0" w14:textId="77777777" w:rsidR="00475AAA" w:rsidRPr="00666B71" w:rsidRDefault="00475AAA" w:rsidP="00475AAA">
      <w:pPr>
        <w:bidi/>
        <w:rPr>
          <w:rFonts w:asciiTheme="minorBidi" w:hAnsiTheme="minorBidi" w:cstheme="minorBidi"/>
          <w:rtl/>
          <w:lang w:val="en-IL"/>
        </w:rPr>
      </w:pPr>
    </w:p>
    <w:p w14:paraId="708B1FD9" w14:textId="77777777" w:rsidR="00475AAA" w:rsidRPr="00666B71" w:rsidRDefault="00475AAA" w:rsidP="00475AAA">
      <w:pPr>
        <w:bidi/>
        <w:rPr>
          <w:rFonts w:asciiTheme="minorBidi" w:hAnsiTheme="minorBidi" w:cstheme="minorBidi"/>
          <w:rtl/>
          <w:lang w:val="en-IL"/>
        </w:rPr>
      </w:pPr>
    </w:p>
    <w:p w14:paraId="2451C111" w14:textId="77777777" w:rsidR="00475AAA" w:rsidRPr="00666B71" w:rsidRDefault="00475AAA" w:rsidP="00475AAA">
      <w:pPr>
        <w:pStyle w:val="Heading2"/>
        <w:bidi/>
        <w:spacing w:before="0" w:after="0"/>
        <w:rPr>
          <w:rFonts w:asciiTheme="minorBidi" w:hAnsiTheme="minorBidi" w:cstheme="minorBidi"/>
          <w:rtl/>
          <w:lang w:val="en-IL"/>
        </w:rPr>
      </w:pPr>
      <w:bookmarkStart w:id="15" w:name="_Toc186278724"/>
      <w:r w:rsidRPr="00666B71">
        <w:rPr>
          <w:rFonts w:asciiTheme="minorBidi" w:hAnsiTheme="minorBidi" w:cstheme="minorBidi"/>
          <w:rtl/>
          <w:lang w:val="en-IL"/>
        </w:rPr>
        <w:t>שיעור 11 16-ינו-2025</w:t>
      </w:r>
      <w:bookmarkEnd w:id="15"/>
    </w:p>
    <w:p w14:paraId="6F687F1E" w14:textId="77777777" w:rsidR="00475AAA" w:rsidRPr="00666B71" w:rsidRDefault="00475AAA" w:rsidP="00475AAA">
      <w:pPr>
        <w:bidi/>
        <w:rPr>
          <w:rFonts w:asciiTheme="minorBidi" w:hAnsiTheme="minorBidi" w:cstheme="minorBidi"/>
        </w:rPr>
      </w:pPr>
      <w:r w:rsidRPr="00666B71">
        <w:rPr>
          <w:rFonts w:asciiTheme="minorBidi" w:hAnsiTheme="minorBidi" w:cstheme="minorBidi"/>
          <w:rtl/>
        </w:rPr>
        <w:t xml:space="preserve">שיעור מספר 11: </w:t>
      </w:r>
    </w:p>
    <w:p w14:paraId="16E188DA" w14:textId="77777777" w:rsidR="00475AAA" w:rsidRPr="00666B71" w:rsidRDefault="00475AAA" w:rsidP="00475AAA">
      <w:pPr>
        <w:bidi/>
        <w:rPr>
          <w:rFonts w:asciiTheme="minorBidi" w:hAnsiTheme="minorBidi" w:cstheme="minorBidi"/>
        </w:rPr>
      </w:pPr>
      <w:r w:rsidRPr="00666B71">
        <w:rPr>
          <w:rFonts w:asciiTheme="minorBidi" w:hAnsiTheme="minorBidi" w:cstheme="minorBidi"/>
          <w:rtl/>
        </w:rPr>
        <w:t>טכנולוגיה ויישוב סכסוכים</w:t>
      </w:r>
    </w:p>
    <w:p w14:paraId="654BDCD9" w14:textId="77777777" w:rsidR="00475AAA" w:rsidRPr="00666B71" w:rsidRDefault="00475AAA" w:rsidP="00475AAA">
      <w:pPr>
        <w:bidi/>
        <w:rPr>
          <w:rFonts w:asciiTheme="minorBidi" w:hAnsiTheme="minorBidi" w:cstheme="minorBidi"/>
        </w:rPr>
      </w:pPr>
      <w:r w:rsidRPr="00666B71">
        <w:rPr>
          <w:rFonts w:asciiTheme="minorBidi" w:hAnsiTheme="minorBidi" w:cstheme="minorBidi"/>
          <w:rtl/>
        </w:rPr>
        <w:t>עורכי הדין אמונים על המידע ועיבודו.</w:t>
      </w:r>
    </w:p>
    <w:p w14:paraId="2A645FE1" w14:textId="77777777" w:rsidR="00475AAA" w:rsidRPr="00666B71" w:rsidRDefault="00475AAA" w:rsidP="00475AAA">
      <w:pPr>
        <w:bidi/>
        <w:rPr>
          <w:rFonts w:asciiTheme="minorBidi" w:hAnsiTheme="minorBidi" w:cstheme="minorBidi"/>
        </w:rPr>
      </w:pPr>
      <w:r w:rsidRPr="00666B71">
        <w:rPr>
          <w:rFonts w:asciiTheme="minorBidi" w:hAnsiTheme="minorBidi" w:cstheme="minorBidi"/>
          <w:rtl/>
        </w:rPr>
        <w:t>היום הטכנולוגיה מעבדת מידע רב יותר מהר יותר, הקושי שלפעמים היא ממציאה.</w:t>
      </w:r>
    </w:p>
    <w:p w14:paraId="67BEF58E" w14:textId="77777777" w:rsidR="00475AAA" w:rsidRPr="00666B71" w:rsidRDefault="00475AAA" w:rsidP="00475AAA">
      <w:pPr>
        <w:bidi/>
        <w:rPr>
          <w:rFonts w:asciiTheme="minorBidi" w:hAnsiTheme="minorBidi" w:cstheme="minorBidi"/>
        </w:rPr>
      </w:pPr>
      <w:r w:rsidRPr="00666B71">
        <w:rPr>
          <w:rFonts w:asciiTheme="minorBidi" w:hAnsiTheme="minorBidi" w:cstheme="minorBidi"/>
          <w:rtl/>
        </w:rPr>
        <w:t xml:space="preserve">עולה שאלה אם שופטים צריכים להיות בני אדם. </w:t>
      </w:r>
    </w:p>
    <w:p w14:paraId="23DF38FB" w14:textId="77777777" w:rsidR="00475AAA" w:rsidRPr="00666B71" w:rsidRDefault="00475AAA" w:rsidP="00475AAA">
      <w:pPr>
        <w:bidi/>
        <w:rPr>
          <w:rFonts w:asciiTheme="minorBidi" w:hAnsiTheme="minorBidi" w:cstheme="minorBidi"/>
        </w:rPr>
      </w:pPr>
      <w:r w:rsidRPr="00666B71">
        <w:rPr>
          <w:rFonts w:asciiTheme="minorBidi" w:hAnsiTheme="minorBidi" w:cstheme="minorBidi"/>
          <w:rtl/>
        </w:rPr>
        <w:t xml:space="preserve">יתכן שבסוגיות מסויימות כדאי שמי שישפוט לא יהיה בנאדם. </w:t>
      </w:r>
    </w:p>
    <w:p w14:paraId="4599BA58" w14:textId="77777777" w:rsidR="00475AAA" w:rsidRPr="00666B71" w:rsidRDefault="00475AAA" w:rsidP="00475AAA">
      <w:pPr>
        <w:bidi/>
        <w:rPr>
          <w:rFonts w:asciiTheme="minorBidi" w:hAnsiTheme="minorBidi" w:cstheme="minorBidi"/>
        </w:rPr>
      </w:pPr>
      <w:r w:rsidRPr="00666B71">
        <w:rPr>
          <w:rFonts w:asciiTheme="minorBidi" w:hAnsiTheme="minorBidi" w:cstheme="minorBidi"/>
          <w:rtl/>
        </w:rPr>
        <w:t>יש כאן פוטנציאל עצום אבל גם יש כאן סכנה גדולה.</w:t>
      </w:r>
    </w:p>
    <w:p w14:paraId="358E8E8C" w14:textId="77777777" w:rsidR="00475AAA" w:rsidRPr="00666B71" w:rsidRDefault="00475AAA" w:rsidP="00475AAA">
      <w:pPr>
        <w:bidi/>
        <w:rPr>
          <w:rFonts w:asciiTheme="minorBidi" w:hAnsiTheme="minorBidi" w:cstheme="minorBidi"/>
        </w:rPr>
      </w:pPr>
      <w:r w:rsidRPr="00666B71">
        <w:rPr>
          <w:rFonts w:asciiTheme="minorBidi" w:hAnsiTheme="minorBidi" w:cstheme="minorBidi"/>
          <w:rtl/>
        </w:rPr>
        <w:t xml:space="preserve">בזמן הקורונה היה שימוש בהליכי גישור אונליין והתנהלו הליכי בוררות מקוונים. </w:t>
      </w:r>
    </w:p>
    <w:p w14:paraId="38FF5CC3" w14:textId="77777777" w:rsidR="00475AAA" w:rsidRPr="00666B71" w:rsidRDefault="00475AAA" w:rsidP="00475AAA">
      <w:pPr>
        <w:bidi/>
        <w:rPr>
          <w:rFonts w:asciiTheme="minorBidi" w:hAnsiTheme="minorBidi" w:cstheme="minorBidi"/>
        </w:rPr>
      </w:pPr>
      <w:r w:rsidRPr="00666B71">
        <w:rPr>
          <w:rFonts w:asciiTheme="minorBidi" w:hAnsiTheme="minorBidi" w:cstheme="minorBidi"/>
          <w:rtl/>
        </w:rPr>
        <w:t xml:space="preserve">התנהלו פגישות מהו"ת באופן מקוון, בייחוד בבתי משפט שלום שם תקנות סדר דין אזרחי עוד לפני הקורונה איפשרו לקיים אותם בדרך של היוועדות חזותית. לצד זאת הוקדם בית דין דיגיטלי בראשל"ץ לטיפול בבעיות קורונה מול רשות המיסים. </w:t>
      </w:r>
    </w:p>
    <w:p w14:paraId="37967EC1" w14:textId="77777777" w:rsidR="00475AAA" w:rsidRPr="00666B71" w:rsidRDefault="00475AAA" w:rsidP="00475AAA">
      <w:pPr>
        <w:bidi/>
        <w:rPr>
          <w:rFonts w:asciiTheme="minorBidi" w:hAnsiTheme="minorBidi" w:cstheme="minorBidi"/>
        </w:rPr>
      </w:pPr>
      <w:r w:rsidRPr="00666B71">
        <w:rPr>
          <w:rFonts w:asciiTheme="minorBidi" w:hAnsiTheme="minorBidi" w:cstheme="minorBidi"/>
          <w:rtl/>
        </w:rPr>
        <w:lastRenderedPageBreak/>
        <w:t>ברגע שהדיונים הם אונליין – מה קורה עם כלל פומביות הדיון. האם מותר לצלם באולם כשככלל אסור, עולות שאלות של אתיקה של הצדדים.</w:t>
      </w:r>
    </w:p>
    <w:p w14:paraId="23898AC1" w14:textId="77777777" w:rsidR="00475AAA" w:rsidRPr="00666B71" w:rsidRDefault="00475AAA" w:rsidP="00475AAA">
      <w:pPr>
        <w:bidi/>
        <w:rPr>
          <w:rFonts w:asciiTheme="minorBidi" w:hAnsiTheme="minorBidi" w:cstheme="minorBidi"/>
        </w:rPr>
      </w:pPr>
      <w:r w:rsidRPr="00666B71">
        <w:rPr>
          <w:rFonts w:asciiTheme="minorBidi" w:hAnsiTheme="minorBidi" w:cstheme="minorBidi"/>
          <w:rtl/>
        </w:rPr>
        <w:t xml:space="preserve">מרבית השימוש בדרך של היוועדות חזותית היה בהליך הפלילי. </w:t>
      </w:r>
    </w:p>
    <w:p w14:paraId="6E9CE361" w14:textId="77777777" w:rsidR="00475AAA" w:rsidRPr="00666B71" w:rsidRDefault="00475AAA" w:rsidP="00475AAA">
      <w:pPr>
        <w:bidi/>
        <w:rPr>
          <w:rFonts w:asciiTheme="minorBidi" w:hAnsiTheme="minorBidi" w:cstheme="minorBidi"/>
        </w:rPr>
      </w:pPr>
    </w:p>
    <w:p w14:paraId="13CBF534" w14:textId="77777777" w:rsidR="00475AAA" w:rsidRPr="00666B71" w:rsidRDefault="00475AAA" w:rsidP="00475AAA">
      <w:pPr>
        <w:bidi/>
        <w:rPr>
          <w:rFonts w:asciiTheme="minorBidi" w:hAnsiTheme="minorBidi" w:cstheme="minorBidi"/>
        </w:rPr>
      </w:pPr>
      <w:r w:rsidRPr="00666B71">
        <w:rPr>
          <w:rFonts w:asciiTheme="minorBidi" w:hAnsiTheme="minorBidi" w:cstheme="minorBidi"/>
          <w:rtl/>
        </w:rPr>
        <w:t xml:space="preserve">יש מחקר על גישור בזום, הליכים משפטיים בימי קורונה. </w:t>
      </w:r>
    </w:p>
    <w:p w14:paraId="128A9433" w14:textId="77777777" w:rsidR="00475AAA" w:rsidRPr="00666B71" w:rsidRDefault="00475AAA" w:rsidP="00475AAA">
      <w:pPr>
        <w:bidi/>
        <w:rPr>
          <w:rFonts w:asciiTheme="minorBidi" w:hAnsiTheme="minorBidi" w:cstheme="minorBidi"/>
        </w:rPr>
      </w:pPr>
      <w:r w:rsidRPr="00666B71">
        <w:rPr>
          <w:rFonts w:asciiTheme="minorBidi" w:hAnsiTheme="minorBidi" w:cstheme="minorBidi"/>
          <w:rtl/>
        </w:rPr>
        <w:t>•</w:t>
      </w:r>
      <w:r w:rsidRPr="00666B71">
        <w:rPr>
          <w:rFonts w:asciiTheme="minorBidi" w:hAnsiTheme="minorBidi" w:cstheme="minorBidi"/>
          <w:rtl/>
        </w:rPr>
        <w:tab/>
        <w:t>מתעוררות שאלות חדשות - מה ההשפעה של כניסת הטכנולוגיה להליכים? השפעת הצילום, האם ההליכים נשארים אותו הדבר?</w:t>
      </w:r>
    </w:p>
    <w:p w14:paraId="696426DE" w14:textId="77777777" w:rsidR="00475AAA" w:rsidRPr="00666B71" w:rsidRDefault="00475AAA" w:rsidP="00475AAA">
      <w:pPr>
        <w:bidi/>
        <w:rPr>
          <w:rFonts w:asciiTheme="minorBidi" w:hAnsiTheme="minorBidi" w:cstheme="minorBidi"/>
        </w:rPr>
      </w:pPr>
    </w:p>
    <w:p w14:paraId="4233F148" w14:textId="77777777" w:rsidR="00475AAA" w:rsidRPr="00666B71" w:rsidRDefault="00475AAA" w:rsidP="00475AAA">
      <w:pPr>
        <w:bidi/>
        <w:rPr>
          <w:rFonts w:asciiTheme="minorBidi" w:hAnsiTheme="minorBidi" w:cstheme="minorBidi"/>
        </w:rPr>
      </w:pPr>
      <w:r w:rsidRPr="00666B71">
        <w:rPr>
          <w:rFonts w:asciiTheme="minorBidi" w:hAnsiTheme="minorBidi" w:cstheme="minorBidi"/>
          <w:rtl/>
        </w:rPr>
        <w:t xml:space="preserve">ד"ר קרני מציגה מחקר שנערך בסוף תקופת הקורונה במסגרתו ראיינו מגשרים על החוויות שלהם כמגשרים בזום לאחר שגישרו על כל מיני סוגים של תיקים, גם גברים וגם נשים. </w:t>
      </w:r>
    </w:p>
    <w:p w14:paraId="5DBC40CE" w14:textId="77777777" w:rsidR="00475AAA" w:rsidRPr="00666B71" w:rsidRDefault="00475AAA" w:rsidP="00475AAA">
      <w:pPr>
        <w:bidi/>
        <w:rPr>
          <w:rFonts w:asciiTheme="minorBidi" w:hAnsiTheme="minorBidi" w:cstheme="minorBidi"/>
        </w:rPr>
      </w:pPr>
      <w:r w:rsidRPr="00666B71">
        <w:rPr>
          <w:rFonts w:asciiTheme="minorBidi" w:hAnsiTheme="minorBidi" w:cstheme="minorBidi"/>
          <w:rtl/>
        </w:rPr>
        <w:t xml:space="preserve">תוצאות המחקר – המגשרים אמרו שזה חסך להם הרבה זמן וכסף: אין עלויות ההתניידות למשרד והישיבה המשותפת כשהגישור היה בזום. הגישור היה מאוד ממוקד. זאת, למרות שההתפזרות הזו דווקא טובה להליך הגישורי עצמו. </w:t>
      </w:r>
    </w:p>
    <w:p w14:paraId="1A0EFD06" w14:textId="77777777" w:rsidR="00475AAA" w:rsidRPr="00666B71" w:rsidRDefault="00475AAA" w:rsidP="00475AAA">
      <w:pPr>
        <w:bidi/>
        <w:rPr>
          <w:rFonts w:asciiTheme="minorBidi" w:hAnsiTheme="minorBidi" w:cstheme="minorBidi"/>
        </w:rPr>
      </w:pPr>
      <w:r w:rsidRPr="00666B71">
        <w:rPr>
          <w:rFonts w:asciiTheme="minorBidi" w:hAnsiTheme="minorBidi" w:cstheme="minorBidi"/>
          <w:rtl/>
        </w:rPr>
        <w:t xml:space="preserve">יעילות גישור בזום בהיבט היעילות: התמקדות לעניין, חסכון זמן וכסף, תוצאות טובות, כיסוי גיאוגרפי רחב, יותר קל לתאם ולכנס, אפשרות לבחור במגשר טוב. </w:t>
      </w:r>
    </w:p>
    <w:p w14:paraId="4C0D8F05" w14:textId="77777777" w:rsidR="00475AAA" w:rsidRPr="00666B71" w:rsidRDefault="00475AAA" w:rsidP="00475AAA">
      <w:pPr>
        <w:bidi/>
        <w:rPr>
          <w:rFonts w:asciiTheme="minorBidi" w:hAnsiTheme="minorBidi" w:cstheme="minorBidi"/>
        </w:rPr>
      </w:pPr>
      <w:r w:rsidRPr="00666B71">
        <w:rPr>
          <w:rFonts w:asciiTheme="minorBidi" w:hAnsiTheme="minorBidi" w:cstheme="minorBidi"/>
          <w:rtl/>
        </w:rPr>
        <w:t xml:space="preserve">חסרונות גישור בזום: חסרה התקשורת הבינאישית, ספקות לגבי חשאיות התהליך, הפרעות טכניות בתקשורת, המגשרים חשים שהשפעתם מועטה. </w:t>
      </w:r>
    </w:p>
    <w:p w14:paraId="3F34835D" w14:textId="77777777" w:rsidR="00475AAA" w:rsidRPr="00666B71" w:rsidRDefault="00475AAA" w:rsidP="00475AAA">
      <w:pPr>
        <w:bidi/>
        <w:rPr>
          <w:rFonts w:asciiTheme="minorBidi" w:hAnsiTheme="minorBidi" w:cstheme="minorBidi"/>
        </w:rPr>
      </w:pPr>
      <w:r w:rsidRPr="00666B71">
        <w:rPr>
          <w:rFonts w:asciiTheme="minorBidi" w:hAnsiTheme="minorBidi" w:cstheme="minorBidi"/>
          <w:rtl/>
        </w:rPr>
        <w:t xml:space="preserve">הרוב המוחלט של המגשרים לא תמך בגישור מרחוק. לא ראו את שפת הגוף, המסך יוצר חיץ. </w:t>
      </w:r>
    </w:p>
    <w:p w14:paraId="5CA06ABD" w14:textId="77777777" w:rsidR="00475AAA" w:rsidRPr="00666B71" w:rsidRDefault="00475AAA" w:rsidP="00475AAA">
      <w:pPr>
        <w:bidi/>
        <w:rPr>
          <w:rFonts w:asciiTheme="minorBidi" w:hAnsiTheme="minorBidi" w:cstheme="minorBidi"/>
        </w:rPr>
      </w:pPr>
      <w:r w:rsidRPr="00666B71">
        <w:rPr>
          <w:rFonts w:asciiTheme="minorBidi" w:hAnsiTheme="minorBidi" w:cstheme="minorBidi"/>
          <w:rtl/>
        </w:rPr>
        <w:t>•</w:t>
      </w:r>
      <w:r w:rsidRPr="00666B71">
        <w:rPr>
          <w:rFonts w:asciiTheme="minorBidi" w:hAnsiTheme="minorBidi" w:cstheme="minorBidi"/>
          <w:rtl/>
        </w:rPr>
        <w:tab/>
        <w:t>לא רואיינו מגושרים אלא רק מגשרים.</w:t>
      </w:r>
    </w:p>
    <w:p w14:paraId="112BBA57" w14:textId="77777777" w:rsidR="00475AAA" w:rsidRPr="00666B71" w:rsidRDefault="00475AAA" w:rsidP="00475AAA">
      <w:pPr>
        <w:bidi/>
        <w:rPr>
          <w:rFonts w:asciiTheme="minorBidi" w:hAnsiTheme="minorBidi" w:cstheme="minorBidi"/>
        </w:rPr>
      </w:pPr>
      <w:r w:rsidRPr="00666B71">
        <w:rPr>
          <w:rFonts w:asciiTheme="minorBidi" w:hAnsiTheme="minorBidi" w:cstheme="minorBidi"/>
          <w:rtl/>
        </w:rPr>
        <w:t>אתגרים בניהול תהליכי גישור מקוונים: שמירת חשאיות ופרטיות, קשיים טכנולוגיים, הגורם האנושי חסר.</w:t>
      </w:r>
    </w:p>
    <w:p w14:paraId="559861BD" w14:textId="77777777" w:rsidR="00475AAA" w:rsidRPr="00666B71" w:rsidRDefault="00475AAA" w:rsidP="00475AAA">
      <w:pPr>
        <w:bidi/>
        <w:rPr>
          <w:rFonts w:asciiTheme="minorBidi" w:hAnsiTheme="minorBidi" w:cstheme="minorBidi"/>
        </w:rPr>
      </w:pPr>
      <w:r w:rsidRPr="00666B71">
        <w:rPr>
          <w:rFonts w:asciiTheme="minorBidi" w:hAnsiTheme="minorBidi" w:cstheme="minorBidi"/>
          <w:rtl/>
        </w:rPr>
        <w:t>בדקו את הגיל של המגשרים כי לגישה לטכנולוגיה יש גם חשיבות.</w:t>
      </w:r>
    </w:p>
    <w:p w14:paraId="51EA6A19" w14:textId="77777777" w:rsidR="00475AAA" w:rsidRPr="00666B71" w:rsidRDefault="00475AAA" w:rsidP="00475AAA">
      <w:pPr>
        <w:bidi/>
        <w:rPr>
          <w:rFonts w:asciiTheme="minorBidi" w:hAnsiTheme="minorBidi" w:cstheme="minorBidi"/>
        </w:rPr>
      </w:pPr>
      <w:r w:rsidRPr="00666B71">
        <w:rPr>
          <w:rFonts w:asciiTheme="minorBidi" w:hAnsiTheme="minorBidi" w:cstheme="minorBidi"/>
          <w:rtl/>
        </w:rPr>
        <w:t>מבחינת המגושר – הרבה פעמים הם לא רוצים לפגוש את הצד השני והמפגש זו סיטואציה לא נעימה מבחינתם, לכן במובן זה יותר נח לערוך את זה מרחוק.</w:t>
      </w:r>
    </w:p>
    <w:p w14:paraId="28F52424" w14:textId="77777777" w:rsidR="00475AAA" w:rsidRPr="00666B71" w:rsidRDefault="00475AAA" w:rsidP="00475AAA">
      <w:pPr>
        <w:bidi/>
        <w:rPr>
          <w:rFonts w:asciiTheme="minorBidi" w:hAnsiTheme="minorBidi" w:cstheme="minorBidi"/>
        </w:rPr>
      </w:pPr>
      <w:r w:rsidRPr="00666B71">
        <w:rPr>
          <w:rFonts w:asciiTheme="minorBidi" w:hAnsiTheme="minorBidi" w:cstheme="minorBidi"/>
          <w:rtl/>
        </w:rPr>
        <w:t xml:space="preserve">מחקר דומה נערך מחוץ לארץ על ידי פרו' טניה שמצאה ממצאים דומים. </w:t>
      </w:r>
    </w:p>
    <w:p w14:paraId="5F78317F" w14:textId="77777777" w:rsidR="00475AAA" w:rsidRPr="00666B71" w:rsidRDefault="00475AAA" w:rsidP="00475AAA">
      <w:pPr>
        <w:bidi/>
        <w:rPr>
          <w:rFonts w:asciiTheme="minorBidi" w:hAnsiTheme="minorBidi" w:cstheme="minorBidi"/>
        </w:rPr>
      </w:pPr>
      <w:r w:rsidRPr="00666B71">
        <w:rPr>
          <w:rFonts w:asciiTheme="minorBidi" w:hAnsiTheme="minorBidi" w:cstheme="minorBidi"/>
          <w:rtl/>
        </w:rPr>
        <w:t>הוצע להתקין תקנות איך לעבוד עם זום.</w:t>
      </w:r>
    </w:p>
    <w:p w14:paraId="210FCCB9" w14:textId="77777777" w:rsidR="00475AAA" w:rsidRPr="00666B71" w:rsidRDefault="00475AAA" w:rsidP="00475AAA">
      <w:pPr>
        <w:bidi/>
        <w:rPr>
          <w:rFonts w:asciiTheme="minorBidi" w:hAnsiTheme="minorBidi" w:cstheme="minorBidi"/>
        </w:rPr>
      </w:pPr>
    </w:p>
    <w:p w14:paraId="762DAB26" w14:textId="77777777" w:rsidR="00475AAA" w:rsidRPr="00666B71" w:rsidRDefault="00475AAA" w:rsidP="00475AAA">
      <w:pPr>
        <w:bidi/>
        <w:rPr>
          <w:rFonts w:asciiTheme="minorBidi" w:hAnsiTheme="minorBidi" w:cstheme="minorBidi"/>
        </w:rPr>
      </w:pPr>
      <w:r w:rsidRPr="00666B71">
        <w:rPr>
          <w:rFonts w:asciiTheme="minorBidi" w:hAnsiTheme="minorBidi" w:cstheme="minorBidi"/>
          <w:rtl/>
        </w:rPr>
        <w:t xml:space="preserve">פסק דין שניתן לאחרונה – בקשה להורות למומחה רפואי שמונה על ידי בית המשפט להתעלם ממסמך ניתוח רפואי שנשלח על ידי המשיבה כי היה מבוסס על </w:t>
      </w:r>
      <w:r w:rsidRPr="00666B71">
        <w:rPr>
          <w:rFonts w:asciiTheme="minorBidi" w:hAnsiTheme="minorBidi" w:cstheme="minorBidi"/>
        </w:rPr>
        <w:t>AI</w:t>
      </w:r>
      <w:r w:rsidRPr="00666B71">
        <w:rPr>
          <w:rFonts w:asciiTheme="minorBidi" w:hAnsiTheme="minorBidi" w:cstheme="minorBidi"/>
          <w:rtl/>
        </w:rPr>
        <w:t xml:space="preserve">. </w:t>
      </w:r>
    </w:p>
    <w:p w14:paraId="510BB7C1" w14:textId="77777777" w:rsidR="00475AAA" w:rsidRPr="00666B71" w:rsidRDefault="00475AAA" w:rsidP="00475AAA">
      <w:pPr>
        <w:bidi/>
        <w:rPr>
          <w:rFonts w:asciiTheme="minorBidi" w:hAnsiTheme="minorBidi" w:cstheme="minorBidi"/>
        </w:rPr>
      </w:pPr>
    </w:p>
    <w:p w14:paraId="49955721" w14:textId="77777777" w:rsidR="00475AAA" w:rsidRPr="00666B71" w:rsidRDefault="00475AAA" w:rsidP="00475AAA">
      <w:pPr>
        <w:bidi/>
        <w:rPr>
          <w:rFonts w:asciiTheme="minorBidi" w:hAnsiTheme="minorBidi" w:cstheme="minorBidi"/>
        </w:rPr>
      </w:pPr>
      <w:r w:rsidRPr="00666B71">
        <w:rPr>
          <w:rFonts w:asciiTheme="minorBidi" w:hAnsiTheme="minorBidi" w:cstheme="minorBidi"/>
          <w:rtl/>
        </w:rPr>
        <w:t>דוגמה לסרטון שבו עשו באמצעות</w:t>
      </w:r>
      <w:r>
        <w:rPr>
          <w:rFonts w:asciiTheme="minorBidi" w:hAnsiTheme="minorBidi" w:cstheme="minorBidi"/>
          <w:rtl/>
        </w:rPr>
        <w:t xml:space="preserve"> </w:t>
      </w:r>
      <w:r w:rsidRPr="00666B71">
        <w:rPr>
          <w:rFonts w:asciiTheme="minorBidi" w:hAnsiTheme="minorBidi" w:cstheme="minorBidi"/>
        </w:rPr>
        <w:t>VR</w:t>
      </w:r>
      <w:r w:rsidRPr="00666B71">
        <w:rPr>
          <w:rFonts w:asciiTheme="minorBidi" w:hAnsiTheme="minorBidi" w:cstheme="minorBidi"/>
          <w:rtl/>
        </w:rPr>
        <w:t xml:space="preserve"> לבחור תחושה שהוא בחורה ומה הוא מרגיש כשגבר תקף אותו.</w:t>
      </w:r>
    </w:p>
    <w:p w14:paraId="013C7C09" w14:textId="77777777" w:rsidR="00475AAA" w:rsidRPr="00666B71" w:rsidRDefault="00475AAA" w:rsidP="00475AAA">
      <w:pPr>
        <w:bidi/>
        <w:rPr>
          <w:rFonts w:asciiTheme="minorBidi" w:hAnsiTheme="minorBidi" w:cstheme="minorBidi"/>
        </w:rPr>
      </w:pPr>
      <w:r w:rsidRPr="00666B71">
        <w:rPr>
          <w:rFonts w:asciiTheme="minorBidi" w:hAnsiTheme="minorBidi" w:cstheme="minorBidi"/>
          <w:rtl/>
        </w:rPr>
        <w:t xml:space="preserve">אנחנו בתקופה של שינויים ומעברים: </w:t>
      </w:r>
    </w:p>
    <w:p w14:paraId="086F2018" w14:textId="77777777" w:rsidR="00475AAA" w:rsidRPr="00666B71" w:rsidRDefault="00475AAA" w:rsidP="00475AAA">
      <w:pPr>
        <w:bidi/>
        <w:rPr>
          <w:rFonts w:asciiTheme="minorBidi" w:hAnsiTheme="minorBidi" w:cstheme="minorBidi"/>
        </w:rPr>
      </w:pPr>
      <w:r w:rsidRPr="00666B71">
        <w:rPr>
          <w:rFonts w:asciiTheme="minorBidi" w:hAnsiTheme="minorBidi" w:cstheme="minorBidi"/>
          <w:rtl/>
        </w:rPr>
        <w:t>מעבר ממפגש פנים-אל-פנים למפגש וירטואלי;</w:t>
      </w:r>
    </w:p>
    <w:p w14:paraId="2A2EDC63" w14:textId="77777777" w:rsidR="00475AAA" w:rsidRPr="00666B71" w:rsidRDefault="00475AAA" w:rsidP="00475AAA">
      <w:pPr>
        <w:bidi/>
        <w:rPr>
          <w:rFonts w:asciiTheme="minorBidi" w:hAnsiTheme="minorBidi" w:cstheme="minorBidi"/>
        </w:rPr>
      </w:pPr>
      <w:r w:rsidRPr="00666B71">
        <w:rPr>
          <w:rFonts w:asciiTheme="minorBidi" w:hAnsiTheme="minorBidi" w:cstheme="minorBidi"/>
          <w:rtl/>
        </w:rPr>
        <w:t>מהתערבות אנושית וקבלת החלטות אל התערבות ותמיכה של תוכנה;</w:t>
      </w:r>
    </w:p>
    <w:p w14:paraId="62C992A0" w14:textId="77777777" w:rsidR="00475AAA" w:rsidRPr="00666B71" w:rsidRDefault="00475AAA" w:rsidP="00475AAA">
      <w:pPr>
        <w:bidi/>
        <w:rPr>
          <w:rFonts w:asciiTheme="minorBidi" w:hAnsiTheme="minorBidi" w:cstheme="minorBidi"/>
        </w:rPr>
      </w:pPr>
      <w:r w:rsidRPr="00666B71">
        <w:rPr>
          <w:rFonts w:asciiTheme="minorBidi" w:hAnsiTheme="minorBidi" w:cstheme="minorBidi"/>
          <w:rtl/>
        </w:rPr>
        <w:t>מערך של חיסיון אל ערך האיסוף, העיבוד והשימוש באינפורמציה;</w:t>
      </w:r>
    </w:p>
    <w:p w14:paraId="6A0ADF59" w14:textId="77777777" w:rsidR="00475AAA" w:rsidRPr="00666B71" w:rsidRDefault="00475AAA" w:rsidP="00475AAA">
      <w:pPr>
        <w:bidi/>
        <w:rPr>
          <w:rFonts w:asciiTheme="minorBidi" w:hAnsiTheme="minorBidi" w:cstheme="minorBidi"/>
        </w:rPr>
      </w:pPr>
      <w:r w:rsidRPr="00666B71">
        <w:rPr>
          <w:rFonts w:asciiTheme="minorBidi" w:hAnsiTheme="minorBidi" w:cstheme="minorBidi"/>
          <w:rtl/>
        </w:rPr>
        <w:t xml:space="preserve">מיישוב הסכסוך למניעת הסכסוך. </w:t>
      </w:r>
    </w:p>
    <w:p w14:paraId="3E274BF9" w14:textId="77777777" w:rsidR="00475AAA" w:rsidRPr="00666B71" w:rsidRDefault="00475AAA" w:rsidP="00475AAA">
      <w:pPr>
        <w:bidi/>
        <w:rPr>
          <w:rFonts w:asciiTheme="minorBidi" w:hAnsiTheme="minorBidi" w:cstheme="minorBidi"/>
        </w:rPr>
      </w:pPr>
    </w:p>
    <w:p w14:paraId="049A65DA" w14:textId="77777777" w:rsidR="00475AAA" w:rsidRPr="00666B71" w:rsidRDefault="00475AAA" w:rsidP="00475AAA">
      <w:pPr>
        <w:bidi/>
        <w:rPr>
          <w:rFonts w:asciiTheme="minorBidi" w:hAnsiTheme="minorBidi" w:cstheme="minorBidi"/>
        </w:rPr>
      </w:pPr>
    </w:p>
    <w:p w14:paraId="3242203B" w14:textId="77777777" w:rsidR="00475AAA" w:rsidRPr="00666B71" w:rsidRDefault="00475AAA" w:rsidP="00475AAA">
      <w:pPr>
        <w:bidi/>
        <w:rPr>
          <w:rFonts w:asciiTheme="minorBidi" w:hAnsiTheme="minorBidi" w:cstheme="minorBidi"/>
        </w:rPr>
      </w:pPr>
      <w:r w:rsidRPr="00666B71">
        <w:rPr>
          <w:rFonts w:asciiTheme="minorBidi" w:hAnsiTheme="minorBidi" w:cstheme="minorBidi"/>
          <w:rtl/>
        </w:rPr>
        <w:t>המבחן – יש דוגמה במודל. את שאלה 3 אנחנו עוד לא יודעים לפתור. נפתור את המבחן בשבוע הבא ביחד.</w:t>
      </w:r>
    </w:p>
    <w:p w14:paraId="2DDB4E94" w14:textId="77777777" w:rsidR="00475AAA" w:rsidRPr="00666B71" w:rsidRDefault="00475AAA" w:rsidP="00475AAA">
      <w:pPr>
        <w:bidi/>
        <w:rPr>
          <w:rFonts w:asciiTheme="minorBidi" w:hAnsiTheme="minorBidi" w:cstheme="minorBidi"/>
        </w:rPr>
      </w:pPr>
      <w:r w:rsidRPr="00666B71">
        <w:rPr>
          <w:rFonts w:asciiTheme="minorBidi" w:hAnsiTheme="minorBidi" w:cstheme="minorBidi"/>
          <w:rtl/>
        </w:rPr>
        <w:t xml:space="preserve">יהיו 4 עד 5 שאלות פתוחות במשך שעתיים בבית. </w:t>
      </w:r>
    </w:p>
    <w:p w14:paraId="516240C2" w14:textId="77777777" w:rsidR="00475AAA" w:rsidRPr="00666B71" w:rsidRDefault="00475AAA" w:rsidP="00475AAA">
      <w:pPr>
        <w:bidi/>
        <w:rPr>
          <w:rFonts w:asciiTheme="minorBidi" w:hAnsiTheme="minorBidi" w:cstheme="minorBidi"/>
          <w:rtl/>
        </w:rPr>
      </w:pPr>
      <w:r w:rsidRPr="00666B71">
        <w:rPr>
          <w:rFonts w:asciiTheme="minorBidi" w:hAnsiTheme="minorBidi" w:cstheme="minorBidi"/>
          <w:rtl/>
        </w:rPr>
        <w:t>אם לא מספיקים או שיש תקלה – להעביר אל המזכירות של החוג.</w:t>
      </w:r>
    </w:p>
    <w:p w14:paraId="415B26C5" w14:textId="77777777" w:rsidR="00475AAA" w:rsidRPr="00666B71" w:rsidRDefault="00475AAA" w:rsidP="00475AAA">
      <w:pPr>
        <w:bidi/>
        <w:rPr>
          <w:rFonts w:asciiTheme="minorBidi" w:hAnsiTheme="minorBidi" w:cstheme="minorBidi"/>
          <w:rtl/>
        </w:rPr>
      </w:pPr>
    </w:p>
    <w:p w14:paraId="60EB3AAB" w14:textId="77777777" w:rsidR="00475AAA" w:rsidRPr="00666B71" w:rsidRDefault="00475AAA" w:rsidP="00475AAA">
      <w:pPr>
        <w:bidi/>
        <w:rPr>
          <w:rFonts w:asciiTheme="minorBidi" w:hAnsiTheme="minorBidi" w:cstheme="minorBidi"/>
        </w:rPr>
      </w:pPr>
    </w:p>
    <w:p w14:paraId="3B368990" w14:textId="77777777" w:rsidR="00475AAA" w:rsidRPr="00666B71" w:rsidRDefault="00475AAA" w:rsidP="00475AAA">
      <w:pPr>
        <w:pStyle w:val="Heading2"/>
        <w:bidi/>
        <w:spacing w:before="0" w:after="0"/>
        <w:rPr>
          <w:rFonts w:asciiTheme="minorBidi" w:hAnsiTheme="minorBidi" w:cstheme="minorBidi"/>
          <w:rtl/>
          <w:lang w:val="en-IL"/>
        </w:rPr>
      </w:pPr>
      <w:bookmarkStart w:id="16" w:name="_Toc186278725"/>
      <w:r w:rsidRPr="00666B71">
        <w:rPr>
          <w:rFonts w:asciiTheme="minorBidi" w:hAnsiTheme="minorBidi" w:cstheme="minorBidi"/>
          <w:rtl/>
          <w:lang w:val="en-IL"/>
        </w:rPr>
        <w:t>שיעור 12 23-ינו-2025</w:t>
      </w:r>
      <w:bookmarkEnd w:id="16"/>
    </w:p>
    <w:p w14:paraId="3648322E" w14:textId="77777777" w:rsidR="00475AAA" w:rsidRDefault="00475AAA" w:rsidP="00475AAA">
      <w:pPr>
        <w:bidi/>
        <w:rPr>
          <w:rFonts w:asciiTheme="minorBidi" w:hAnsiTheme="minorBidi" w:cstheme="minorBidi"/>
          <w:rtl/>
          <w:lang w:val="en-IL"/>
        </w:rPr>
      </w:pPr>
      <w:r w:rsidRPr="00454630">
        <w:rPr>
          <w:rFonts w:asciiTheme="minorBidi" w:hAnsiTheme="minorBidi" w:cstheme="minorBidi"/>
          <w:b/>
          <w:bCs/>
          <w:rtl/>
          <w:lang w:val="en-IL"/>
        </w:rPr>
        <w:t>שפיטה הסדרית</w:t>
      </w:r>
      <w:r w:rsidRPr="00454630">
        <w:rPr>
          <w:rFonts w:asciiTheme="minorBidi" w:hAnsiTheme="minorBidi" w:cstheme="minorBidi"/>
          <w:b/>
          <w:bCs/>
          <w:rtl/>
          <w:lang w:val="en-IL"/>
        </w:rPr>
        <w:br/>
        <w:t>ותפקיד השופט/ת כמיישב/ת סכסוכים</w:t>
      </w:r>
    </w:p>
    <w:p w14:paraId="0AB9D286" w14:textId="77777777" w:rsidR="00475AAA" w:rsidRDefault="00475AAA" w:rsidP="00475AAA">
      <w:pPr>
        <w:bidi/>
        <w:rPr>
          <w:rFonts w:asciiTheme="minorBidi" w:hAnsiTheme="minorBidi" w:cstheme="minorBidi"/>
          <w:rtl/>
          <w:lang w:val="en-IL"/>
        </w:rPr>
      </w:pPr>
      <w:r>
        <w:rPr>
          <w:rFonts w:asciiTheme="minorBidi" w:hAnsiTheme="minorBidi" w:cstheme="minorBidi" w:hint="cs"/>
          <w:rtl/>
          <w:lang w:val="en-IL"/>
        </w:rPr>
        <w:t xml:space="preserve">סנדר המליץ על דלתות שונות </w:t>
      </w:r>
    </w:p>
    <w:p w14:paraId="15CE20EB" w14:textId="77777777" w:rsidR="00475AAA" w:rsidRDefault="00475AAA" w:rsidP="00475AAA">
      <w:pPr>
        <w:bidi/>
        <w:rPr>
          <w:rFonts w:asciiTheme="minorBidi" w:hAnsiTheme="minorBidi" w:cstheme="minorBidi"/>
          <w:rtl/>
          <w:lang w:val="en-IL"/>
        </w:rPr>
      </w:pPr>
      <w:r>
        <w:rPr>
          <w:rFonts w:asciiTheme="minorBidi" w:hAnsiTheme="minorBidi" w:cstheme="minorBidi" w:hint="cs"/>
          <w:rtl/>
          <w:lang w:val="en-IL"/>
        </w:rPr>
        <w:t>גישה שיתופית ליישוב סכסוכים</w:t>
      </w:r>
    </w:p>
    <w:p w14:paraId="1FD1A0BA" w14:textId="77777777" w:rsidR="00475AAA" w:rsidRDefault="00475AAA" w:rsidP="00475AAA">
      <w:pPr>
        <w:bidi/>
        <w:rPr>
          <w:rFonts w:asciiTheme="minorBidi" w:hAnsiTheme="minorBidi" w:cstheme="minorBidi"/>
          <w:rtl/>
          <w:lang w:val="en-IL"/>
        </w:rPr>
      </w:pPr>
      <w:r>
        <w:rPr>
          <w:rFonts w:asciiTheme="minorBidi" w:hAnsiTheme="minorBidi" w:cstheme="minorBidi" w:hint="cs"/>
          <w:rtl/>
          <w:lang w:val="en-IL"/>
        </w:rPr>
        <w:lastRenderedPageBreak/>
        <w:t>בפועל להטמעת הליך הגישור במערכת המשפט הייתה השפעה על אופן הליך השפיטה עצמה.</w:t>
      </w:r>
    </w:p>
    <w:p w14:paraId="480FD2BE" w14:textId="77777777" w:rsidR="00475AAA" w:rsidRDefault="00475AAA" w:rsidP="00475AAA">
      <w:pPr>
        <w:bidi/>
        <w:rPr>
          <w:rFonts w:asciiTheme="minorBidi" w:hAnsiTheme="minorBidi" w:cstheme="minorBidi"/>
          <w:rtl/>
          <w:lang w:val="en-IL"/>
        </w:rPr>
      </w:pPr>
      <w:r>
        <w:rPr>
          <w:rFonts w:asciiTheme="minorBidi" w:hAnsiTheme="minorBidi" w:cstheme="minorBidi" w:hint="cs"/>
          <w:rtl/>
          <w:lang w:val="en-IL"/>
        </w:rPr>
        <w:t>הכיוון השני היה עלייה בצורך להתייעלות של מערכת המשפט.</w:t>
      </w:r>
    </w:p>
    <w:p w14:paraId="22148E54" w14:textId="77777777" w:rsidR="00475AAA" w:rsidRDefault="00475AAA" w:rsidP="00475AAA">
      <w:pPr>
        <w:bidi/>
        <w:rPr>
          <w:rFonts w:asciiTheme="minorBidi" w:hAnsiTheme="minorBidi" w:cstheme="minorBidi"/>
          <w:rtl/>
          <w:lang w:val="en-IL"/>
        </w:rPr>
      </w:pPr>
      <w:r>
        <w:rPr>
          <w:rFonts w:asciiTheme="minorBidi" w:hAnsiTheme="minorBidi" w:cstheme="minorBidi" w:hint="cs"/>
          <w:rtl/>
          <w:lang w:val="en-IL"/>
        </w:rPr>
        <w:t>שתי ההשפעות האלה הביאו לתופעה שרוב הליכי השפיטה אינם מתנהלים ומתבררים בתהליך רב שלבי שמסתיים בהכרעה אלה נעשים מאמצים לסיים את התיק בהסדר.</w:t>
      </w:r>
    </w:p>
    <w:p w14:paraId="09A4F50D" w14:textId="77777777" w:rsidR="00475AAA" w:rsidRDefault="00475AAA" w:rsidP="00475AAA">
      <w:pPr>
        <w:bidi/>
        <w:rPr>
          <w:rFonts w:asciiTheme="minorBidi" w:hAnsiTheme="minorBidi" w:cstheme="minorBidi"/>
          <w:rtl/>
          <w:lang w:val="en-IL"/>
        </w:rPr>
      </w:pPr>
    </w:p>
    <w:p w14:paraId="1859A09C" w14:textId="77777777" w:rsidR="00475AAA" w:rsidRDefault="00475AAA" w:rsidP="00475AAA">
      <w:pPr>
        <w:bidi/>
        <w:rPr>
          <w:rFonts w:asciiTheme="minorBidi" w:hAnsiTheme="minorBidi" w:cstheme="minorBidi"/>
          <w:rtl/>
          <w:lang w:val="en-IL"/>
        </w:rPr>
      </w:pPr>
      <w:r>
        <w:rPr>
          <w:rFonts w:asciiTheme="minorBidi" w:hAnsiTheme="minorBidi" w:cstheme="minorBidi" w:hint="cs"/>
          <w:rtl/>
          <w:lang w:val="en-IL"/>
        </w:rPr>
        <w:t>השפעה גדולה של המשפט האמריקאי על המשפט הישראלי</w:t>
      </w:r>
    </w:p>
    <w:p w14:paraId="41732C95" w14:textId="77777777" w:rsidR="00475AAA" w:rsidRDefault="00475AAA" w:rsidP="00475AAA">
      <w:pPr>
        <w:bidi/>
        <w:rPr>
          <w:rFonts w:asciiTheme="minorBidi" w:hAnsiTheme="minorBidi" w:cstheme="minorBidi"/>
          <w:rtl/>
          <w:lang w:val="en-IL"/>
        </w:rPr>
      </w:pPr>
    </w:p>
    <w:p w14:paraId="7A821489" w14:textId="77777777" w:rsidR="00475AAA" w:rsidRDefault="00475AAA" w:rsidP="00475AAA">
      <w:pPr>
        <w:bidi/>
        <w:rPr>
          <w:rFonts w:asciiTheme="minorBidi" w:hAnsiTheme="minorBidi" w:cstheme="minorBidi"/>
          <w:rtl/>
          <w:lang w:val="en-IL"/>
        </w:rPr>
      </w:pPr>
      <w:r w:rsidRPr="00BA3943">
        <w:rPr>
          <w:rFonts w:asciiTheme="minorBidi" w:hAnsiTheme="minorBidi" w:cstheme="minorBidi"/>
          <w:rtl/>
          <w:lang w:val="en-IL"/>
        </w:rPr>
        <w:t>מהי שפיטה הסדרית?</w:t>
      </w:r>
    </w:p>
    <w:p w14:paraId="6B5AC5C0" w14:textId="77777777" w:rsidR="00475AAA" w:rsidRPr="00BA3943" w:rsidRDefault="00475AAA" w:rsidP="00475AAA">
      <w:pPr>
        <w:bidi/>
        <w:rPr>
          <w:rFonts w:asciiTheme="minorBidi" w:hAnsiTheme="minorBidi" w:cstheme="minorBidi"/>
          <w:lang w:val="en-IL"/>
        </w:rPr>
      </w:pPr>
      <w:r w:rsidRPr="00BA3943">
        <w:rPr>
          <w:rFonts w:asciiTheme="minorBidi" w:hAnsiTheme="minorBidi" w:cstheme="minorBidi"/>
          <w:rtl/>
          <w:lang w:val="en-IL"/>
        </w:rPr>
        <w:t xml:space="preserve">שפיטה החותרת ליצירת פתרון המוסכם על הצדדים לסכסוך, להבדיל ממתן הכרעה בסכסוך, </w:t>
      </w:r>
    </w:p>
    <w:p w14:paraId="14614BDE" w14:textId="77777777" w:rsidR="00475AAA" w:rsidRPr="00BA3943" w:rsidRDefault="00475AAA" w:rsidP="00475AAA">
      <w:pPr>
        <w:bidi/>
        <w:rPr>
          <w:rFonts w:asciiTheme="minorBidi" w:hAnsiTheme="minorBidi" w:cstheme="minorBidi"/>
          <w:lang w:val="en-IL"/>
        </w:rPr>
      </w:pPr>
      <w:r w:rsidRPr="00BA3943">
        <w:rPr>
          <w:rFonts w:asciiTheme="minorBidi" w:hAnsiTheme="minorBidi" w:cstheme="minorBidi"/>
          <w:rtl/>
          <w:lang w:val="en-IL"/>
        </w:rPr>
        <w:t>ולרבות באמצעות קבלת הסכמת הצדדים למתן הכרעה שיפוטית על דרך של פשרה</w:t>
      </w:r>
    </w:p>
    <w:p w14:paraId="73A83386" w14:textId="77777777" w:rsidR="00475AAA" w:rsidRDefault="00475AAA" w:rsidP="00475AAA">
      <w:pPr>
        <w:bidi/>
        <w:rPr>
          <w:rFonts w:asciiTheme="minorBidi" w:hAnsiTheme="minorBidi" w:cstheme="minorBidi"/>
          <w:rtl/>
          <w:lang w:val="en-IL"/>
        </w:rPr>
      </w:pPr>
    </w:p>
    <w:p w14:paraId="16CD9E82" w14:textId="77777777" w:rsidR="00475AAA" w:rsidRDefault="00475AAA" w:rsidP="00475AAA">
      <w:pPr>
        <w:bidi/>
        <w:rPr>
          <w:rFonts w:asciiTheme="minorBidi" w:hAnsiTheme="minorBidi" w:cstheme="minorBidi"/>
          <w:rtl/>
          <w:lang w:val="en-IL"/>
        </w:rPr>
      </w:pPr>
      <w:r w:rsidRPr="00BA3943">
        <w:rPr>
          <w:rFonts w:asciiTheme="minorBidi" w:hAnsiTheme="minorBidi" w:cstheme="minorBidi"/>
          <w:rtl/>
          <w:lang w:val="en-IL"/>
        </w:rPr>
        <w:t xml:space="preserve">פרופ' גלנטר, מחקר "המשפט הנמוג" בבתי-המשפט בארה"ב, </w:t>
      </w:r>
      <w:r w:rsidRPr="00BA3943">
        <w:rPr>
          <w:rFonts w:asciiTheme="minorBidi" w:hAnsiTheme="minorBidi" w:cstheme="minorBidi"/>
          <w:rtl/>
          <w:lang w:val="en-IL"/>
        </w:rPr>
        <w:br/>
        <w:t>מספר התיקים האזרחיים שמסתיימים בהסכמה</w:t>
      </w:r>
      <w:r>
        <w:rPr>
          <w:rFonts w:asciiTheme="minorBidi" w:hAnsiTheme="minorBidi" w:cstheme="minorBidi" w:hint="cs"/>
          <w:rtl/>
          <w:lang w:val="en-IL"/>
        </w:rPr>
        <w:t>, פשרות והסדרים ולא בהכרעות</w:t>
      </w:r>
    </w:p>
    <w:p w14:paraId="69469A65" w14:textId="77777777" w:rsidR="00475AAA" w:rsidRDefault="00475AAA" w:rsidP="00475AAA">
      <w:pPr>
        <w:bidi/>
        <w:rPr>
          <w:rFonts w:asciiTheme="minorBidi" w:hAnsiTheme="minorBidi" w:cstheme="minorBidi"/>
          <w:rtl/>
          <w:lang w:val="en-IL"/>
        </w:rPr>
      </w:pPr>
      <w:r>
        <w:rPr>
          <w:noProof/>
        </w:rPr>
        <w:drawing>
          <wp:inline distT="0" distB="0" distL="0" distR="0" wp14:anchorId="29139521" wp14:editId="6F4CD6DF">
            <wp:extent cx="5731510" cy="4065270"/>
            <wp:effectExtent l="0" t="0" r="2540" b="0"/>
            <wp:docPr id="1964954679" name="מציין מיקום תוכן 3" descr="גלנטר.bmp">
              <a:extLst xmlns:a="http://schemas.openxmlformats.org/drawingml/2006/main">
                <a:ext uri="{FF2B5EF4-FFF2-40B4-BE49-F238E27FC236}">
                  <a16:creationId xmlns:a16="http://schemas.microsoft.com/office/drawing/2014/main" id="{D4953E3B-F24B-4E12-AC06-E45291EEC2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מציין מיקום תוכן 3" descr="גלנטר.bmp">
                      <a:extLst>
                        <a:ext uri="{FF2B5EF4-FFF2-40B4-BE49-F238E27FC236}">
                          <a16:creationId xmlns:a16="http://schemas.microsoft.com/office/drawing/2014/main" id="{D4953E3B-F24B-4E12-AC06-E45291EEC2AA}"/>
                        </a:ext>
                      </a:extLst>
                    </pic:cNvPr>
                    <pic:cNvPicPr>
                      <a:picLocks noChangeAspect="1"/>
                    </pic:cNvPicPr>
                  </pic:nvPicPr>
                  <pic:blipFill>
                    <a:blip r:embed="rId106" cstate="print"/>
                    <a:stretch>
                      <a:fillRect/>
                    </a:stretch>
                  </pic:blipFill>
                  <pic:spPr>
                    <a:xfrm>
                      <a:off x="0" y="0"/>
                      <a:ext cx="5731510" cy="4065270"/>
                    </a:xfrm>
                    <a:prstGeom prst="rect">
                      <a:avLst/>
                    </a:prstGeom>
                  </pic:spPr>
                </pic:pic>
              </a:graphicData>
            </a:graphic>
          </wp:inline>
        </w:drawing>
      </w:r>
    </w:p>
    <w:p w14:paraId="549E053C" w14:textId="77777777" w:rsidR="00475AAA" w:rsidRDefault="00475AAA" w:rsidP="00475AAA">
      <w:pPr>
        <w:bidi/>
        <w:rPr>
          <w:rFonts w:asciiTheme="minorBidi" w:hAnsiTheme="minorBidi" w:cstheme="minorBidi"/>
          <w:i/>
          <w:iCs/>
          <w:rtl/>
        </w:rPr>
      </w:pPr>
      <w:r w:rsidRPr="00750C5F">
        <w:rPr>
          <w:rFonts w:asciiTheme="minorBidi" w:hAnsiTheme="minorBidi" w:cstheme="minorBidi"/>
        </w:rPr>
        <w:t xml:space="preserve">Marc Galanter, </w:t>
      </w:r>
      <w:r w:rsidRPr="00750C5F">
        <w:rPr>
          <w:rFonts w:asciiTheme="minorBidi" w:hAnsiTheme="minorBidi" w:cstheme="minorBidi"/>
          <w:b/>
          <w:bCs/>
          <w:i/>
          <w:iCs/>
        </w:rPr>
        <w:t>The Vanishing Trial</w:t>
      </w:r>
      <w:r w:rsidRPr="00750C5F">
        <w:rPr>
          <w:rFonts w:asciiTheme="minorBidi" w:hAnsiTheme="minorBidi" w:cstheme="minorBidi"/>
          <w:i/>
          <w:iCs/>
        </w:rPr>
        <w:t xml:space="preserve">: An Examination of Trials and Related Matters </w:t>
      </w:r>
    </w:p>
    <w:p w14:paraId="4D3BA1E4" w14:textId="77777777" w:rsidR="00475AAA" w:rsidRPr="00750C5F" w:rsidRDefault="00475AAA" w:rsidP="00475AAA">
      <w:pPr>
        <w:bidi/>
        <w:rPr>
          <w:rFonts w:asciiTheme="minorBidi" w:hAnsiTheme="minorBidi" w:cstheme="minorBidi"/>
          <w:lang w:val="en-IL"/>
        </w:rPr>
      </w:pPr>
      <w:r w:rsidRPr="00750C5F">
        <w:rPr>
          <w:rFonts w:asciiTheme="minorBidi" w:hAnsiTheme="minorBidi" w:cstheme="minorBidi"/>
          <w:i/>
          <w:iCs/>
        </w:rPr>
        <w:t xml:space="preserve">in Federal and State Courts, </w:t>
      </w:r>
      <w:r w:rsidRPr="00750C5F">
        <w:rPr>
          <w:rFonts w:asciiTheme="minorBidi" w:hAnsiTheme="minorBidi" w:cstheme="minorBidi"/>
          <w:rtl/>
          <w:lang w:val="en-IL"/>
        </w:rPr>
        <w:t>1</w:t>
      </w:r>
      <w:r w:rsidRPr="00750C5F">
        <w:rPr>
          <w:rFonts w:asciiTheme="minorBidi" w:hAnsiTheme="minorBidi" w:cstheme="minorBidi"/>
          <w:i/>
          <w:iCs/>
        </w:rPr>
        <w:t xml:space="preserve"> J. EMPIR. LEGAL STUD. 459 (2004).</w:t>
      </w:r>
    </w:p>
    <w:p w14:paraId="03BE9288" w14:textId="77777777" w:rsidR="00475AAA" w:rsidRDefault="00475AAA" w:rsidP="00475AAA">
      <w:pPr>
        <w:bidi/>
        <w:rPr>
          <w:rFonts w:asciiTheme="minorBidi" w:hAnsiTheme="minorBidi" w:cstheme="minorBidi"/>
          <w:rtl/>
          <w:lang w:val="en-IL"/>
        </w:rPr>
      </w:pPr>
      <w:r>
        <w:rPr>
          <w:rFonts w:asciiTheme="minorBidi" w:hAnsiTheme="minorBidi" w:cstheme="minorBidi" w:hint="cs"/>
          <w:rtl/>
          <w:lang w:val="en-IL"/>
        </w:rPr>
        <w:t>יש שינוי בתפיסות, של השופטים ובעקבות אילוצים ארגוניים.</w:t>
      </w:r>
    </w:p>
    <w:p w14:paraId="410811B2" w14:textId="77777777" w:rsidR="00475AAA" w:rsidRDefault="00475AAA" w:rsidP="00475AAA">
      <w:pPr>
        <w:bidi/>
        <w:rPr>
          <w:rFonts w:asciiTheme="minorBidi" w:hAnsiTheme="minorBidi" w:cstheme="minorBidi"/>
          <w:rtl/>
          <w:lang w:val="en-IL"/>
        </w:rPr>
      </w:pPr>
      <w:r>
        <w:rPr>
          <w:rFonts w:asciiTheme="minorBidi" w:hAnsiTheme="minorBidi" w:cstheme="minorBidi" w:hint="cs"/>
          <w:rtl/>
          <w:lang w:val="en-IL"/>
        </w:rPr>
        <w:t>שופטים נבחנים כמותית, יש דרישה להתייעלות.</w:t>
      </w:r>
    </w:p>
    <w:p w14:paraId="6D9BAC88" w14:textId="77777777" w:rsidR="00475AAA" w:rsidRDefault="00475AAA" w:rsidP="00475AAA">
      <w:pPr>
        <w:bidi/>
        <w:rPr>
          <w:rFonts w:asciiTheme="minorBidi" w:hAnsiTheme="minorBidi" w:cstheme="minorBidi"/>
          <w:rtl/>
          <w:lang w:val="en-IL"/>
        </w:rPr>
      </w:pPr>
      <w:r>
        <w:rPr>
          <w:rFonts w:asciiTheme="minorBidi" w:hAnsiTheme="minorBidi" w:cstheme="minorBidi" w:hint="cs"/>
          <w:rtl/>
          <w:lang w:val="en-IL"/>
        </w:rPr>
        <w:t>מה שלוקח הכי הרבה זמן הוא כתיבת פסק הדין. יגדיל נסיונות לסיים את התיק מהר יותר ובהסדר כי אז צריך פחות לנמק ולהסביר את ההכרעה.</w:t>
      </w:r>
    </w:p>
    <w:p w14:paraId="0836D991" w14:textId="77777777" w:rsidR="00475AAA" w:rsidRDefault="00475AAA" w:rsidP="00475AAA">
      <w:pPr>
        <w:bidi/>
        <w:rPr>
          <w:rFonts w:asciiTheme="minorBidi" w:hAnsiTheme="minorBidi" w:cstheme="minorBidi"/>
          <w:rtl/>
          <w:lang w:val="en-IL"/>
        </w:rPr>
      </w:pPr>
    </w:p>
    <w:p w14:paraId="3B454267" w14:textId="77777777" w:rsidR="00475AAA" w:rsidRDefault="00475AAA" w:rsidP="00475AAA">
      <w:pPr>
        <w:bidi/>
        <w:rPr>
          <w:rFonts w:asciiTheme="minorBidi" w:hAnsiTheme="minorBidi" w:cstheme="minorBidi"/>
          <w:rtl/>
          <w:lang w:val="en-IL"/>
        </w:rPr>
      </w:pPr>
    </w:p>
    <w:p w14:paraId="6B114221" w14:textId="77777777" w:rsidR="00475AAA" w:rsidRDefault="00475AAA" w:rsidP="00475AAA">
      <w:pPr>
        <w:bidi/>
        <w:rPr>
          <w:rFonts w:asciiTheme="minorBidi" w:hAnsiTheme="minorBidi" w:cstheme="minorBidi"/>
          <w:rtl/>
          <w:lang w:val="en-IL"/>
        </w:rPr>
      </w:pPr>
    </w:p>
    <w:p w14:paraId="1022EE97" w14:textId="77777777" w:rsidR="00475AAA" w:rsidRDefault="00475AAA" w:rsidP="00475AAA">
      <w:pPr>
        <w:bidi/>
        <w:rPr>
          <w:rFonts w:asciiTheme="minorBidi" w:hAnsiTheme="minorBidi" w:cstheme="minorBidi"/>
          <w:rtl/>
          <w:lang w:val="en-IL"/>
        </w:rPr>
      </w:pPr>
    </w:p>
    <w:p w14:paraId="2727E169" w14:textId="77777777" w:rsidR="00475AAA" w:rsidRDefault="00475AAA" w:rsidP="00475AAA">
      <w:pPr>
        <w:bidi/>
        <w:rPr>
          <w:rFonts w:asciiTheme="minorBidi" w:hAnsiTheme="minorBidi" w:cstheme="minorBidi"/>
          <w:rtl/>
          <w:lang w:val="en-IL"/>
        </w:rPr>
      </w:pPr>
    </w:p>
    <w:p w14:paraId="3FFF48B8" w14:textId="77777777" w:rsidR="00475AAA" w:rsidRDefault="00475AAA" w:rsidP="00475AAA">
      <w:pPr>
        <w:bidi/>
        <w:rPr>
          <w:rFonts w:asciiTheme="minorBidi" w:hAnsiTheme="minorBidi" w:cstheme="minorBidi"/>
          <w:rtl/>
          <w:lang w:val="en-IL"/>
        </w:rPr>
      </w:pPr>
    </w:p>
    <w:p w14:paraId="3F9590F0" w14:textId="77777777" w:rsidR="00475AAA" w:rsidRDefault="00475AAA" w:rsidP="00475AAA">
      <w:pPr>
        <w:bidi/>
        <w:rPr>
          <w:rFonts w:asciiTheme="minorBidi" w:hAnsiTheme="minorBidi" w:cstheme="minorBidi"/>
          <w:rtl/>
          <w:lang w:val="en-IL"/>
        </w:rPr>
      </w:pPr>
    </w:p>
    <w:p w14:paraId="67E615B6" w14:textId="77777777" w:rsidR="00475AAA" w:rsidRDefault="00475AAA" w:rsidP="00475AAA">
      <w:pPr>
        <w:bidi/>
        <w:rPr>
          <w:rFonts w:asciiTheme="minorBidi" w:hAnsiTheme="minorBidi" w:cstheme="minorBidi"/>
          <w:rtl/>
        </w:rPr>
      </w:pPr>
      <w:r>
        <w:rPr>
          <w:noProof/>
        </w:rPr>
        <w:lastRenderedPageBreak/>
        <w:drawing>
          <wp:inline distT="0" distB="0" distL="0" distR="0" wp14:anchorId="71DC1894" wp14:editId="23A7D171">
            <wp:extent cx="5731510" cy="4168140"/>
            <wp:effectExtent l="19050" t="19050" r="21590" b="22860"/>
            <wp:docPr id="109068517" name="Picture 2">
              <a:extLst xmlns:a="http://schemas.openxmlformats.org/drawingml/2006/main">
                <a:ext uri="{FF2B5EF4-FFF2-40B4-BE49-F238E27FC236}">
                  <a16:creationId xmlns:a16="http://schemas.microsoft.com/office/drawing/2014/main" id="{BEFAE5A4-B88B-4F92-8425-5A47A0D39F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a:extLst>
                        <a:ext uri="{FF2B5EF4-FFF2-40B4-BE49-F238E27FC236}">
                          <a16:creationId xmlns:a16="http://schemas.microsoft.com/office/drawing/2014/main" id="{BEFAE5A4-B88B-4F92-8425-5A47A0D39F7B}"/>
                        </a:ext>
                      </a:extLst>
                    </pic:cNvPr>
                    <pic:cNvPicPr>
                      <a:picLocks noChangeAspect="1" noChangeArrowheads="1"/>
                    </pic:cNvPicPr>
                  </pic:nvPicPr>
                  <pic:blipFill rotWithShape="1">
                    <a:blip r:embed="rId107">
                      <a:extLst>
                        <a:ext uri="{28A0092B-C50C-407E-A947-70E740481C1C}">
                          <a14:useLocalDpi xmlns:a14="http://schemas.microsoft.com/office/drawing/2010/main" val="0"/>
                        </a:ext>
                      </a:extLst>
                    </a:blip>
                    <a:srcRect t="11804" r="20060" b="3912"/>
                    <a:stretch/>
                  </pic:blipFill>
                  <pic:spPr bwMode="auto">
                    <a:xfrm>
                      <a:off x="0" y="0"/>
                      <a:ext cx="5731510" cy="4168140"/>
                    </a:xfrm>
                    <a:prstGeom prst="rect">
                      <a:avLst/>
                    </a:prstGeom>
                    <a:noFill/>
                    <a:ln w="9525">
                      <a:solidFill>
                        <a:srgbClr val="FF0000"/>
                      </a:solidFill>
                      <a:miter lim="800000"/>
                      <a:headEnd/>
                      <a:tailEnd/>
                    </a:ln>
                  </pic:spPr>
                </pic:pic>
              </a:graphicData>
            </a:graphic>
          </wp:inline>
        </w:drawing>
      </w:r>
    </w:p>
    <w:p w14:paraId="00DBCEBF" w14:textId="77777777" w:rsidR="00475AAA" w:rsidRDefault="00475AAA" w:rsidP="00475AAA">
      <w:pPr>
        <w:bidi/>
        <w:rPr>
          <w:rFonts w:asciiTheme="minorBidi" w:hAnsiTheme="minorBidi" w:cstheme="minorBidi"/>
          <w:rtl/>
        </w:rPr>
      </w:pPr>
      <w:r>
        <w:rPr>
          <w:rFonts w:asciiTheme="minorBidi" w:hAnsiTheme="minorBidi" w:cstheme="minorBidi" w:hint="cs"/>
          <w:rtl/>
        </w:rPr>
        <w:t>אין נימוק, תיאור העובדות. קצר.</w:t>
      </w:r>
    </w:p>
    <w:p w14:paraId="0B9730E2" w14:textId="77777777" w:rsidR="00475AAA" w:rsidRDefault="00475AAA" w:rsidP="00475AAA">
      <w:pPr>
        <w:bidi/>
        <w:rPr>
          <w:rFonts w:asciiTheme="minorBidi" w:hAnsiTheme="minorBidi" w:cstheme="minorBidi"/>
          <w:rtl/>
        </w:rPr>
      </w:pPr>
      <w:r>
        <w:rPr>
          <w:rFonts w:asciiTheme="minorBidi" w:hAnsiTheme="minorBidi" w:cstheme="minorBidi" w:hint="cs"/>
          <w:rtl/>
        </w:rPr>
        <w:t>פסק הדין ישלח, זה אומר שלא מתייצבים לבית המשפט.</w:t>
      </w:r>
    </w:p>
    <w:p w14:paraId="423B0A1F" w14:textId="77777777" w:rsidR="00475AAA" w:rsidRDefault="00475AAA" w:rsidP="00475AAA">
      <w:pPr>
        <w:bidi/>
        <w:rPr>
          <w:rFonts w:asciiTheme="minorBidi" w:hAnsiTheme="minorBidi" w:cstheme="minorBidi"/>
          <w:rtl/>
        </w:rPr>
      </w:pPr>
      <w:r>
        <w:rPr>
          <w:rFonts w:asciiTheme="minorBidi" w:hAnsiTheme="minorBidi" w:cstheme="minorBidi" w:hint="cs"/>
          <w:rtl/>
        </w:rPr>
        <w:t>אי אפשר לערער.</w:t>
      </w:r>
    </w:p>
    <w:p w14:paraId="6E001931" w14:textId="77777777" w:rsidR="00475AAA" w:rsidRDefault="00475AAA" w:rsidP="00475AAA">
      <w:pPr>
        <w:bidi/>
        <w:rPr>
          <w:rFonts w:asciiTheme="minorBidi" w:hAnsiTheme="minorBidi" w:cstheme="minorBidi"/>
          <w:rtl/>
        </w:rPr>
      </w:pPr>
    </w:p>
    <w:p w14:paraId="14D371BA" w14:textId="77777777" w:rsidR="00475AAA" w:rsidRDefault="00475AAA" w:rsidP="00475AAA">
      <w:pPr>
        <w:bidi/>
        <w:rPr>
          <w:rFonts w:asciiTheme="minorBidi" w:hAnsiTheme="minorBidi" w:cstheme="minorBidi"/>
          <w:rtl/>
        </w:rPr>
      </w:pPr>
      <w:r>
        <w:rPr>
          <w:rFonts w:asciiTheme="minorBidi" w:hAnsiTheme="minorBidi" w:cstheme="minorBidi" w:hint="cs"/>
          <w:rtl/>
        </w:rPr>
        <w:t>יתרונות:</w:t>
      </w:r>
    </w:p>
    <w:p w14:paraId="0EBEA90A" w14:textId="77777777" w:rsidR="00475AAA" w:rsidRDefault="00475AAA" w:rsidP="00475AAA">
      <w:pPr>
        <w:bidi/>
        <w:rPr>
          <w:rFonts w:asciiTheme="minorBidi" w:hAnsiTheme="minorBidi" w:cstheme="minorBidi"/>
          <w:rtl/>
        </w:rPr>
      </w:pPr>
      <w:r>
        <w:rPr>
          <w:rFonts w:asciiTheme="minorBidi" w:hAnsiTheme="minorBidi" w:cstheme="minorBidi" w:hint="cs"/>
          <w:rtl/>
        </w:rPr>
        <w:t>מהירה</w:t>
      </w:r>
    </w:p>
    <w:p w14:paraId="4367AE83" w14:textId="77777777" w:rsidR="00475AAA" w:rsidRDefault="00475AAA" w:rsidP="00475AAA">
      <w:pPr>
        <w:bidi/>
        <w:rPr>
          <w:rFonts w:asciiTheme="minorBidi" w:hAnsiTheme="minorBidi" w:cstheme="minorBidi"/>
          <w:rtl/>
        </w:rPr>
      </w:pPr>
      <w:r>
        <w:rPr>
          <w:rFonts w:asciiTheme="minorBidi" w:hAnsiTheme="minorBidi" w:cstheme="minorBidi" w:hint="cs"/>
          <w:rtl/>
        </w:rPr>
        <w:t>יעילה</w:t>
      </w:r>
    </w:p>
    <w:p w14:paraId="7B9EB52C" w14:textId="77777777" w:rsidR="00475AAA" w:rsidRDefault="00475AAA" w:rsidP="00475AAA">
      <w:pPr>
        <w:bidi/>
        <w:rPr>
          <w:rFonts w:asciiTheme="minorBidi" w:hAnsiTheme="minorBidi" w:cstheme="minorBidi"/>
          <w:rtl/>
        </w:rPr>
      </w:pPr>
      <w:r>
        <w:rPr>
          <w:rFonts w:asciiTheme="minorBidi" w:hAnsiTheme="minorBidi" w:cstheme="minorBidi" w:hint="cs"/>
          <w:rtl/>
        </w:rPr>
        <w:t>עבר תהליכי מיון וסינון וכפופים לביקורת פנימית.</w:t>
      </w:r>
    </w:p>
    <w:p w14:paraId="1299542B" w14:textId="77777777" w:rsidR="00475AAA" w:rsidRDefault="00475AAA" w:rsidP="00475AAA">
      <w:pPr>
        <w:bidi/>
        <w:rPr>
          <w:rFonts w:asciiTheme="minorBidi" w:hAnsiTheme="minorBidi" w:cstheme="minorBidi"/>
          <w:rtl/>
        </w:rPr>
      </w:pPr>
      <w:r>
        <w:rPr>
          <w:rFonts w:asciiTheme="minorBidi" w:hAnsiTheme="minorBidi" w:cstheme="minorBidi" w:hint="cs"/>
          <w:rtl/>
        </w:rPr>
        <w:t>אין הפרטה של הצדק, בתוך המערכת.</w:t>
      </w:r>
    </w:p>
    <w:p w14:paraId="1F3EC0C7" w14:textId="77777777" w:rsidR="00475AAA" w:rsidRDefault="00475AAA" w:rsidP="00475AAA">
      <w:pPr>
        <w:bidi/>
        <w:rPr>
          <w:rFonts w:asciiTheme="minorBidi" w:hAnsiTheme="minorBidi" w:cstheme="minorBidi"/>
          <w:rtl/>
        </w:rPr>
      </w:pPr>
    </w:p>
    <w:p w14:paraId="45764CE3" w14:textId="77777777" w:rsidR="00475AAA" w:rsidRDefault="00475AAA" w:rsidP="00475AAA">
      <w:pPr>
        <w:bidi/>
        <w:rPr>
          <w:rFonts w:asciiTheme="minorBidi" w:hAnsiTheme="minorBidi" w:cstheme="minorBidi"/>
          <w:rtl/>
        </w:rPr>
      </w:pPr>
      <w:r>
        <w:rPr>
          <w:rFonts w:asciiTheme="minorBidi" w:hAnsiTheme="minorBidi" w:cstheme="minorBidi" w:hint="cs"/>
          <w:rtl/>
        </w:rPr>
        <w:t>חסרונות:</w:t>
      </w:r>
    </w:p>
    <w:p w14:paraId="66707BF3" w14:textId="77777777" w:rsidR="00475AAA" w:rsidRDefault="00475AAA" w:rsidP="00475AAA">
      <w:pPr>
        <w:bidi/>
        <w:rPr>
          <w:rFonts w:asciiTheme="minorBidi" w:hAnsiTheme="minorBidi" w:cstheme="minorBidi"/>
          <w:rtl/>
        </w:rPr>
      </w:pPr>
      <w:r>
        <w:rPr>
          <w:rFonts w:asciiTheme="minorBidi" w:hAnsiTheme="minorBidi" w:cstheme="minorBidi" w:hint="cs"/>
          <w:rtl/>
        </w:rPr>
        <w:t>במערכת המשפט לומדים ממקרה למקרה (תקדימים)</w:t>
      </w:r>
    </w:p>
    <w:p w14:paraId="0450112B" w14:textId="77777777" w:rsidR="00475AAA" w:rsidRDefault="00475AAA" w:rsidP="00475AAA">
      <w:pPr>
        <w:bidi/>
        <w:rPr>
          <w:rFonts w:asciiTheme="minorBidi" w:hAnsiTheme="minorBidi" w:cstheme="minorBidi"/>
          <w:rtl/>
        </w:rPr>
      </w:pPr>
      <w:r>
        <w:rPr>
          <w:rFonts w:asciiTheme="minorBidi" w:hAnsiTheme="minorBidi" w:cstheme="minorBidi" w:hint="cs"/>
          <w:rtl/>
        </w:rPr>
        <w:t>אם אין פסיקה מפורטת והחלטות תקדימיות זה מפריע להתפתחות המשפט</w:t>
      </w:r>
    </w:p>
    <w:p w14:paraId="0EAF43B7" w14:textId="77777777" w:rsidR="00475AAA" w:rsidRDefault="00475AAA" w:rsidP="00475AAA">
      <w:pPr>
        <w:bidi/>
        <w:rPr>
          <w:rFonts w:asciiTheme="minorBidi" w:hAnsiTheme="minorBidi" w:cstheme="minorBidi"/>
          <w:rtl/>
        </w:rPr>
      </w:pPr>
      <w:r>
        <w:rPr>
          <w:rFonts w:asciiTheme="minorBidi" w:hAnsiTheme="minorBidi" w:cstheme="minorBidi" w:hint="cs"/>
          <w:rtl/>
        </w:rPr>
        <w:t>אין ערך חינוכי תקדימי</w:t>
      </w:r>
    </w:p>
    <w:p w14:paraId="74C57395" w14:textId="77777777" w:rsidR="00475AAA" w:rsidRDefault="00475AAA" w:rsidP="00475AAA">
      <w:pPr>
        <w:bidi/>
        <w:rPr>
          <w:rFonts w:asciiTheme="minorBidi" w:hAnsiTheme="minorBidi" w:cstheme="minorBidi"/>
          <w:rtl/>
        </w:rPr>
      </w:pPr>
      <w:r>
        <w:rPr>
          <w:rFonts w:asciiTheme="minorBidi" w:hAnsiTheme="minorBidi" w:cstheme="minorBidi" w:hint="cs"/>
          <w:rtl/>
        </w:rPr>
        <w:t>אין וודאות להגינות הליכית, מה המתודות שמותר לשופט לנקוט או לא</w:t>
      </w:r>
    </w:p>
    <w:p w14:paraId="55F00C7F" w14:textId="77777777" w:rsidR="00475AAA" w:rsidRDefault="00475AAA" w:rsidP="00475AAA">
      <w:pPr>
        <w:bidi/>
        <w:rPr>
          <w:rFonts w:asciiTheme="minorBidi" w:hAnsiTheme="minorBidi" w:cstheme="minorBidi"/>
          <w:rtl/>
        </w:rPr>
      </w:pPr>
    </w:p>
    <w:p w14:paraId="751C373B" w14:textId="77777777" w:rsidR="00475AAA" w:rsidRDefault="00475AAA" w:rsidP="00475AAA">
      <w:pPr>
        <w:bidi/>
        <w:rPr>
          <w:rFonts w:asciiTheme="minorBidi" w:hAnsiTheme="minorBidi" w:cstheme="minorBidi"/>
          <w:rtl/>
        </w:rPr>
      </w:pPr>
      <w:r>
        <w:rPr>
          <w:rFonts w:asciiTheme="minorBidi" w:hAnsiTheme="minorBidi" w:cstheme="minorBidi" w:hint="cs"/>
          <w:rtl/>
        </w:rPr>
        <w:t>בארץ בתי המשפט מכווני ההסדרים הם בעיקר בתי משפט למשפחה ולענייני עבודה</w:t>
      </w:r>
    </w:p>
    <w:p w14:paraId="567FBD21" w14:textId="77777777" w:rsidR="00475AAA" w:rsidRDefault="00475AAA" w:rsidP="00475AAA">
      <w:pPr>
        <w:bidi/>
        <w:rPr>
          <w:rFonts w:asciiTheme="minorBidi" w:hAnsiTheme="minorBidi" w:cstheme="minorBidi"/>
          <w:rtl/>
        </w:rPr>
      </w:pPr>
    </w:p>
    <w:p w14:paraId="7D878E00" w14:textId="77777777" w:rsidR="00475AAA" w:rsidRDefault="00475AAA" w:rsidP="00475AAA">
      <w:pPr>
        <w:bidi/>
        <w:rPr>
          <w:rFonts w:asciiTheme="minorBidi" w:hAnsiTheme="minorBidi" w:cstheme="minorBidi"/>
          <w:rtl/>
        </w:rPr>
      </w:pPr>
      <w:r>
        <w:rPr>
          <w:rFonts w:asciiTheme="minorBidi" w:hAnsiTheme="minorBidi" w:cstheme="minorBidi" w:hint="cs"/>
          <w:rtl/>
        </w:rPr>
        <w:t xml:space="preserve">סעיף 79א' - </w:t>
      </w:r>
    </w:p>
    <w:p w14:paraId="545F8F3C" w14:textId="77777777" w:rsidR="00475AAA" w:rsidRDefault="00475AAA" w:rsidP="00475AAA">
      <w:pPr>
        <w:bidi/>
        <w:rPr>
          <w:rFonts w:asciiTheme="minorBidi" w:hAnsiTheme="minorBidi" w:cstheme="minorBidi"/>
          <w:rtl/>
        </w:rPr>
      </w:pPr>
    </w:p>
    <w:p w14:paraId="7106C6BD" w14:textId="77777777" w:rsidR="00475AAA" w:rsidRDefault="00475AAA" w:rsidP="00475AAA">
      <w:pPr>
        <w:bidi/>
        <w:rPr>
          <w:rFonts w:asciiTheme="minorBidi" w:hAnsiTheme="minorBidi" w:cstheme="minorBidi"/>
          <w:rtl/>
        </w:rPr>
      </w:pPr>
      <w:r w:rsidRPr="004B4FB5">
        <w:rPr>
          <w:rFonts w:asciiTheme="minorBidi" w:hAnsiTheme="minorBidi" w:cstheme="minorBidi"/>
          <w:rtl/>
        </w:rPr>
        <w:t xml:space="preserve">מאפייני השפיטה ההסדרית </w:t>
      </w:r>
      <w:r w:rsidRPr="004B4FB5">
        <w:rPr>
          <w:rFonts w:asciiTheme="minorBidi" w:hAnsiTheme="minorBidi" w:cstheme="minorBidi"/>
          <w:rtl/>
        </w:rPr>
        <w:br/>
        <w:t>בהשוואה לשפיטה האדוורסרית</w:t>
      </w:r>
    </w:p>
    <w:p w14:paraId="2C03279D" w14:textId="77777777" w:rsidR="00475AAA" w:rsidRPr="004B4FB5" w:rsidRDefault="00475AAA" w:rsidP="00475AAA">
      <w:pPr>
        <w:numPr>
          <w:ilvl w:val="0"/>
          <w:numId w:val="513"/>
        </w:numPr>
        <w:bidi/>
        <w:rPr>
          <w:rFonts w:asciiTheme="minorBidi" w:hAnsiTheme="minorBidi" w:cstheme="minorBidi"/>
          <w:lang w:val="en-IL"/>
        </w:rPr>
      </w:pPr>
      <w:r w:rsidRPr="004B4FB5">
        <w:rPr>
          <w:rFonts w:asciiTheme="minorBidi" w:hAnsiTheme="minorBidi" w:cstheme="minorBidi"/>
          <w:rtl/>
        </w:rPr>
        <w:t>קיצור שלבי בירור הסכסוך</w:t>
      </w:r>
    </w:p>
    <w:p w14:paraId="10137BB1" w14:textId="77777777" w:rsidR="00475AAA" w:rsidRPr="004B4FB5" w:rsidRDefault="00475AAA" w:rsidP="00475AAA">
      <w:pPr>
        <w:numPr>
          <w:ilvl w:val="0"/>
          <w:numId w:val="513"/>
        </w:numPr>
        <w:bidi/>
        <w:rPr>
          <w:rFonts w:asciiTheme="minorBidi" w:hAnsiTheme="minorBidi" w:cstheme="minorBidi"/>
          <w:lang w:val="en-IL"/>
        </w:rPr>
      </w:pPr>
      <w:r w:rsidRPr="004B4FB5">
        <w:rPr>
          <w:rFonts w:asciiTheme="minorBidi" w:hAnsiTheme="minorBidi" w:cstheme="minorBidi"/>
          <w:rtl/>
        </w:rPr>
        <w:t xml:space="preserve">קיצור זמן ניהול ההליך </w:t>
      </w:r>
    </w:p>
    <w:p w14:paraId="567CFDFB" w14:textId="77777777" w:rsidR="00475AAA" w:rsidRPr="004B4FB5" w:rsidRDefault="00475AAA" w:rsidP="00475AAA">
      <w:pPr>
        <w:numPr>
          <w:ilvl w:val="0"/>
          <w:numId w:val="513"/>
        </w:numPr>
        <w:bidi/>
        <w:rPr>
          <w:rFonts w:asciiTheme="minorBidi" w:hAnsiTheme="minorBidi" w:cstheme="minorBidi"/>
          <w:lang w:val="en-IL"/>
        </w:rPr>
      </w:pPr>
      <w:r w:rsidRPr="004B4FB5">
        <w:rPr>
          <w:rFonts w:asciiTheme="minorBidi" w:hAnsiTheme="minorBidi" w:cstheme="minorBidi"/>
          <w:rtl/>
        </w:rPr>
        <w:t>מאמצים שיפוטיים לגיבוש הסכמה</w:t>
      </w:r>
    </w:p>
    <w:p w14:paraId="1428675E" w14:textId="77777777" w:rsidR="00475AAA" w:rsidRPr="004B4FB5" w:rsidRDefault="00475AAA" w:rsidP="00475AAA">
      <w:pPr>
        <w:numPr>
          <w:ilvl w:val="0"/>
          <w:numId w:val="513"/>
        </w:numPr>
        <w:bidi/>
        <w:rPr>
          <w:rFonts w:asciiTheme="minorBidi" w:hAnsiTheme="minorBidi" w:cstheme="minorBidi"/>
          <w:lang w:val="en-IL"/>
        </w:rPr>
      </w:pPr>
      <w:r w:rsidRPr="004B4FB5">
        <w:rPr>
          <w:rFonts w:asciiTheme="minorBidi" w:hAnsiTheme="minorBidi" w:cstheme="minorBidi"/>
          <w:rtl/>
        </w:rPr>
        <w:t>התמקדות בפתרון פרגמטי להבדיל מחשיפת אמת</w:t>
      </w:r>
    </w:p>
    <w:p w14:paraId="6D124B2D" w14:textId="77777777" w:rsidR="00475AAA" w:rsidRPr="004B4FB5" w:rsidRDefault="00475AAA" w:rsidP="00475AAA">
      <w:pPr>
        <w:numPr>
          <w:ilvl w:val="0"/>
          <w:numId w:val="513"/>
        </w:numPr>
        <w:bidi/>
        <w:rPr>
          <w:rFonts w:asciiTheme="minorBidi" w:hAnsiTheme="minorBidi" w:cstheme="minorBidi"/>
          <w:lang w:val="en-IL"/>
        </w:rPr>
      </w:pPr>
      <w:r w:rsidRPr="004B4FB5">
        <w:rPr>
          <w:rFonts w:asciiTheme="minorBidi" w:hAnsiTheme="minorBidi" w:cstheme="minorBidi"/>
          <w:rtl/>
        </w:rPr>
        <w:lastRenderedPageBreak/>
        <w:t>החלטה קצרה שאינה מפורטת ואינה מפורסמת ברשומות</w:t>
      </w:r>
      <w:r>
        <w:rPr>
          <w:rFonts w:asciiTheme="minorBidi" w:hAnsiTheme="minorBidi" w:cstheme="minorBidi" w:hint="cs"/>
          <w:rtl/>
          <w:lang w:val="en-IL"/>
        </w:rPr>
        <w:t>. לא יכולה להיות תקדים.</w:t>
      </w:r>
    </w:p>
    <w:p w14:paraId="71DAE8DE" w14:textId="77777777" w:rsidR="00475AAA" w:rsidRPr="004B4FB5" w:rsidRDefault="00475AAA" w:rsidP="00475AAA">
      <w:pPr>
        <w:numPr>
          <w:ilvl w:val="0"/>
          <w:numId w:val="513"/>
        </w:numPr>
        <w:bidi/>
        <w:rPr>
          <w:rFonts w:asciiTheme="minorBidi" w:hAnsiTheme="minorBidi" w:cstheme="minorBidi"/>
          <w:lang w:val="en-IL"/>
        </w:rPr>
      </w:pPr>
      <w:r w:rsidRPr="004B4FB5">
        <w:rPr>
          <w:rFonts w:asciiTheme="minorBidi" w:hAnsiTheme="minorBidi" w:cstheme="minorBidi"/>
          <w:rtl/>
        </w:rPr>
        <w:t>שימוש במתודות של ניהול סכסוך בגישה שיתופית?</w:t>
      </w:r>
    </w:p>
    <w:p w14:paraId="76247FA9" w14:textId="77777777" w:rsidR="00475AAA" w:rsidRDefault="00475AAA" w:rsidP="00475AAA">
      <w:pPr>
        <w:bidi/>
        <w:rPr>
          <w:rFonts w:asciiTheme="minorBidi" w:hAnsiTheme="minorBidi" w:cstheme="minorBidi"/>
          <w:rtl/>
          <w:lang w:val="en-IL"/>
        </w:rPr>
      </w:pPr>
      <w:r>
        <w:rPr>
          <w:noProof/>
        </w:rPr>
        <w:drawing>
          <wp:inline distT="0" distB="0" distL="0" distR="0" wp14:anchorId="781A9046" wp14:editId="2E1DBE6C">
            <wp:extent cx="2713718" cy="1817528"/>
            <wp:effectExtent l="0" t="0" r="0" b="0"/>
            <wp:docPr id="6" name="תמונה 5" descr="A blue pie chart with a red triangle&#10;&#10;Description automatically generated">
              <a:extLst xmlns:a="http://schemas.openxmlformats.org/drawingml/2006/main">
                <a:ext uri="{FF2B5EF4-FFF2-40B4-BE49-F238E27FC236}">
                  <a16:creationId xmlns:a16="http://schemas.microsoft.com/office/drawing/2014/main" id="{C4A7117D-CAEE-D293-7B78-7CADF4D64D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5" descr="A blue pie chart with a red triangle&#10;&#10;Description automatically generated">
                      <a:extLst>
                        <a:ext uri="{FF2B5EF4-FFF2-40B4-BE49-F238E27FC236}">
                          <a16:creationId xmlns:a16="http://schemas.microsoft.com/office/drawing/2014/main" id="{C4A7117D-CAEE-D293-7B78-7CADF4D64DD5}"/>
                        </a:ext>
                      </a:extLst>
                    </pic:cNvPr>
                    <pic:cNvPicPr>
                      <a:picLocks noChangeAspect="1"/>
                    </pic:cNvPicPr>
                  </pic:nvPicPr>
                  <pic:blipFill>
                    <a:blip r:embed="rId108"/>
                    <a:stretch>
                      <a:fillRect/>
                    </a:stretch>
                  </pic:blipFill>
                  <pic:spPr>
                    <a:xfrm>
                      <a:off x="0" y="0"/>
                      <a:ext cx="2713718" cy="1817528"/>
                    </a:xfrm>
                    <a:prstGeom prst="rect">
                      <a:avLst/>
                    </a:prstGeom>
                  </pic:spPr>
                </pic:pic>
              </a:graphicData>
            </a:graphic>
          </wp:inline>
        </w:drawing>
      </w:r>
    </w:p>
    <w:p w14:paraId="71426FB3" w14:textId="77777777" w:rsidR="00475AAA" w:rsidRDefault="00475AAA" w:rsidP="00475AAA">
      <w:pPr>
        <w:bidi/>
        <w:rPr>
          <w:rFonts w:asciiTheme="minorBidi" w:hAnsiTheme="minorBidi" w:cstheme="minorBidi"/>
          <w:rtl/>
          <w:lang w:val="en-IL"/>
        </w:rPr>
      </w:pPr>
      <w:r>
        <w:rPr>
          <w:rFonts w:asciiTheme="minorBidi" w:hAnsiTheme="minorBidi" w:cstheme="minorBidi" w:hint="cs"/>
          <w:rtl/>
          <w:lang w:val="en-IL"/>
        </w:rPr>
        <w:t>88% מסתיימות בהליכים מחוץ לבית המשפט</w:t>
      </w:r>
    </w:p>
    <w:p w14:paraId="1CC4293B" w14:textId="77777777" w:rsidR="00475AAA" w:rsidRDefault="00475AAA" w:rsidP="00475AAA">
      <w:pPr>
        <w:bidi/>
        <w:rPr>
          <w:rFonts w:asciiTheme="minorBidi" w:hAnsiTheme="minorBidi" w:cstheme="minorBidi"/>
          <w:rtl/>
          <w:lang w:val="en-IL"/>
        </w:rPr>
      </w:pPr>
      <w:r>
        <w:rPr>
          <w:rFonts w:asciiTheme="minorBidi" w:hAnsiTheme="minorBidi" w:cstheme="minorBidi" w:hint="cs"/>
          <w:rtl/>
          <w:lang w:val="en-IL"/>
        </w:rPr>
        <w:t xml:space="preserve">או בהחלטה שיפוטית סוגרת </w:t>
      </w:r>
      <w:r>
        <w:rPr>
          <w:rFonts w:asciiTheme="minorBidi" w:hAnsiTheme="minorBidi" w:cstheme="minorBidi"/>
          <w:rtl/>
          <w:lang w:val="en-IL"/>
        </w:rPr>
        <w:t>–</w:t>
      </w:r>
      <w:r>
        <w:rPr>
          <w:rFonts w:asciiTheme="minorBidi" w:hAnsiTheme="minorBidi" w:cstheme="minorBidi" w:hint="cs"/>
          <w:rtl/>
          <w:lang w:val="en-IL"/>
        </w:rPr>
        <w:t xml:space="preserve"> הסדר שהגיעו איליו הצדדים וביהמש נותן לו תוקף</w:t>
      </w:r>
    </w:p>
    <w:p w14:paraId="2C6E7202" w14:textId="77777777" w:rsidR="00475AAA" w:rsidRDefault="00475AAA" w:rsidP="00475AAA">
      <w:pPr>
        <w:bidi/>
        <w:rPr>
          <w:rFonts w:asciiTheme="minorBidi" w:hAnsiTheme="minorBidi" w:cstheme="minorBidi"/>
          <w:rtl/>
          <w:lang w:val="en-IL"/>
        </w:rPr>
      </w:pPr>
      <w:r>
        <w:rPr>
          <w:rFonts w:asciiTheme="minorBidi" w:hAnsiTheme="minorBidi" w:cstheme="minorBidi" w:hint="cs"/>
          <w:rtl/>
          <w:lang w:val="en-IL"/>
        </w:rPr>
        <w:t>נופלים בגלל בעיות פרוצדורליות</w:t>
      </w:r>
    </w:p>
    <w:p w14:paraId="24188BB3" w14:textId="77777777" w:rsidR="00475AAA" w:rsidRDefault="00475AAA" w:rsidP="00475AAA">
      <w:pPr>
        <w:bidi/>
        <w:rPr>
          <w:rFonts w:asciiTheme="minorBidi" w:hAnsiTheme="minorBidi" w:cstheme="minorBidi"/>
          <w:rtl/>
          <w:lang w:val="en-IL"/>
        </w:rPr>
      </w:pPr>
      <w:r w:rsidRPr="00E45ED0">
        <w:rPr>
          <w:rFonts w:asciiTheme="minorBidi" w:hAnsiTheme="minorBidi" w:cstheme="minorBidi"/>
          <w:u w:val="single"/>
          <w:rtl/>
          <w:lang w:val="en-IL"/>
        </w:rPr>
        <w:t>התפתחות בתפקיד השיפוטי</w:t>
      </w:r>
    </w:p>
    <w:p w14:paraId="5CB404C1" w14:textId="77777777" w:rsidR="00475AAA" w:rsidRDefault="00475AAA" w:rsidP="00475AAA">
      <w:pPr>
        <w:bidi/>
        <w:rPr>
          <w:rFonts w:asciiTheme="minorBidi" w:hAnsiTheme="minorBidi" w:cstheme="minorBidi"/>
          <w:rtl/>
          <w:lang w:val="en-IL"/>
        </w:rPr>
      </w:pPr>
      <w:r w:rsidRPr="00E45ED0">
        <w:rPr>
          <w:rFonts w:asciiTheme="minorBidi" w:hAnsiTheme="minorBidi" w:cs="Arial"/>
          <w:noProof/>
          <w:rtl/>
          <w:lang w:val="en-IL"/>
        </w:rPr>
        <w:drawing>
          <wp:inline distT="0" distB="0" distL="0" distR="0" wp14:anchorId="461F0BC7" wp14:editId="3013A344">
            <wp:extent cx="5416828" cy="3581584"/>
            <wp:effectExtent l="0" t="0" r="0" b="0"/>
            <wp:docPr id="3333525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52538" name="Picture 1" descr="A screenshot of a computer screen&#10;&#10;Description automatically generated"/>
                    <pic:cNvPicPr/>
                  </pic:nvPicPr>
                  <pic:blipFill>
                    <a:blip r:embed="rId109"/>
                    <a:stretch>
                      <a:fillRect/>
                    </a:stretch>
                  </pic:blipFill>
                  <pic:spPr>
                    <a:xfrm>
                      <a:off x="0" y="0"/>
                      <a:ext cx="5416828" cy="3581584"/>
                    </a:xfrm>
                    <a:prstGeom prst="rect">
                      <a:avLst/>
                    </a:prstGeom>
                  </pic:spPr>
                </pic:pic>
              </a:graphicData>
            </a:graphic>
          </wp:inline>
        </w:drawing>
      </w:r>
    </w:p>
    <w:p w14:paraId="012738D5" w14:textId="77777777" w:rsidR="00475AAA" w:rsidRDefault="00475AAA" w:rsidP="00475AAA">
      <w:pPr>
        <w:bidi/>
        <w:rPr>
          <w:rFonts w:asciiTheme="minorBidi" w:hAnsiTheme="minorBidi" w:cstheme="minorBidi"/>
          <w:rtl/>
          <w:lang w:val="en-IL"/>
        </w:rPr>
      </w:pPr>
    </w:p>
    <w:p w14:paraId="58BBF940" w14:textId="77777777" w:rsidR="00475AAA" w:rsidRDefault="00475AAA" w:rsidP="00475AAA">
      <w:pPr>
        <w:bidi/>
        <w:rPr>
          <w:rFonts w:asciiTheme="minorBidi" w:hAnsiTheme="minorBidi" w:cstheme="minorBidi"/>
          <w:rtl/>
          <w:lang w:val="en-IL"/>
        </w:rPr>
      </w:pPr>
    </w:p>
    <w:p w14:paraId="3E55FD18" w14:textId="77777777" w:rsidR="00475AAA" w:rsidRDefault="00475AAA" w:rsidP="00475AAA">
      <w:pPr>
        <w:bidi/>
        <w:rPr>
          <w:rFonts w:asciiTheme="minorBidi" w:hAnsiTheme="minorBidi" w:cstheme="minorBidi"/>
          <w:rtl/>
          <w:lang w:val="en-IL"/>
        </w:rPr>
      </w:pPr>
      <w:r>
        <w:rPr>
          <w:rFonts w:asciiTheme="minorBidi" w:hAnsiTheme="minorBidi" w:cstheme="minorBidi" w:hint="cs"/>
          <w:rtl/>
          <w:lang w:val="en-IL"/>
        </w:rPr>
        <w:t xml:space="preserve">יעילות </w:t>
      </w:r>
      <w:r>
        <w:rPr>
          <w:rFonts w:asciiTheme="minorBidi" w:hAnsiTheme="minorBidi" w:cstheme="minorBidi"/>
          <w:rtl/>
          <w:lang w:val="en-IL"/>
        </w:rPr>
        <w:t>–</w:t>
      </w:r>
      <w:r>
        <w:rPr>
          <w:rFonts w:asciiTheme="minorBidi" w:hAnsiTheme="minorBidi" w:cstheme="minorBidi" w:hint="cs"/>
          <w:rtl/>
          <w:lang w:val="en-IL"/>
        </w:rPr>
        <w:t xml:space="preserve"> השופטים יותר אקטיביים </w:t>
      </w:r>
    </w:p>
    <w:p w14:paraId="03DB55CB" w14:textId="77777777" w:rsidR="00475AAA" w:rsidRDefault="00475AAA" w:rsidP="00475AAA">
      <w:pPr>
        <w:bidi/>
        <w:rPr>
          <w:rFonts w:asciiTheme="minorBidi" w:hAnsiTheme="minorBidi" w:cstheme="minorBidi"/>
          <w:rtl/>
          <w:lang w:val="en-IL"/>
        </w:rPr>
      </w:pPr>
    </w:p>
    <w:p w14:paraId="1076F895" w14:textId="77777777" w:rsidR="00475AAA" w:rsidRDefault="00475AAA" w:rsidP="00475AAA">
      <w:pPr>
        <w:bidi/>
        <w:rPr>
          <w:rFonts w:asciiTheme="minorBidi" w:hAnsiTheme="minorBidi" w:cstheme="minorBidi"/>
          <w:rtl/>
          <w:lang w:val="en-IL"/>
        </w:rPr>
      </w:pPr>
      <w:r w:rsidRPr="00203C52">
        <w:rPr>
          <w:rFonts w:asciiTheme="minorBidi" w:hAnsiTheme="minorBidi" w:cstheme="minorBidi"/>
          <w:rtl/>
          <w:lang w:val="en-IL"/>
        </w:rPr>
        <w:t>משופט אדוורסרי- לשופט מנהל-לשופט הסדרי</w:t>
      </w:r>
    </w:p>
    <w:p w14:paraId="3F2B2992" w14:textId="77777777" w:rsidR="00475AAA" w:rsidRDefault="00475AAA" w:rsidP="00475AAA">
      <w:pPr>
        <w:bidi/>
        <w:rPr>
          <w:rFonts w:asciiTheme="minorBidi" w:hAnsiTheme="minorBidi" w:cstheme="minorBidi"/>
          <w:rtl/>
          <w:lang w:val="en-IL"/>
        </w:rPr>
      </w:pPr>
      <w:r w:rsidRPr="00203C52">
        <w:rPr>
          <w:rFonts w:asciiTheme="minorBidi" w:hAnsiTheme="minorBidi" w:cs="Arial"/>
          <w:noProof/>
          <w:rtl/>
          <w:lang w:val="en-IL"/>
        </w:rPr>
        <w:lastRenderedPageBreak/>
        <w:drawing>
          <wp:inline distT="0" distB="0" distL="0" distR="0" wp14:anchorId="7C6B3699" wp14:editId="381A960D">
            <wp:extent cx="4273770" cy="3162463"/>
            <wp:effectExtent l="0" t="0" r="0" b="0"/>
            <wp:docPr id="1500696381" name="Picture 1" descr="A group of people in a speech bub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96381" name="Picture 1" descr="A group of people in a speech bubble&#10;&#10;Description automatically generated"/>
                    <pic:cNvPicPr/>
                  </pic:nvPicPr>
                  <pic:blipFill>
                    <a:blip r:embed="rId110"/>
                    <a:stretch>
                      <a:fillRect/>
                    </a:stretch>
                  </pic:blipFill>
                  <pic:spPr>
                    <a:xfrm>
                      <a:off x="0" y="0"/>
                      <a:ext cx="4273770" cy="3162463"/>
                    </a:xfrm>
                    <a:prstGeom prst="rect">
                      <a:avLst/>
                    </a:prstGeom>
                  </pic:spPr>
                </pic:pic>
              </a:graphicData>
            </a:graphic>
          </wp:inline>
        </w:drawing>
      </w:r>
    </w:p>
    <w:p w14:paraId="75E69DC7" w14:textId="77777777" w:rsidR="00475AAA" w:rsidRDefault="00475AAA" w:rsidP="00475AAA">
      <w:pPr>
        <w:bidi/>
        <w:rPr>
          <w:rFonts w:asciiTheme="minorBidi" w:hAnsiTheme="minorBidi" w:cstheme="minorBidi"/>
          <w:rtl/>
          <w:lang w:val="en-IL"/>
        </w:rPr>
      </w:pPr>
      <w:r>
        <w:rPr>
          <w:rFonts w:asciiTheme="minorBidi" w:hAnsiTheme="minorBidi" w:cstheme="minorBidi" w:hint="cs"/>
          <w:rtl/>
          <w:lang w:val="en-IL"/>
        </w:rPr>
        <w:t xml:space="preserve">מפסיביות וריחוק, </w:t>
      </w:r>
    </w:p>
    <w:p w14:paraId="2B3FD008" w14:textId="77777777" w:rsidR="00475AAA" w:rsidRDefault="00475AAA" w:rsidP="00475AAA">
      <w:pPr>
        <w:bidi/>
        <w:rPr>
          <w:rFonts w:asciiTheme="minorBidi" w:hAnsiTheme="minorBidi" w:cstheme="minorBidi"/>
          <w:rtl/>
          <w:lang w:val="en-IL"/>
        </w:rPr>
      </w:pPr>
      <w:r>
        <w:rPr>
          <w:rFonts w:asciiTheme="minorBidi" w:hAnsiTheme="minorBidi" w:cstheme="minorBidi" w:hint="cs"/>
          <w:rtl/>
          <w:lang w:val="en-IL"/>
        </w:rPr>
        <w:t>לאקטיביות ושליטה בניהול התיק,</w:t>
      </w:r>
    </w:p>
    <w:p w14:paraId="4A1C9CBF" w14:textId="77777777" w:rsidR="00475AAA" w:rsidRDefault="00475AAA" w:rsidP="00475AAA">
      <w:pPr>
        <w:bidi/>
        <w:rPr>
          <w:rFonts w:asciiTheme="minorBidi" w:hAnsiTheme="minorBidi" w:cstheme="minorBidi"/>
          <w:rtl/>
          <w:lang w:val="en-IL"/>
        </w:rPr>
      </w:pPr>
      <w:r>
        <w:rPr>
          <w:rFonts w:asciiTheme="minorBidi" w:hAnsiTheme="minorBidi" w:cstheme="minorBidi" w:hint="cs"/>
          <w:rtl/>
          <w:lang w:val="en-IL"/>
        </w:rPr>
        <w:t>לאקטיביות, שליטה בניהול התיק, מעורבות ונסיונות חוזרים למציאת פתרון מוסכם לסכסוך</w:t>
      </w:r>
    </w:p>
    <w:p w14:paraId="46B61D0F" w14:textId="77777777" w:rsidR="00475AAA" w:rsidRDefault="00475AAA" w:rsidP="00475AAA">
      <w:pPr>
        <w:bidi/>
        <w:rPr>
          <w:rFonts w:asciiTheme="minorBidi" w:hAnsiTheme="minorBidi" w:cstheme="minorBidi"/>
          <w:rtl/>
          <w:lang w:val="en-IL"/>
        </w:rPr>
      </w:pPr>
    </w:p>
    <w:p w14:paraId="5385A1D6" w14:textId="77777777" w:rsidR="00475AAA" w:rsidRDefault="00475AAA" w:rsidP="00475AAA">
      <w:pPr>
        <w:bidi/>
        <w:rPr>
          <w:rFonts w:asciiTheme="minorBidi" w:hAnsiTheme="minorBidi" w:cstheme="minorBidi"/>
          <w:rtl/>
          <w:lang w:val="en-IL"/>
        </w:rPr>
      </w:pPr>
    </w:p>
    <w:p w14:paraId="489E8355" w14:textId="77777777" w:rsidR="00475AAA" w:rsidRDefault="00475AAA" w:rsidP="00475AAA">
      <w:pPr>
        <w:bidi/>
        <w:rPr>
          <w:rFonts w:asciiTheme="minorBidi" w:hAnsiTheme="minorBidi" w:cstheme="minorBidi"/>
          <w:rtl/>
          <w:lang w:val="en-IL"/>
        </w:rPr>
      </w:pPr>
    </w:p>
    <w:p w14:paraId="04211FA3" w14:textId="77777777" w:rsidR="00475AAA" w:rsidRDefault="00475AAA" w:rsidP="00475AAA">
      <w:pPr>
        <w:bidi/>
        <w:rPr>
          <w:rFonts w:asciiTheme="minorBidi" w:hAnsiTheme="minorBidi" w:cstheme="minorBidi"/>
          <w:rtl/>
          <w:lang w:val="en-IL"/>
        </w:rPr>
      </w:pPr>
      <w:r w:rsidRPr="009229D7">
        <w:rPr>
          <w:rFonts w:asciiTheme="minorBidi" w:hAnsiTheme="minorBidi" w:cs="Arial"/>
          <w:noProof/>
          <w:rtl/>
          <w:lang w:val="en-IL"/>
        </w:rPr>
        <w:drawing>
          <wp:inline distT="0" distB="0" distL="0" distR="0" wp14:anchorId="6EFB3DF9" wp14:editId="37855DB6">
            <wp:extent cx="5731510" cy="2779395"/>
            <wp:effectExtent l="0" t="0" r="2540" b="1905"/>
            <wp:docPr id="2134133594" name="Picture 1" descr="A green and whit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33594" name="Picture 1" descr="A green and white sign with white text&#10;&#10;Description automatically generated"/>
                    <pic:cNvPicPr/>
                  </pic:nvPicPr>
                  <pic:blipFill>
                    <a:blip r:embed="rId111"/>
                    <a:stretch>
                      <a:fillRect/>
                    </a:stretch>
                  </pic:blipFill>
                  <pic:spPr>
                    <a:xfrm>
                      <a:off x="0" y="0"/>
                      <a:ext cx="5731510" cy="2779395"/>
                    </a:xfrm>
                    <a:prstGeom prst="rect">
                      <a:avLst/>
                    </a:prstGeom>
                  </pic:spPr>
                </pic:pic>
              </a:graphicData>
            </a:graphic>
          </wp:inline>
        </w:drawing>
      </w:r>
    </w:p>
    <w:p w14:paraId="05C755D5" w14:textId="77777777" w:rsidR="00475AAA" w:rsidRDefault="00475AAA" w:rsidP="00475AAA">
      <w:pPr>
        <w:bidi/>
        <w:rPr>
          <w:rFonts w:asciiTheme="minorBidi" w:hAnsiTheme="minorBidi" w:cstheme="minorBidi"/>
          <w:rtl/>
          <w:lang w:val="en-IL"/>
        </w:rPr>
      </w:pPr>
    </w:p>
    <w:p w14:paraId="4B3486E6" w14:textId="77777777" w:rsidR="00475AAA" w:rsidRDefault="00475AAA" w:rsidP="00475AAA">
      <w:pPr>
        <w:bidi/>
        <w:rPr>
          <w:rFonts w:asciiTheme="minorBidi" w:hAnsiTheme="minorBidi" w:cstheme="minorBidi"/>
          <w:rtl/>
          <w:lang w:val="en-IL"/>
        </w:rPr>
      </w:pPr>
    </w:p>
    <w:p w14:paraId="3927FA13" w14:textId="77777777" w:rsidR="00475AAA" w:rsidRDefault="00475AAA" w:rsidP="00475AAA">
      <w:pPr>
        <w:bidi/>
        <w:rPr>
          <w:rFonts w:asciiTheme="minorBidi" w:hAnsiTheme="minorBidi" w:cstheme="minorBidi"/>
          <w:rtl/>
        </w:rPr>
      </w:pPr>
      <w:r w:rsidRPr="009229D7">
        <w:rPr>
          <w:rFonts w:asciiTheme="minorBidi" w:hAnsiTheme="minorBidi" w:cstheme="minorBidi"/>
          <w:rtl/>
          <w:lang w:val="en-IL"/>
        </w:rPr>
        <w:t>דוגמה לשפיטה הסדרית בישראל מכח סעיפים כלליים:</w:t>
      </w:r>
      <w:r>
        <w:rPr>
          <w:rFonts w:asciiTheme="minorBidi" w:hAnsiTheme="minorBidi" w:cstheme="minorBidi"/>
          <w:rtl/>
        </w:rPr>
        <w:t xml:space="preserve"> </w:t>
      </w:r>
    </w:p>
    <w:p w14:paraId="4DB1808B" w14:textId="77777777" w:rsidR="00475AAA" w:rsidRPr="009229D7" w:rsidRDefault="00475AAA" w:rsidP="00475AAA">
      <w:pPr>
        <w:bidi/>
        <w:rPr>
          <w:rFonts w:asciiTheme="minorBidi" w:hAnsiTheme="minorBidi" w:cstheme="minorBidi"/>
          <w:lang w:val="en-IL"/>
        </w:rPr>
      </w:pPr>
      <w:r w:rsidRPr="009229D7">
        <w:rPr>
          <w:rFonts w:asciiTheme="minorBidi" w:hAnsiTheme="minorBidi" w:cstheme="minorBidi"/>
          <w:b/>
          <w:bCs/>
          <w:highlight w:val="yellow"/>
          <w:u w:val="single"/>
          <w:rtl/>
        </w:rPr>
        <w:t>סעיף 79א' לחוק בתי המשפט:</w:t>
      </w:r>
    </w:p>
    <w:p w14:paraId="2D9D45F0" w14:textId="77777777" w:rsidR="00475AAA" w:rsidRPr="009229D7" w:rsidRDefault="00475AAA" w:rsidP="00475AAA">
      <w:pPr>
        <w:bidi/>
        <w:rPr>
          <w:rFonts w:asciiTheme="minorBidi" w:hAnsiTheme="minorBidi" w:cstheme="minorBidi"/>
          <w:lang w:val="en-IL"/>
        </w:rPr>
      </w:pPr>
      <w:r w:rsidRPr="009229D7">
        <w:rPr>
          <w:rFonts w:asciiTheme="minorBidi" w:hAnsiTheme="minorBidi" w:cstheme="minorBidi"/>
          <w:b/>
          <w:bCs/>
          <w:rtl/>
        </w:rPr>
        <w:t xml:space="preserve">79א </w:t>
      </w:r>
      <w:r w:rsidRPr="009229D7">
        <w:rPr>
          <w:rFonts w:asciiTheme="minorBidi" w:hAnsiTheme="minorBidi" w:cstheme="minorBidi"/>
          <w:rtl/>
        </w:rPr>
        <w:t xml:space="preserve">"(א) </w:t>
      </w:r>
      <w:r w:rsidRPr="009229D7">
        <w:rPr>
          <w:rFonts w:asciiTheme="minorBidi" w:hAnsiTheme="minorBidi" w:cstheme="minorBidi"/>
          <w:b/>
          <w:bCs/>
          <w:rtl/>
        </w:rPr>
        <w:t>בית משפט</w:t>
      </w:r>
      <w:r w:rsidRPr="009229D7">
        <w:rPr>
          <w:rFonts w:asciiTheme="minorBidi" w:hAnsiTheme="minorBidi" w:cstheme="minorBidi"/>
          <w:rtl/>
        </w:rPr>
        <w:t xml:space="preserve"> הדן </w:t>
      </w:r>
      <w:r w:rsidRPr="009229D7">
        <w:rPr>
          <w:rFonts w:asciiTheme="minorBidi" w:hAnsiTheme="minorBidi" w:cstheme="minorBidi"/>
          <w:b/>
          <w:bCs/>
          <w:rtl/>
        </w:rPr>
        <w:t>בענין אזרחי</w:t>
      </w:r>
      <w:r w:rsidRPr="009229D7">
        <w:rPr>
          <w:rFonts w:asciiTheme="minorBidi" w:hAnsiTheme="minorBidi" w:cstheme="minorBidi"/>
          <w:rtl/>
        </w:rPr>
        <w:t xml:space="preserve"> </w:t>
      </w:r>
      <w:r w:rsidRPr="009229D7">
        <w:rPr>
          <w:rFonts w:asciiTheme="minorBidi" w:hAnsiTheme="minorBidi" w:cstheme="minorBidi"/>
          <w:b/>
          <w:bCs/>
          <w:rtl/>
        </w:rPr>
        <w:t>רשאי</w:t>
      </w:r>
      <w:r w:rsidRPr="009229D7">
        <w:rPr>
          <w:rFonts w:asciiTheme="minorBidi" w:hAnsiTheme="minorBidi" w:cstheme="minorBidi"/>
          <w:rtl/>
        </w:rPr>
        <w:t xml:space="preserve">, </w:t>
      </w:r>
      <w:r w:rsidRPr="009229D7">
        <w:rPr>
          <w:rFonts w:asciiTheme="minorBidi" w:hAnsiTheme="minorBidi" w:cstheme="minorBidi"/>
          <w:b/>
          <w:bCs/>
          <w:rtl/>
        </w:rPr>
        <w:t>בהסכמת</w:t>
      </w:r>
      <w:r w:rsidRPr="009229D7">
        <w:rPr>
          <w:rFonts w:asciiTheme="minorBidi" w:hAnsiTheme="minorBidi" w:cstheme="minorBidi"/>
          <w:rtl/>
        </w:rPr>
        <w:t xml:space="preserve"> </w:t>
      </w:r>
      <w:r w:rsidRPr="009229D7">
        <w:rPr>
          <w:rFonts w:asciiTheme="minorBidi" w:hAnsiTheme="minorBidi" w:cstheme="minorBidi"/>
          <w:b/>
          <w:bCs/>
          <w:rtl/>
        </w:rPr>
        <w:t>בעלי הדין</w:t>
      </w:r>
      <w:r w:rsidRPr="009229D7">
        <w:rPr>
          <w:rFonts w:asciiTheme="minorBidi" w:hAnsiTheme="minorBidi" w:cstheme="minorBidi"/>
          <w:rtl/>
        </w:rPr>
        <w:t xml:space="preserve">, </w:t>
      </w:r>
      <w:r w:rsidRPr="009229D7">
        <w:rPr>
          <w:rFonts w:asciiTheme="minorBidi" w:hAnsiTheme="minorBidi" w:cstheme="minorBidi"/>
          <w:b/>
          <w:bCs/>
          <w:rtl/>
        </w:rPr>
        <w:t>לפסוק</w:t>
      </w:r>
      <w:r w:rsidRPr="009229D7">
        <w:rPr>
          <w:rFonts w:asciiTheme="minorBidi" w:hAnsiTheme="minorBidi" w:cstheme="minorBidi"/>
          <w:rtl/>
        </w:rPr>
        <w:t xml:space="preserve"> בענין שלפניו, כולו או מקצתו, </w:t>
      </w:r>
      <w:r w:rsidRPr="009229D7">
        <w:rPr>
          <w:rFonts w:asciiTheme="minorBidi" w:hAnsiTheme="minorBidi" w:cstheme="minorBidi"/>
          <w:b/>
          <w:bCs/>
          <w:rtl/>
        </w:rPr>
        <w:t>בדרך של פשרה</w:t>
      </w:r>
      <w:r w:rsidRPr="009229D7">
        <w:rPr>
          <w:rFonts w:asciiTheme="minorBidi" w:hAnsiTheme="minorBidi" w:cstheme="minorBidi"/>
          <w:rtl/>
        </w:rPr>
        <w:t>".</w:t>
      </w:r>
    </w:p>
    <w:p w14:paraId="0590E22E" w14:textId="77777777" w:rsidR="00475AAA" w:rsidRPr="009229D7" w:rsidRDefault="00475AAA" w:rsidP="00475AAA">
      <w:pPr>
        <w:bidi/>
        <w:rPr>
          <w:rFonts w:asciiTheme="minorBidi" w:hAnsiTheme="minorBidi" w:cstheme="minorBidi"/>
          <w:lang w:val="en-IL"/>
        </w:rPr>
      </w:pPr>
      <w:r w:rsidRPr="009229D7">
        <w:rPr>
          <w:rFonts w:asciiTheme="minorBidi" w:hAnsiTheme="minorBidi" w:cstheme="minorBidi"/>
          <w:rtl/>
        </w:rPr>
        <w:t xml:space="preserve">"(ב) אין באמור בסעיף קטן (א) כדי לגרוע מסמכותו של בית המשפט </w:t>
      </w:r>
      <w:r w:rsidRPr="009229D7">
        <w:rPr>
          <w:rFonts w:asciiTheme="minorBidi" w:hAnsiTheme="minorBidi" w:cstheme="minorBidi"/>
          <w:b/>
          <w:bCs/>
          <w:rtl/>
        </w:rPr>
        <w:t>להציע לבעלי הדין הסדר פשרה</w:t>
      </w:r>
      <w:r w:rsidRPr="009229D7">
        <w:rPr>
          <w:rFonts w:asciiTheme="minorBidi" w:hAnsiTheme="minorBidi" w:cstheme="minorBidi"/>
          <w:rtl/>
        </w:rPr>
        <w:t xml:space="preserve"> או לתת, לבקשת בעלי הדין, </w:t>
      </w:r>
      <w:r w:rsidRPr="009229D7">
        <w:rPr>
          <w:rFonts w:asciiTheme="minorBidi" w:hAnsiTheme="minorBidi" w:cstheme="minorBidi"/>
          <w:b/>
          <w:bCs/>
          <w:rtl/>
        </w:rPr>
        <w:t>תוקף של פסק דין להסדר פשרה שעשו ביניהם</w:t>
      </w:r>
      <w:r w:rsidRPr="009229D7">
        <w:rPr>
          <w:rFonts w:asciiTheme="minorBidi" w:hAnsiTheme="minorBidi" w:cstheme="minorBidi"/>
          <w:rtl/>
        </w:rPr>
        <w:t>"</w:t>
      </w:r>
    </w:p>
    <w:p w14:paraId="2241B7F5" w14:textId="77777777" w:rsidR="00475AAA" w:rsidRPr="009229D7" w:rsidRDefault="00475AAA" w:rsidP="00475AAA">
      <w:pPr>
        <w:numPr>
          <w:ilvl w:val="0"/>
          <w:numId w:val="514"/>
        </w:numPr>
        <w:bidi/>
        <w:rPr>
          <w:rFonts w:asciiTheme="minorBidi" w:hAnsiTheme="minorBidi" w:cstheme="minorBidi"/>
          <w:lang w:val="en-IL"/>
        </w:rPr>
      </w:pPr>
      <w:r w:rsidRPr="009229D7">
        <w:rPr>
          <w:rFonts w:asciiTheme="minorBidi" w:hAnsiTheme="minorBidi" w:cstheme="minorBidi"/>
          <w:rtl/>
        </w:rPr>
        <w:t>מתן פסיקה (משמע מתן הכרעה) בדרך של פשרה</w:t>
      </w:r>
    </w:p>
    <w:p w14:paraId="4E3B0327" w14:textId="77777777" w:rsidR="00475AAA" w:rsidRPr="009229D7" w:rsidRDefault="00475AAA" w:rsidP="00475AAA">
      <w:pPr>
        <w:numPr>
          <w:ilvl w:val="0"/>
          <w:numId w:val="514"/>
        </w:numPr>
        <w:bidi/>
        <w:rPr>
          <w:rFonts w:asciiTheme="minorBidi" w:hAnsiTheme="minorBidi" w:cstheme="minorBidi"/>
          <w:lang w:val="en-IL"/>
        </w:rPr>
      </w:pPr>
      <w:r w:rsidRPr="009229D7">
        <w:rPr>
          <w:rFonts w:asciiTheme="minorBidi" w:hAnsiTheme="minorBidi" w:cstheme="minorBidi"/>
          <w:rtl/>
        </w:rPr>
        <w:t>העלאת הצעת פשרה בפני הצדדים</w:t>
      </w:r>
    </w:p>
    <w:p w14:paraId="48F4BE24" w14:textId="77777777" w:rsidR="00475AAA" w:rsidRPr="009229D7" w:rsidRDefault="00475AAA" w:rsidP="00475AAA">
      <w:pPr>
        <w:numPr>
          <w:ilvl w:val="0"/>
          <w:numId w:val="514"/>
        </w:numPr>
        <w:bidi/>
        <w:rPr>
          <w:rFonts w:asciiTheme="minorBidi" w:hAnsiTheme="minorBidi" w:cstheme="minorBidi"/>
          <w:lang w:val="en-IL"/>
        </w:rPr>
      </w:pPr>
      <w:r w:rsidRPr="009229D7">
        <w:rPr>
          <w:rFonts w:asciiTheme="minorBidi" w:hAnsiTheme="minorBidi" w:cstheme="minorBidi"/>
          <w:rtl/>
        </w:rPr>
        <w:lastRenderedPageBreak/>
        <w:t>מתן תוקף להסדר שעשו הצדדים (בתווך שיפוטי?)</w:t>
      </w:r>
    </w:p>
    <w:p w14:paraId="702F5626" w14:textId="77777777" w:rsidR="00475AAA" w:rsidRDefault="00475AAA" w:rsidP="00475AAA">
      <w:pPr>
        <w:bidi/>
        <w:rPr>
          <w:rFonts w:asciiTheme="minorBidi" w:hAnsiTheme="minorBidi" w:cstheme="minorBidi"/>
          <w:rtl/>
          <w:lang w:val="en-IL"/>
        </w:rPr>
      </w:pPr>
    </w:p>
    <w:p w14:paraId="6308DF4C" w14:textId="77777777" w:rsidR="00475AAA" w:rsidRDefault="00475AAA" w:rsidP="00475AAA">
      <w:pPr>
        <w:bidi/>
        <w:rPr>
          <w:rFonts w:asciiTheme="minorBidi" w:hAnsiTheme="minorBidi" w:cstheme="minorBidi"/>
          <w:rtl/>
          <w:lang w:val="en-IL"/>
        </w:rPr>
      </w:pPr>
      <w:r w:rsidRPr="00B6028F">
        <w:rPr>
          <w:rFonts w:asciiTheme="minorBidi" w:hAnsiTheme="minorBidi" w:cstheme="minorBidi"/>
          <w:rtl/>
          <w:lang w:val="en-IL"/>
        </w:rPr>
        <w:t>שפיטה הסדרית בהליכים שיפוטיים "מיוחדים"</w:t>
      </w:r>
      <w:r w:rsidRPr="00B6028F">
        <w:rPr>
          <w:rFonts w:asciiTheme="minorBidi" w:hAnsiTheme="minorBidi" w:cstheme="minorBidi"/>
          <w:rtl/>
          <w:lang w:val="en-IL"/>
        </w:rPr>
        <w:br/>
        <w:t>= הליכים יעודיים לגיבוש פתרון מוסכם</w:t>
      </w:r>
    </w:p>
    <w:p w14:paraId="666B4B3C" w14:textId="77777777" w:rsidR="00475AAA" w:rsidRDefault="00475AAA" w:rsidP="00475AAA">
      <w:pPr>
        <w:bidi/>
        <w:rPr>
          <w:rFonts w:asciiTheme="minorBidi" w:hAnsiTheme="minorBidi" w:cstheme="minorBidi"/>
          <w:rtl/>
          <w:lang w:val="en-IL"/>
        </w:rPr>
      </w:pPr>
      <w:r w:rsidRPr="00B6028F">
        <w:rPr>
          <w:rFonts w:asciiTheme="minorBidi" w:hAnsiTheme="minorBidi" w:cs="Arial"/>
          <w:noProof/>
          <w:rtl/>
          <w:lang w:val="en-IL"/>
        </w:rPr>
        <w:drawing>
          <wp:inline distT="0" distB="0" distL="0" distR="0" wp14:anchorId="1268EA75" wp14:editId="5DF74E16">
            <wp:extent cx="4381725" cy="2362321"/>
            <wp:effectExtent l="0" t="0" r="0" b="0"/>
            <wp:docPr id="668555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55895" name="Picture 1" descr="A screenshot of a computer&#10;&#10;Description automatically generated"/>
                    <pic:cNvPicPr/>
                  </pic:nvPicPr>
                  <pic:blipFill>
                    <a:blip r:embed="rId112"/>
                    <a:stretch>
                      <a:fillRect/>
                    </a:stretch>
                  </pic:blipFill>
                  <pic:spPr>
                    <a:xfrm>
                      <a:off x="0" y="0"/>
                      <a:ext cx="4381725" cy="2362321"/>
                    </a:xfrm>
                    <a:prstGeom prst="rect">
                      <a:avLst/>
                    </a:prstGeom>
                  </pic:spPr>
                </pic:pic>
              </a:graphicData>
            </a:graphic>
          </wp:inline>
        </w:drawing>
      </w:r>
    </w:p>
    <w:p w14:paraId="3D323AD4" w14:textId="77777777" w:rsidR="00475AAA" w:rsidRDefault="00475AAA" w:rsidP="00475AAA">
      <w:pPr>
        <w:bidi/>
        <w:rPr>
          <w:rFonts w:asciiTheme="minorBidi" w:hAnsiTheme="minorBidi" w:cstheme="minorBidi"/>
          <w:rtl/>
          <w:lang w:val="en-IL"/>
        </w:rPr>
      </w:pPr>
    </w:p>
    <w:p w14:paraId="4B079E6C" w14:textId="77777777" w:rsidR="00475AAA" w:rsidRDefault="00475AAA" w:rsidP="00475AAA">
      <w:pPr>
        <w:bidi/>
        <w:rPr>
          <w:rFonts w:asciiTheme="minorBidi" w:hAnsiTheme="minorBidi" w:cstheme="minorBidi"/>
          <w:rtl/>
          <w:lang w:val="en-IL"/>
        </w:rPr>
      </w:pPr>
    </w:p>
    <w:p w14:paraId="7E55730B" w14:textId="77777777" w:rsidR="00475AAA" w:rsidRDefault="00475AAA" w:rsidP="00475AAA">
      <w:pPr>
        <w:bidi/>
        <w:rPr>
          <w:rFonts w:asciiTheme="minorBidi" w:hAnsiTheme="minorBidi" w:cstheme="minorBidi"/>
          <w:rtl/>
          <w:lang w:val="en-IL"/>
        </w:rPr>
      </w:pPr>
      <w:r>
        <w:rPr>
          <w:rFonts w:asciiTheme="minorBidi" w:hAnsiTheme="minorBidi" w:cstheme="minorBidi" w:hint="cs"/>
          <w:rtl/>
          <w:lang w:val="en-IL"/>
        </w:rPr>
        <w:t>גישה לעומתית: רואים רק את מה שרצו שיראה בראיות.</w:t>
      </w:r>
    </w:p>
    <w:p w14:paraId="2F2B56B9" w14:textId="77777777" w:rsidR="00475AAA" w:rsidRDefault="00475AAA" w:rsidP="00475AAA">
      <w:pPr>
        <w:bidi/>
        <w:rPr>
          <w:rFonts w:asciiTheme="minorBidi" w:hAnsiTheme="minorBidi" w:cstheme="minorBidi"/>
          <w:rtl/>
          <w:lang w:val="en-IL"/>
        </w:rPr>
      </w:pPr>
    </w:p>
    <w:p w14:paraId="2CAAB613" w14:textId="77777777" w:rsidR="00475AAA" w:rsidRDefault="00475AAA" w:rsidP="00475AAA">
      <w:pPr>
        <w:bidi/>
        <w:rPr>
          <w:rFonts w:asciiTheme="minorBidi" w:hAnsiTheme="minorBidi" w:cstheme="minorBidi"/>
          <w:rtl/>
          <w:lang w:val="en-IL"/>
        </w:rPr>
      </w:pPr>
    </w:p>
    <w:p w14:paraId="2C17B997" w14:textId="77777777" w:rsidR="00475AAA" w:rsidRDefault="00475AAA" w:rsidP="00475AAA">
      <w:pPr>
        <w:pStyle w:val="Heading2"/>
        <w:bidi/>
        <w:rPr>
          <w:rtl/>
          <w:lang w:val="en-IL"/>
        </w:rPr>
      </w:pPr>
      <w:r>
        <w:rPr>
          <w:rFonts w:hint="cs"/>
          <w:rtl/>
          <w:lang w:val="en-IL"/>
        </w:rPr>
        <w:t>הנחיות למבחן</w:t>
      </w:r>
    </w:p>
    <w:p w14:paraId="2537A2A9" w14:textId="77777777" w:rsidR="00475AAA" w:rsidRPr="00830A38" w:rsidRDefault="00475AAA" w:rsidP="00475AAA">
      <w:pPr>
        <w:bidi/>
        <w:rPr>
          <w:rFonts w:asciiTheme="minorBidi" w:hAnsiTheme="minorBidi" w:cstheme="minorBidi"/>
          <w:b/>
          <w:bCs/>
          <w:u w:val="single"/>
          <w:rtl/>
          <w:lang w:val="en-IL"/>
        </w:rPr>
      </w:pPr>
      <w:r w:rsidRPr="00830A38">
        <w:rPr>
          <w:rFonts w:asciiTheme="minorBidi" w:hAnsiTheme="minorBidi" w:cstheme="minorBidi" w:hint="eastAsia"/>
          <w:b/>
          <w:bCs/>
          <w:u w:val="single"/>
          <w:rtl/>
          <w:lang w:val="en-IL"/>
        </w:rPr>
        <w:t>קורס</w:t>
      </w:r>
      <w:r w:rsidRPr="00830A38">
        <w:rPr>
          <w:rFonts w:asciiTheme="minorBidi" w:hAnsiTheme="minorBidi" w:cstheme="minorBidi"/>
          <w:b/>
          <w:bCs/>
          <w:u w:val="single"/>
          <w:rtl/>
          <w:lang w:val="en-IL"/>
        </w:rPr>
        <w:t xml:space="preserve">: </w:t>
      </w:r>
      <w:r w:rsidRPr="00830A38">
        <w:rPr>
          <w:rFonts w:asciiTheme="minorBidi" w:hAnsiTheme="minorBidi" w:cstheme="minorBidi" w:hint="eastAsia"/>
          <w:b/>
          <w:bCs/>
          <w:u w:val="single"/>
          <w:rtl/>
          <w:lang w:val="en-IL"/>
        </w:rPr>
        <w:t>גישות</w:t>
      </w:r>
      <w:r w:rsidRPr="00830A38">
        <w:rPr>
          <w:rFonts w:asciiTheme="minorBidi" w:hAnsiTheme="minorBidi" w:cstheme="minorBidi"/>
          <w:b/>
          <w:bCs/>
          <w:u w:val="single"/>
          <w:rtl/>
          <w:lang w:val="en-IL"/>
        </w:rPr>
        <w:t xml:space="preserve"> </w:t>
      </w:r>
      <w:r w:rsidRPr="00830A38">
        <w:rPr>
          <w:rFonts w:asciiTheme="minorBidi" w:hAnsiTheme="minorBidi" w:cstheme="minorBidi" w:hint="eastAsia"/>
          <w:b/>
          <w:bCs/>
          <w:u w:val="single"/>
          <w:rtl/>
          <w:lang w:val="en-IL"/>
        </w:rPr>
        <w:t>משפטיות</w:t>
      </w:r>
      <w:r w:rsidRPr="00830A38">
        <w:rPr>
          <w:rFonts w:asciiTheme="minorBidi" w:hAnsiTheme="minorBidi" w:cstheme="minorBidi"/>
          <w:b/>
          <w:bCs/>
          <w:u w:val="single"/>
          <w:rtl/>
          <w:lang w:val="en-IL"/>
        </w:rPr>
        <w:t xml:space="preserve"> </w:t>
      </w:r>
      <w:r w:rsidRPr="00830A38">
        <w:rPr>
          <w:rFonts w:asciiTheme="minorBidi" w:hAnsiTheme="minorBidi" w:cstheme="minorBidi" w:hint="eastAsia"/>
          <w:b/>
          <w:bCs/>
          <w:u w:val="single"/>
          <w:rtl/>
          <w:lang w:val="en-IL"/>
        </w:rPr>
        <w:t>ואתיקה</w:t>
      </w:r>
      <w:r w:rsidRPr="00830A38">
        <w:rPr>
          <w:rFonts w:asciiTheme="minorBidi" w:hAnsiTheme="minorBidi" w:cstheme="minorBidi"/>
          <w:b/>
          <w:bCs/>
          <w:u w:val="single"/>
          <w:rtl/>
          <w:lang w:val="en-IL"/>
        </w:rPr>
        <w:t xml:space="preserve"> </w:t>
      </w:r>
      <w:r w:rsidRPr="00830A38">
        <w:rPr>
          <w:rFonts w:asciiTheme="minorBidi" w:hAnsiTheme="minorBidi" w:cstheme="minorBidi" w:hint="eastAsia"/>
          <w:b/>
          <w:bCs/>
          <w:u w:val="single"/>
          <w:rtl/>
          <w:lang w:val="en-IL"/>
        </w:rPr>
        <w:t>ציבורית</w:t>
      </w:r>
    </w:p>
    <w:p w14:paraId="6267E7D6" w14:textId="77777777" w:rsidR="00475AAA" w:rsidRPr="00830A38" w:rsidRDefault="00475AAA" w:rsidP="00475AAA">
      <w:pPr>
        <w:bidi/>
        <w:rPr>
          <w:rFonts w:asciiTheme="minorBidi" w:hAnsiTheme="minorBidi" w:cstheme="minorBidi"/>
          <w:b/>
          <w:bCs/>
          <w:u w:val="single"/>
          <w:rtl/>
          <w:lang w:val="en-IL"/>
        </w:rPr>
      </w:pPr>
      <w:r w:rsidRPr="00830A38">
        <w:rPr>
          <w:rFonts w:asciiTheme="minorBidi" w:hAnsiTheme="minorBidi" w:cstheme="minorBidi"/>
          <w:b/>
          <w:bCs/>
          <w:u w:val="single"/>
          <w:rtl/>
          <w:lang w:val="en-IL"/>
        </w:rPr>
        <w:t xml:space="preserve"> </w:t>
      </w:r>
      <w:r w:rsidRPr="00830A38">
        <w:rPr>
          <w:rFonts w:asciiTheme="minorBidi" w:hAnsiTheme="minorBidi" w:cstheme="minorBidi" w:hint="eastAsia"/>
          <w:b/>
          <w:bCs/>
          <w:u w:val="single"/>
          <w:rtl/>
          <w:lang w:val="en-IL"/>
        </w:rPr>
        <w:t>הנחיות</w:t>
      </w:r>
      <w:r w:rsidRPr="00830A38">
        <w:rPr>
          <w:rFonts w:asciiTheme="minorBidi" w:hAnsiTheme="minorBidi" w:cstheme="minorBidi"/>
          <w:b/>
          <w:bCs/>
          <w:u w:val="single"/>
          <w:rtl/>
          <w:lang w:val="en-IL"/>
        </w:rPr>
        <w:t xml:space="preserve"> </w:t>
      </w:r>
      <w:r w:rsidRPr="00830A38">
        <w:rPr>
          <w:rFonts w:asciiTheme="minorBidi" w:hAnsiTheme="minorBidi" w:cstheme="minorBidi" w:hint="eastAsia"/>
          <w:b/>
          <w:bCs/>
          <w:u w:val="single"/>
          <w:rtl/>
          <w:lang w:val="en-IL"/>
        </w:rPr>
        <w:t>למבחן</w:t>
      </w:r>
      <w:r w:rsidRPr="00830A38">
        <w:rPr>
          <w:rFonts w:asciiTheme="minorBidi" w:hAnsiTheme="minorBidi" w:cstheme="minorBidi"/>
          <w:b/>
          <w:bCs/>
          <w:u w:val="single"/>
          <w:rtl/>
          <w:lang w:val="en-IL"/>
        </w:rPr>
        <w:t xml:space="preserve"> </w:t>
      </w:r>
      <w:r w:rsidRPr="00830A38">
        <w:rPr>
          <w:rFonts w:asciiTheme="minorBidi" w:hAnsiTheme="minorBidi" w:cstheme="minorBidi" w:hint="eastAsia"/>
          <w:b/>
          <w:bCs/>
          <w:u w:val="single"/>
          <w:rtl/>
          <w:lang w:val="en-IL"/>
        </w:rPr>
        <w:t>תשפ</w:t>
      </w:r>
      <w:r w:rsidRPr="00830A38">
        <w:rPr>
          <w:rFonts w:asciiTheme="minorBidi" w:hAnsiTheme="minorBidi" w:cstheme="minorBidi"/>
          <w:b/>
          <w:bCs/>
          <w:u w:val="single"/>
          <w:rtl/>
          <w:lang w:val="en-IL"/>
        </w:rPr>
        <w:t>"</w:t>
      </w:r>
      <w:r w:rsidRPr="00830A38">
        <w:rPr>
          <w:rFonts w:asciiTheme="minorBidi" w:hAnsiTheme="minorBidi" w:cstheme="minorBidi" w:hint="eastAsia"/>
          <w:b/>
          <w:bCs/>
          <w:u w:val="single"/>
          <w:rtl/>
          <w:lang w:val="en-IL"/>
        </w:rPr>
        <w:t>ה</w:t>
      </w:r>
      <w:r w:rsidRPr="00830A38">
        <w:rPr>
          <w:rFonts w:asciiTheme="minorBidi" w:hAnsiTheme="minorBidi" w:cstheme="minorBidi"/>
          <w:b/>
          <w:bCs/>
          <w:u w:val="single"/>
          <w:rtl/>
          <w:lang w:val="en-IL"/>
        </w:rPr>
        <w:t xml:space="preserve"> </w:t>
      </w:r>
    </w:p>
    <w:p w14:paraId="4735F0A8" w14:textId="77777777" w:rsidR="00475AAA" w:rsidRPr="00830A38" w:rsidRDefault="00475AAA" w:rsidP="00475AAA">
      <w:pPr>
        <w:numPr>
          <w:ilvl w:val="0"/>
          <w:numId w:val="515"/>
        </w:numPr>
        <w:bidi/>
        <w:rPr>
          <w:rFonts w:asciiTheme="minorBidi" w:hAnsiTheme="minorBidi" w:cstheme="minorBidi"/>
        </w:rPr>
      </w:pPr>
      <w:r w:rsidRPr="00830A38">
        <w:rPr>
          <w:rFonts w:asciiTheme="minorBidi" w:hAnsiTheme="minorBidi" w:cstheme="minorBidi" w:hint="eastAsia"/>
          <w:rtl/>
          <w:lang w:val="en-IL"/>
        </w:rPr>
        <w:t>טופס</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המבחן</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יועלה</w:t>
      </w:r>
      <w:r w:rsidRPr="00830A38">
        <w:rPr>
          <w:rFonts w:asciiTheme="minorBidi" w:hAnsiTheme="minorBidi" w:cstheme="minorBidi"/>
          <w:rtl/>
          <w:lang w:val="en-IL"/>
        </w:rPr>
        <w:t xml:space="preserve"> </w:t>
      </w:r>
      <w:r w:rsidRPr="00830A38">
        <w:rPr>
          <w:rFonts w:asciiTheme="minorBidi" w:hAnsiTheme="minorBidi" w:cstheme="minorBidi" w:hint="eastAsia"/>
          <w:b/>
          <w:bCs/>
          <w:u w:val="single"/>
          <w:rtl/>
          <w:lang w:val="en-IL"/>
        </w:rPr>
        <w:t>למודל</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ויהיה</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זמין</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לצפיה</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החל</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משעת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תחילת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המבחן</w:t>
      </w:r>
      <w:r>
        <w:rPr>
          <w:rFonts w:asciiTheme="minorBidi" w:hAnsiTheme="minorBidi" w:cstheme="minorBidi"/>
          <w:rtl/>
          <w:lang w:val="en-IL"/>
        </w:rPr>
        <w:t xml:space="preserve"> </w:t>
      </w:r>
      <w:r w:rsidRPr="00830A38">
        <w:rPr>
          <w:rFonts w:asciiTheme="minorBidi" w:hAnsiTheme="minorBidi" w:cstheme="minorBidi" w:hint="eastAsia"/>
          <w:rtl/>
          <w:lang w:val="en-IL"/>
        </w:rPr>
        <w:t>ועד</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לסיומה</w:t>
      </w:r>
      <w:r w:rsidRPr="00830A38">
        <w:rPr>
          <w:rFonts w:asciiTheme="minorBidi" w:hAnsiTheme="minorBidi" w:cstheme="minorBidi"/>
          <w:rtl/>
          <w:lang w:val="en-IL"/>
        </w:rPr>
        <w:t>.</w:t>
      </w:r>
    </w:p>
    <w:p w14:paraId="7B5E36CB" w14:textId="77777777" w:rsidR="00475AAA" w:rsidRPr="00830A38" w:rsidRDefault="00475AAA" w:rsidP="00475AAA">
      <w:pPr>
        <w:numPr>
          <w:ilvl w:val="0"/>
          <w:numId w:val="515"/>
        </w:numPr>
        <w:bidi/>
        <w:rPr>
          <w:rFonts w:asciiTheme="minorBidi" w:hAnsiTheme="minorBidi" w:cstheme="minorBidi"/>
        </w:rPr>
      </w:pPr>
      <w:r w:rsidRPr="00830A38">
        <w:rPr>
          <w:rFonts w:asciiTheme="minorBidi" w:hAnsiTheme="minorBidi" w:cstheme="minorBidi" w:hint="eastAsia"/>
          <w:rtl/>
          <w:lang w:val="en-IL"/>
        </w:rPr>
        <w:t>המבחן</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יכלול</w:t>
      </w:r>
      <w:r w:rsidRPr="00830A38">
        <w:rPr>
          <w:rFonts w:asciiTheme="minorBidi" w:hAnsiTheme="minorBidi" w:cstheme="minorBidi"/>
          <w:rtl/>
          <w:lang w:val="en-IL"/>
        </w:rPr>
        <w:t xml:space="preserve"> 4 </w:t>
      </w:r>
      <w:r w:rsidRPr="00830A38">
        <w:rPr>
          <w:rFonts w:asciiTheme="minorBidi" w:hAnsiTheme="minorBidi" w:cstheme="minorBidi" w:hint="eastAsia"/>
          <w:rtl/>
          <w:lang w:val="en-IL"/>
        </w:rPr>
        <w:t>או</w:t>
      </w:r>
      <w:r w:rsidRPr="00830A38">
        <w:rPr>
          <w:rFonts w:asciiTheme="minorBidi" w:hAnsiTheme="minorBidi" w:cstheme="minorBidi"/>
          <w:rtl/>
          <w:lang w:val="en-IL"/>
        </w:rPr>
        <w:t xml:space="preserve"> 5 </w:t>
      </w:r>
      <w:r w:rsidRPr="00830A38">
        <w:rPr>
          <w:rFonts w:asciiTheme="minorBidi" w:hAnsiTheme="minorBidi" w:cstheme="minorBidi" w:hint="eastAsia"/>
          <w:rtl/>
          <w:lang w:val="en-IL"/>
        </w:rPr>
        <w:t>שאלות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פתוחות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יש</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להשיב</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על</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כולן</w:t>
      </w:r>
      <w:r w:rsidRPr="00830A38">
        <w:rPr>
          <w:rFonts w:asciiTheme="minorBidi" w:hAnsiTheme="minorBidi" w:cstheme="minorBidi"/>
          <w:rtl/>
          <w:lang w:val="en-IL"/>
        </w:rPr>
        <w:t xml:space="preserve">. </w:t>
      </w:r>
    </w:p>
    <w:p w14:paraId="6868FAD0" w14:textId="77777777" w:rsidR="00475AAA" w:rsidRPr="00830A38" w:rsidRDefault="00475AAA" w:rsidP="00475AAA">
      <w:pPr>
        <w:numPr>
          <w:ilvl w:val="0"/>
          <w:numId w:val="515"/>
        </w:numPr>
        <w:bidi/>
        <w:rPr>
          <w:rFonts w:asciiTheme="minorBidi" w:hAnsiTheme="minorBidi" w:cstheme="minorBidi"/>
        </w:rPr>
      </w:pPr>
      <w:r w:rsidRPr="00830A38">
        <w:rPr>
          <w:rFonts w:asciiTheme="minorBidi" w:hAnsiTheme="minorBidi" w:cstheme="minorBidi" w:hint="eastAsia"/>
          <w:rtl/>
          <w:lang w:val="en-IL"/>
        </w:rPr>
        <w:t>אין</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מגבלה</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של</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מספר</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שורות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לכל</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תשובה</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אך</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הקפידו</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לחלק</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את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הזמן</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כך</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שתספיקו</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להשיב</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לכל</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שאלה</w:t>
      </w:r>
      <w:r w:rsidRPr="00830A38">
        <w:rPr>
          <w:rFonts w:asciiTheme="minorBidi" w:hAnsiTheme="minorBidi" w:cstheme="minorBidi"/>
          <w:rtl/>
          <w:lang w:val="en-IL"/>
        </w:rPr>
        <w:t xml:space="preserve">. </w:t>
      </w:r>
    </w:p>
    <w:p w14:paraId="1E6ADB26" w14:textId="77777777" w:rsidR="00475AAA" w:rsidRPr="00830A38" w:rsidRDefault="00475AAA" w:rsidP="00475AAA">
      <w:pPr>
        <w:numPr>
          <w:ilvl w:val="0"/>
          <w:numId w:val="515"/>
        </w:numPr>
        <w:bidi/>
        <w:rPr>
          <w:rFonts w:asciiTheme="minorBidi" w:hAnsiTheme="minorBidi" w:cstheme="minorBidi"/>
        </w:rPr>
      </w:pPr>
      <w:r w:rsidRPr="00830A38">
        <w:rPr>
          <w:rFonts w:asciiTheme="minorBidi" w:hAnsiTheme="minorBidi" w:cstheme="minorBidi" w:hint="eastAsia"/>
          <w:rtl/>
          <w:lang w:val="en-IL"/>
        </w:rPr>
        <w:t>התשובות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תודפסנה</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במסמך</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וורד</w:t>
      </w:r>
      <w:r w:rsidRPr="00830A38">
        <w:rPr>
          <w:rFonts w:asciiTheme="minorBidi" w:hAnsiTheme="minorBidi" w:cstheme="minorBidi"/>
          <w:rtl/>
          <w:lang w:val="en-IL"/>
        </w:rPr>
        <w:t xml:space="preserve"> </w:t>
      </w:r>
      <w:r w:rsidRPr="00830A38">
        <w:rPr>
          <w:rFonts w:asciiTheme="minorBidi" w:hAnsiTheme="minorBidi" w:cstheme="minorBidi"/>
        </w:rPr>
        <w:t>word</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בגופן</w:t>
      </w:r>
      <w:r w:rsidRPr="00830A38">
        <w:rPr>
          <w:rFonts w:asciiTheme="minorBidi" w:hAnsiTheme="minorBidi" w:cstheme="minorBidi"/>
          <w:rtl/>
          <w:lang w:val="en-IL"/>
        </w:rPr>
        <w:t xml:space="preserve"> 12, </w:t>
      </w:r>
      <w:r w:rsidRPr="00830A38">
        <w:rPr>
          <w:rFonts w:asciiTheme="minorBidi" w:hAnsiTheme="minorBidi" w:cstheme="minorBidi" w:hint="eastAsia"/>
          <w:rtl/>
          <w:lang w:val="en-IL"/>
        </w:rPr>
        <w:t>רווח</w:t>
      </w:r>
      <w:r w:rsidRPr="00830A38">
        <w:rPr>
          <w:rFonts w:asciiTheme="minorBidi" w:hAnsiTheme="minorBidi" w:cstheme="minorBidi"/>
          <w:rtl/>
          <w:lang w:val="en-IL"/>
        </w:rPr>
        <w:t xml:space="preserve"> 1.5.</w:t>
      </w:r>
    </w:p>
    <w:p w14:paraId="046615A1" w14:textId="77777777" w:rsidR="00475AAA" w:rsidRPr="00830A38" w:rsidRDefault="00475AAA" w:rsidP="00475AAA">
      <w:pPr>
        <w:numPr>
          <w:ilvl w:val="0"/>
          <w:numId w:val="515"/>
        </w:numPr>
        <w:bidi/>
        <w:rPr>
          <w:rFonts w:asciiTheme="minorBidi" w:hAnsiTheme="minorBidi" w:cstheme="minorBidi"/>
        </w:rPr>
      </w:pPr>
      <w:r w:rsidRPr="00830A38">
        <w:rPr>
          <w:rFonts w:asciiTheme="minorBidi" w:hAnsiTheme="minorBidi" w:cstheme="minorBidi" w:hint="eastAsia"/>
          <w:b/>
          <w:bCs/>
          <w:rtl/>
          <w:lang w:val="en-IL"/>
        </w:rPr>
        <w:t>יש</w:t>
      </w:r>
      <w:r w:rsidRPr="00830A38">
        <w:rPr>
          <w:rFonts w:asciiTheme="minorBidi" w:hAnsiTheme="minorBidi" w:cstheme="minorBidi"/>
          <w:b/>
          <w:bCs/>
          <w:rtl/>
          <w:lang w:val="en-IL"/>
        </w:rPr>
        <w:t xml:space="preserve"> </w:t>
      </w:r>
      <w:r w:rsidRPr="00830A38">
        <w:rPr>
          <w:rFonts w:asciiTheme="minorBidi" w:hAnsiTheme="minorBidi" w:cstheme="minorBidi" w:hint="eastAsia"/>
          <w:b/>
          <w:bCs/>
          <w:rtl/>
          <w:lang w:val="en-IL"/>
        </w:rPr>
        <w:t>לשמור</w:t>
      </w:r>
      <w:r w:rsidRPr="00830A38">
        <w:rPr>
          <w:rFonts w:asciiTheme="minorBidi" w:hAnsiTheme="minorBidi" w:cstheme="minorBidi"/>
          <w:b/>
          <w:bCs/>
          <w:rtl/>
          <w:lang w:val="en-IL"/>
        </w:rPr>
        <w:t xml:space="preserve"> </w:t>
      </w:r>
      <w:r w:rsidRPr="00830A38">
        <w:rPr>
          <w:rFonts w:asciiTheme="minorBidi" w:hAnsiTheme="minorBidi" w:cstheme="minorBidi" w:hint="eastAsia"/>
          <w:b/>
          <w:bCs/>
          <w:rtl/>
          <w:lang w:val="en-IL"/>
        </w:rPr>
        <w:t>את</w:t>
      </w:r>
      <w:r w:rsidRPr="00830A38">
        <w:rPr>
          <w:rFonts w:asciiTheme="minorBidi" w:hAnsiTheme="minorBidi" w:cstheme="minorBidi"/>
          <w:b/>
          <w:bCs/>
          <w:rtl/>
          <w:lang w:val="en-IL"/>
        </w:rPr>
        <w:t xml:space="preserve"> </w:t>
      </w:r>
      <w:r w:rsidRPr="00830A38">
        <w:rPr>
          <w:rFonts w:asciiTheme="minorBidi" w:hAnsiTheme="minorBidi" w:cstheme="minorBidi" w:hint="eastAsia"/>
          <w:b/>
          <w:bCs/>
          <w:rtl/>
          <w:lang w:val="en-IL"/>
        </w:rPr>
        <w:t>התשובות</w:t>
      </w:r>
      <w:r w:rsidRPr="00830A38">
        <w:rPr>
          <w:rFonts w:asciiTheme="minorBidi" w:hAnsiTheme="minorBidi" w:cstheme="minorBidi"/>
          <w:b/>
          <w:bCs/>
          <w:rtl/>
          <w:lang w:val="en-IL"/>
        </w:rPr>
        <w:t xml:space="preserve"> </w:t>
      </w:r>
      <w:r w:rsidRPr="00830A38">
        <w:rPr>
          <w:rFonts w:asciiTheme="minorBidi" w:hAnsiTheme="minorBidi" w:cstheme="minorBidi" w:hint="eastAsia"/>
          <w:b/>
          <w:bCs/>
          <w:rtl/>
          <w:lang w:val="en-IL"/>
        </w:rPr>
        <w:t>במסמך</w:t>
      </w:r>
      <w:r w:rsidRPr="00830A38">
        <w:rPr>
          <w:rFonts w:asciiTheme="minorBidi" w:hAnsiTheme="minorBidi" w:cstheme="minorBidi"/>
          <w:b/>
          <w:bCs/>
          <w:rtl/>
          <w:lang w:val="en-IL"/>
        </w:rPr>
        <w:t xml:space="preserve"> </w:t>
      </w:r>
      <w:r w:rsidRPr="00830A38">
        <w:rPr>
          <w:rFonts w:asciiTheme="minorBidi" w:hAnsiTheme="minorBidi" w:cstheme="minorBidi" w:hint="eastAsia"/>
          <w:b/>
          <w:bCs/>
          <w:rtl/>
          <w:lang w:val="en-IL"/>
        </w:rPr>
        <w:t>הוורד</w:t>
      </w:r>
      <w:r w:rsidRPr="00830A38">
        <w:rPr>
          <w:rFonts w:asciiTheme="minorBidi" w:hAnsiTheme="minorBidi" w:cstheme="minorBidi"/>
          <w:b/>
          <w:bCs/>
          <w:rtl/>
          <w:lang w:val="en-IL"/>
        </w:rPr>
        <w:t xml:space="preserve"> </w:t>
      </w:r>
      <w:r w:rsidRPr="00830A38">
        <w:rPr>
          <w:rFonts w:asciiTheme="minorBidi" w:hAnsiTheme="minorBidi" w:cstheme="minorBidi" w:hint="eastAsia"/>
          <w:b/>
          <w:bCs/>
          <w:rtl/>
          <w:lang w:val="en-IL"/>
        </w:rPr>
        <w:t>בכותרת</w:t>
      </w:r>
      <w:r w:rsidRPr="00830A38">
        <w:rPr>
          <w:rFonts w:asciiTheme="minorBidi" w:hAnsiTheme="minorBidi" w:cstheme="minorBidi"/>
          <w:b/>
          <w:bCs/>
          <w:rtl/>
          <w:lang w:val="en-IL"/>
        </w:rPr>
        <w:t xml:space="preserve">: </w:t>
      </w:r>
      <w:r w:rsidRPr="00830A38">
        <w:rPr>
          <w:rFonts w:asciiTheme="minorBidi" w:hAnsiTheme="minorBidi" w:cstheme="minorBidi" w:hint="eastAsia"/>
          <w:b/>
          <w:bCs/>
          <w:rtl/>
          <w:lang w:val="en-IL"/>
        </w:rPr>
        <w:t>מבחן</w:t>
      </w:r>
      <w:r w:rsidRPr="00830A38">
        <w:rPr>
          <w:rFonts w:asciiTheme="minorBidi" w:hAnsiTheme="minorBidi" w:cstheme="minorBidi"/>
          <w:b/>
          <w:bCs/>
          <w:rtl/>
          <w:lang w:val="en-IL"/>
        </w:rPr>
        <w:t xml:space="preserve"> </w:t>
      </w:r>
      <w:r w:rsidRPr="00830A38">
        <w:rPr>
          <w:rFonts w:asciiTheme="minorBidi" w:hAnsiTheme="minorBidi" w:cstheme="minorBidi" w:hint="eastAsia"/>
          <w:b/>
          <w:bCs/>
          <w:rtl/>
          <w:lang w:val="en-IL"/>
        </w:rPr>
        <w:t>ת</w:t>
      </w:r>
      <w:r w:rsidRPr="00830A38">
        <w:rPr>
          <w:rFonts w:asciiTheme="minorBidi" w:hAnsiTheme="minorBidi" w:cstheme="minorBidi"/>
          <w:b/>
          <w:bCs/>
          <w:rtl/>
          <w:lang w:val="en-IL"/>
        </w:rPr>
        <w:t>.</w:t>
      </w:r>
      <w:r w:rsidRPr="00830A38">
        <w:rPr>
          <w:rFonts w:asciiTheme="minorBidi" w:hAnsiTheme="minorBidi" w:cstheme="minorBidi" w:hint="eastAsia"/>
          <w:b/>
          <w:bCs/>
          <w:rtl/>
          <w:lang w:val="en-IL"/>
        </w:rPr>
        <w:t>ז</w:t>
      </w:r>
      <w:r w:rsidRPr="00830A38">
        <w:rPr>
          <w:rFonts w:asciiTheme="minorBidi" w:hAnsiTheme="minorBidi" w:cstheme="minorBidi"/>
          <w:b/>
          <w:bCs/>
          <w:rtl/>
          <w:lang w:val="en-IL"/>
        </w:rPr>
        <w:t>. ......[</w:t>
      </w:r>
      <w:r w:rsidRPr="00830A38">
        <w:rPr>
          <w:rFonts w:asciiTheme="minorBidi" w:hAnsiTheme="minorBidi" w:cstheme="minorBidi" w:hint="eastAsia"/>
          <w:b/>
          <w:bCs/>
          <w:rtl/>
          <w:lang w:val="en-IL"/>
        </w:rPr>
        <w:t>ולרשום</w:t>
      </w:r>
      <w:r w:rsidRPr="00830A38">
        <w:rPr>
          <w:rFonts w:asciiTheme="minorBidi" w:hAnsiTheme="minorBidi" w:cstheme="minorBidi"/>
          <w:b/>
          <w:bCs/>
          <w:rtl/>
          <w:lang w:val="en-IL"/>
        </w:rPr>
        <w:t xml:space="preserve"> </w:t>
      </w:r>
      <w:r w:rsidRPr="00830A38">
        <w:rPr>
          <w:rFonts w:asciiTheme="minorBidi" w:hAnsiTheme="minorBidi" w:cstheme="minorBidi" w:hint="eastAsia"/>
          <w:b/>
          <w:bCs/>
          <w:rtl/>
          <w:lang w:val="en-IL"/>
        </w:rPr>
        <w:t>את</w:t>
      </w:r>
      <w:r w:rsidRPr="00830A38">
        <w:rPr>
          <w:rFonts w:asciiTheme="minorBidi" w:hAnsiTheme="minorBidi" w:cstheme="minorBidi"/>
          <w:b/>
          <w:bCs/>
          <w:rtl/>
          <w:lang w:val="en-IL"/>
        </w:rPr>
        <w:t xml:space="preserve"> </w:t>
      </w:r>
      <w:r w:rsidRPr="00830A38">
        <w:rPr>
          <w:rFonts w:asciiTheme="minorBidi" w:hAnsiTheme="minorBidi" w:cstheme="minorBidi" w:hint="eastAsia"/>
          <w:b/>
          <w:bCs/>
          <w:rtl/>
          <w:lang w:val="en-IL"/>
        </w:rPr>
        <w:t>מספר</w:t>
      </w:r>
      <w:r w:rsidRPr="00830A38">
        <w:rPr>
          <w:rFonts w:asciiTheme="minorBidi" w:hAnsiTheme="minorBidi" w:cstheme="minorBidi"/>
          <w:b/>
          <w:bCs/>
          <w:rtl/>
          <w:lang w:val="en-IL"/>
        </w:rPr>
        <w:t xml:space="preserve"> </w:t>
      </w:r>
      <w:r w:rsidRPr="00830A38">
        <w:rPr>
          <w:rFonts w:asciiTheme="minorBidi" w:hAnsiTheme="minorBidi" w:cstheme="minorBidi" w:hint="eastAsia"/>
          <w:b/>
          <w:bCs/>
          <w:rtl/>
          <w:lang w:val="en-IL"/>
        </w:rPr>
        <w:t>הת</w:t>
      </w:r>
      <w:r w:rsidRPr="00830A38">
        <w:rPr>
          <w:rFonts w:asciiTheme="minorBidi" w:hAnsiTheme="minorBidi" w:cstheme="minorBidi"/>
          <w:b/>
          <w:bCs/>
          <w:rtl/>
          <w:lang w:val="en-IL"/>
        </w:rPr>
        <w:t>.</w:t>
      </w:r>
      <w:r w:rsidRPr="00830A38">
        <w:rPr>
          <w:rFonts w:asciiTheme="minorBidi" w:hAnsiTheme="minorBidi" w:cstheme="minorBidi" w:hint="eastAsia"/>
          <w:b/>
          <w:bCs/>
          <w:rtl/>
          <w:lang w:val="en-IL"/>
        </w:rPr>
        <w:t>ז</w:t>
      </w:r>
      <w:r w:rsidRPr="00830A38">
        <w:rPr>
          <w:rFonts w:asciiTheme="minorBidi" w:hAnsiTheme="minorBidi" w:cstheme="minorBidi"/>
          <w:b/>
          <w:bCs/>
          <w:rtl/>
          <w:lang w:val="en-IL"/>
        </w:rPr>
        <w:t xml:space="preserve">. </w:t>
      </w:r>
      <w:r w:rsidRPr="00830A38">
        <w:rPr>
          <w:rFonts w:asciiTheme="minorBidi" w:hAnsiTheme="minorBidi" w:cstheme="minorBidi" w:hint="eastAsia"/>
          <w:b/>
          <w:bCs/>
          <w:rtl/>
          <w:lang w:val="en-IL"/>
        </w:rPr>
        <w:t>שלכם</w:t>
      </w:r>
      <w:r w:rsidRPr="00830A38">
        <w:rPr>
          <w:rFonts w:asciiTheme="minorBidi" w:hAnsiTheme="minorBidi" w:cstheme="minorBidi"/>
          <w:b/>
          <w:bCs/>
          <w:rtl/>
          <w:lang w:val="en-IL"/>
        </w:rPr>
        <w:t>]</w:t>
      </w:r>
    </w:p>
    <w:p w14:paraId="5B586647" w14:textId="77777777" w:rsidR="00475AAA" w:rsidRPr="00830A38" w:rsidRDefault="00475AAA" w:rsidP="00475AAA">
      <w:pPr>
        <w:bidi/>
        <w:rPr>
          <w:rFonts w:asciiTheme="minorBidi" w:hAnsiTheme="minorBidi" w:cstheme="minorBidi"/>
        </w:rPr>
      </w:pPr>
      <w:r w:rsidRPr="00830A38">
        <w:rPr>
          <w:rFonts w:asciiTheme="minorBidi" w:hAnsiTheme="minorBidi" w:cstheme="minorBidi" w:hint="eastAsia"/>
          <w:rtl/>
          <w:lang w:val="en-IL"/>
        </w:rPr>
        <w:t>הקפידו</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לעשות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שמירה</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במחשבכם</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למסמך</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לאורך</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כל</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זמן</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המבחן</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על</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מנת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להימנע</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מתקלות</w:t>
      </w:r>
      <w:r w:rsidRPr="00830A38">
        <w:rPr>
          <w:rFonts w:asciiTheme="minorBidi" w:hAnsiTheme="minorBidi" w:cstheme="minorBidi"/>
          <w:rtl/>
          <w:lang w:val="en-IL"/>
        </w:rPr>
        <w:t>.</w:t>
      </w:r>
    </w:p>
    <w:p w14:paraId="695892BF" w14:textId="77777777" w:rsidR="00475AAA" w:rsidRPr="00830A38" w:rsidRDefault="00475AAA" w:rsidP="00475AAA">
      <w:pPr>
        <w:numPr>
          <w:ilvl w:val="0"/>
          <w:numId w:val="515"/>
        </w:numPr>
        <w:bidi/>
        <w:rPr>
          <w:rFonts w:asciiTheme="minorBidi" w:hAnsiTheme="minorBidi" w:cstheme="minorBidi"/>
        </w:rPr>
      </w:pPr>
      <w:r w:rsidRPr="00830A38">
        <w:rPr>
          <w:rFonts w:asciiTheme="minorBidi" w:hAnsiTheme="minorBidi" w:cstheme="minorBidi" w:hint="eastAsia"/>
          <w:b/>
          <w:bCs/>
          <w:rtl/>
          <w:lang w:val="en-IL"/>
        </w:rPr>
        <w:t>את</w:t>
      </w:r>
      <w:r w:rsidRPr="00830A38">
        <w:rPr>
          <w:rFonts w:asciiTheme="minorBidi" w:hAnsiTheme="minorBidi" w:cstheme="minorBidi"/>
          <w:b/>
          <w:bCs/>
          <w:rtl/>
          <w:lang w:val="en-IL"/>
        </w:rPr>
        <w:t xml:space="preserve"> </w:t>
      </w:r>
      <w:r w:rsidRPr="00830A38">
        <w:rPr>
          <w:rFonts w:asciiTheme="minorBidi" w:hAnsiTheme="minorBidi" w:cstheme="minorBidi" w:hint="eastAsia"/>
          <w:b/>
          <w:bCs/>
          <w:rtl/>
          <w:lang w:val="en-IL"/>
        </w:rPr>
        <w:t>המסמך</w:t>
      </w:r>
      <w:r w:rsidRPr="00830A38">
        <w:rPr>
          <w:rFonts w:asciiTheme="minorBidi" w:hAnsiTheme="minorBidi" w:cstheme="minorBidi"/>
          <w:b/>
          <w:bCs/>
          <w:rtl/>
          <w:lang w:val="en-IL"/>
        </w:rPr>
        <w:t xml:space="preserve"> </w:t>
      </w:r>
      <w:r w:rsidRPr="00830A38">
        <w:rPr>
          <w:rFonts w:asciiTheme="minorBidi" w:hAnsiTheme="minorBidi" w:cstheme="minorBidi" w:hint="eastAsia"/>
          <w:b/>
          <w:bCs/>
          <w:rtl/>
          <w:lang w:val="en-IL"/>
        </w:rPr>
        <w:t>הסופי</w:t>
      </w:r>
      <w:r w:rsidRPr="00830A38">
        <w:rPr>
          <w:rFonts w:asciiTheme="minorBidi" w:hAnsiTheme="minorBidi" w:cstheme="minorBidi"/>
          <w:b/>
          <w:bCs/>
          <w:rtl/>
          <w:lang w:val="en-IL"/>
        </w:rPr>
        <w:t xml:space="preserve"> </w:t>
      </w:r>
      <w:r w:rsidRPr="00830A38">
        <w:rPr>
          <w:rFonts w:asciiTheme="minorBidi" w:hAnsiTheme="minorBidi" w:cstheme="minorBidi" w:hint="eastAsia"/>
          <w:b/>
          <w:bCs/>
          <w:rtl/>
          <w:lang w:val="en-IL"/>
        </w:rPr>
        <w:t>השמור</w:t>
      </w:r>
      <w:r w:rsidRPr="00830A38">
        <w:rPr>
          <w:rFonts w:asciiTheme="minorBidi" w:hAnsiTheme="minorBidi" w:cstheme="minorBidi"/>
          <w:b/>
          <w:bCs/>
          <w:rtl/>
          <w:lang w:val="en-IL"/>
        </w:rPr>
        <w:t xml:space="preserve"> </w:t>
      </w:r>
      <w:r w:rsidRPr="00830A38">
        <w:rPr>
          <w:rFonts w:asciiTheme="minorBidi" w:hAnsiTheme="minorBidi" w:cstheme="minorBidi" w:hint="eastAsia"/>
          <w:b/>
          <w:bCs/>
          <w:rtl/>
          <w:lang w:val="en-IL"/>
        </w:rPr>
        <w:t>יש</w:t>
      </w:r>
      <w:r w:rsidRPr="00830A38">
        <w:rPr>
          <w:rFonts w:asciiTheme="minorBidi" w:hAnsiTheme="minorBidi" w:cstheme="minorBidi"/>
          <w:b/>
          <w:bCs/>
          <w:rtl/>
          <w:lang w:val="en-IL"/>
        </w:rPr>
        <w:t xml:space="preserve"> </w:t>
      </w:r>
      <w:r w:rsidRPr="00830A38">
        <w:rPr>
          <w:rFonts w:asciiTheme="minorBidi" w:hAnsiTheme="minorBidi" w:cstheme="minorBidi" w:hint="eastAsia"/>
          <w:b/>
          <w:bCs/>
          <w:rtl/>
          <w:lang w:val="en-IL"/>
        </w:rPr>
        <w:t>להעלות</w:t>
      </w:r>
      <w:r w:rsidRPr="00830A38">
        <w:rPr>
          <w:rFonts w:asciiTheme="minorBidi" w:hAnsiTheme="minorBidi" w:cstheme="minorBidi"/>
          <w:b/>
          <w:bCs/>
          <w:rtl/>
          <w:lang w:val="en-IL"/>
        </w:rPr>
        <w:t xml:space="preserve"> </w:t>
      </w:r>
      <w:r w:rsidRPr="00830A38">
        <w:rPr>
          <w:rFonts w:asciiTheme="minorBidi" w:hAnsiTheme="minorBidi" w:cstheme="minorBidi" w:hint="eastAsia"/>
          <w:b/>
          <w:bCs/>
          <w:rtl/>
          <w:lang w:val="en-IL"/>
        </w:rPr>
        <w:t>חזרה</w:t>
      </w:r>
      <w:r w:rsidRPr="00830A38">
        <w:rPr>
          <w:rFonts w:asciiTheme="minorBidi" w:hAnsiTheme="minorBidi" w:cstheme="minorBidi"/>
          <w:b/>
          <w:bCs/>
          <w:rtl/>
          <w:lang w:val="en-IL"/>
        </w:rPr>
        <w:t xml:space="preserve"> </w:t>
      </w:r>
      <w:r w:rsidRPr="00830A38">
        <w:rPr>
          <w:rFonts w:asciiTheme="minorBidi" w:hAnsiTheme="minorBidi" w:cstheme="minorBidi" w:hint="eastAsia"/>
          <w:b/>
          <w:bCs/>
          <w:rtl/>
          <w:lang w:val="en-IL"/>
        </w:rPr>
        <w:t>לתיבת</w:t>
      </w:r>
      <w:r w:rsidRPr="00830A38">
        <w:rPr>
          <w:rFonts w:asciiTheme="minorBidi" w:hAnsiTheme="minorBidi" w:cstheme="minorBidi"/>
          <w:b/>
          <w:bCs/>
          <w:rtl/>
          <w:lang w:val="en-IL"/>
        </w:rPr>
        <w:t xml:space="preserve"> </w:t>
      </w:r>
      <w:r w:rsidRPr="00830A38">
        <w:rPr>
          <w:rFonts w:asciiTheme="minorBidi" w:hAnsiTheme="minorBidi" w:cstheme="minorBidi" w:hint="eastAsia"/>
          <w:b/>
          <w:bCs/>
          <w:rtl/>
          <w:lang w:val="en-IL"/>
        </w:rPr>
        <w:t>המטלה</w:t>
      </w:r>
      <w:r w:rsidRPr="00830A38">
        <w:rPr>
          <w:rFonts w:asciiTheme="minorBidi" w:hAnsiTheme="minorBidi" w:cstheme="minorBidi"/>
          <w:b/>
          <w:bCs/>
          <w:rtl/>
          <w:lang w:val="en-IL"/>
        </w:rPr>
        <w:t xml:space="preserve"> </w:t>
      </w:r>
      <w:r w:rsidRPr="00830A38">
        <w:rPr>
          <w:rFonts w:asciiTheme="minorBidi" w:hAnsiTheme="minorBidi" w:cstheme="minorBidi" w:hint="eastAsia"/>
          <w:b/>
          <w:bCs/>
          <w:rtl/>
          <w:lang w:val="en-IL"/>
        </w:rPr>
        <w:t>במודל</w:t>
      </w:r>
      <w:r w:rsidRPr="00830A38">
        <w:rPr>
          <w:rFonts w:asciiTheme="minorBidi" w:hAnsiTheme="minorBidi" w:cstheme="minorBidi"/>
          <w:b/>
          <w:bCs/>
          <w:rtl/>
          <w:lang w:val="en-IL"/>
        </w:rPr>
        <w:t>.</w:t>
      </w:r>
    </w:p>
    <w:p w14:paraId="0602AB3E" w14:textId="77777777" w:rsidR="00475AAA" w:rsidRPr="00830A38" w:rsidRDefault="00475AAA" w:rsidP="00475AAA">
      <w:pPr>
        <w:numPr>
          <w:ilvl w:val="0"/>
          <w:numId w:val="515"/>
        </w:numPr>
        <w:bidi/>
        <w:rPr>
          <w:rFonts w:asciiTheme="minorBidi" w:hAnsiTheme="minorBidi" w:cstheme="minorBidi"/>
        </w:rPr>
      </w:pPr>
      <w:r w:rsidRPr="00830A38">
        <w:rPr>
          <w:rFonts w:asciiTheme="minorBidi" w:hAnsiTheme="minorBidi" w:cstheme="minorBidi" w:hint="eastAsia"/>
          <w:u w:val="single"/>
          <w:rtl/>
          <w:lang w:val="en-IL"/>
        </w:rPr>
        <w:t>רק</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מי</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שיתקל</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בקושי</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טכני</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להעלות</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חזרה</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את</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המבחן</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למודל</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מתבקש</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לשלוח</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את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התשובות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במייל</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למזכירות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התוכנית</w:t>
      </w:r>
      <w:r w:rsidRPr="00830A38">
        <w:rPr>
          <w:rFonts w:asciiTheme="minorBidi" w:hAnsiTheme="minorBidi" w:cstheme="minorBidi"/>
          <w:rtl/>
          <w:lang w:val="en-IL"/>
        </w:rPr>
        <w:t xml:space="preserve">. </w:t>
      </w:r>
      <w:hyperlink r:id="rId113" w:history="1">
        <w:r w:rsidRPr="00830A38">
          <w:rPr>
            <w:rStyle w:val="Hyperlink"/>
            <w:rFonts w:asciiTheme="minorBidi" w:hAnsiTheme="minorBidi" w:cstheme="minorBidi"/>
          </w:rPr>
          <w:t>dispute@tauex.tau.ac.il</w:t>
        </w:r>
      </w:hyperlink>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לשים</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לב</w:t>
      </w:r>
      <w:r w:rsidRPr="00830A38">
        <w:rPr>
          <w:rFonts w:asciiTheme="minorBidi" w:hAnsiTheme="minorBidi" w:cstheme="minorBidi"/>
          <w:rtl/>
          <w:lang w:val="en-IL"/>
        </w:rPr>
        <w:t xml:space="preserve"> – </w:t>
      </w:r>
      <w:r w:rsidRPr="00830A38">
        <w:rPr>
          <w:rFonts w:asciiTheme="minorBidi" w:hAnsiTheme="minorBidi" w:cstheme="minorBidi" w:hint="eastAsia"/>
          <w:rtl/>
          <w:lang w:val="en-IL"/>
        </w:rPr>
        <w:t>אסור</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לשלוח</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אלי</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ישירות</w:t>
      </w:r>
      <w:r w:rsidRPr="00830A38">
        <w:rPr>
          <w:rFonts w:asciiTheme="minorBidi" w:hAnsiTheme="minorBidi" w:cstheme="minorBidi"/>
          <w:rtl/>
          <w:lang w:val="en-IL"/>
        </w:rPr>
        <w:t>.</w:t>
      </w:r>
    </w:p>
    <w:p w14:paraId="2F7014AF" w14:textId="77777777" w:rsidR="00475AAA" w:rsidRPr="00830A38" w:rsidRDefault="00475AAA" w:rsidP="00475AAA">
      <w:pPr>
        <w:numPr>
          <w:ilvl w:val="0"/>
          <w:numId w:val="515"/>
        </w:numPr>
        <w:bidi/>
        <w:rPr>
          <w:rFonts w:asciiTheme="minorBidi" w:hAnsiTheme="minorBidi" w:cstheme="minorBidi"/>
          <w:u w:val="single"/>
        </w:rPr>
      </w:pPr>
      <w:r w:rsidRPr="00830A38">
        <w:rPr>
          <w:rFonts w:asciiTheme="minorBidi" w:hAnsiTheme="minorBidi" w:cstheme="minorBidi" w:hint="eastAsia"/>
          <w:rtl/>
          <w:lang w:val="en-IL"/>
        </w:rPr>
        <w:t>המבחן</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הוא</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עם</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חומר</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פתוח</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ואתם</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יכולים</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להיעזר</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בכל</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חומר</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שהכנתם</w:t>
      </w:r>
      <w:r w:rsidRPr="00830A38">
        <w:rPr>
          <w:rFonts w:asciiTheme="minorBidi" w:hAnsiTheme="minorBidi" w:cstheme="minorBidi"/>
          <w:rtl/>
          <w:lang w:val="en-IL"/>
        </w:rPr>
        <w:t xml:space="preserve">. </w:t>
      </w:r>
    </w:p>
    <w:p w14:paraId="79D64906" w14:textId="77777777" w:rsidR="00475AAA" w:rsidRPr="00830A38" w:rsidRDefault="00475AAA" w:rsidP="00475AAA">
      <w:pPr>
        <w:bidi/>
        <w:rPr>
          <w:rFonts w:asciiTheme="minorBidi" w:hAnsiTheme="minorBidi" w:cstheme="minorBidi"/>
          <w:rtl/>
          <w:lang w:val="en-IL"/>
        </w:rPr>
      </w:pPr>
      <w:r w:rsidRPr="00830A38">
        <w:rPr>
          <w:rFonts w:asciiTheme="minorBidi" w:hAnsiTheme="minorBidi" w:cstheme="minorBidi" w:hint="eastAsia"/>
          <w:rtl/>
          <w:lang w:val="en-IL"/>
        </w:rPr>
        <w:t>אולם</w:t>
      </w:r>
      <w:r w:rsidRPr="00830A38">
        <w:rPr>
          <w:rFonts w:asciiTheme="minorBidi" w:hAnsiTheme="minorBidi" w:cstheme="minorBidi"/>
          <w:rtl/>
          <w:lang w:val="en-IL"/>
        </w:rPr>
        <w:t xml:space="preserve"> - </w:t>
      </w:r>
      <w:r w:rsidRPr="00830A38">
        <w:rPr>
          <w:rFonts w:asciiTheme="minorBidi" w:hAnsiTheme="minorBidi" w:cstheme="minorBidi" w:hint="eastAsia"/>
          <w:rtl/>
          <w:lang w:val="en-IL"/>
        </w:rPr>
        <w:t>הקפידו</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על</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טוהר</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הבחינות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ועל</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האמון</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הניתן</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בכם</w:t>
      </w:r>
      <w:r w:rsidRPr="00830A38">
        <w:rPr>
          <w:rFonts w:asciiTheme="minorBidi" w:hAnsiTheme="minorBidi" w:cstheme="minorBidi"/>
          <w:rtl/>
          <w:lang w:val="en-IL"/>
        </w:rPr>
        <w:t>:</w:t>
      </w:r>
    </w:p>
    <w:p w14:paraId="2CBC6803" w14:textId="77777777" w:rsidR="00475AAA" w:rsidRPr="00830A38" w:rsidRDefault="00475AAA" w:rsidP="00475AAA">
      <w:pPr>
        <w:bidi/>
        <w:rPr>
          <w:rFonts w:asciiTheme="minorBidi" w:hAnsiTheme="minorBidi" w:cstheme="minorBidi"/>
          <w:u w:val="single"/>
          <w:rtl/>
          <w:lang w:val="en-IL"/>
        </w:rPr>
      </w:pPr>
      <w:r w:rsidRPr="00830A38">
        <w:rPr>
          <w:rFonts w:asciiTheme="minorBidi" w:hAnsiTheme="minorBidi" w:cstheme="minorBidi" w:hint="eastAsia"/>
          <w:u w:val="single"/>
          <w:rtl/>
          <w:lang w:val="en-IL"/>
        </w:rPr>
        <w:t>הבחינה</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היא</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אישית</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אסור</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להתייעץ</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עם</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סטודנט</w:t>
      </w:r>
      <w:r w:rsidRPr="00830A38">
        <w:rPr>
          <w:rFonts w:asciiTheme="minorBidi" w:hAnsiTheme="minorBidi" w:cstheme="minorBidi"/>
          <w:u w:val="single"/>
          <w:rtl/>
          <w:lang w:val="en-IL"/>
        </w:rPr>
        <w:t>/</w:t>
      </w:r>
      <w:r w:rsidRPr="00830A38">
        <w:rPr>
          <w:rFonts w:asciiTheme="minorBidi" w:hAnsiTheme="minorBidi" w:cstheme="minorBidi" w:hint="eastAsia"/>
          <w:u w:val="single"/>
          <w:rtl/>
          <w:lang w:val="en-IL"/>
        </w:rPr>
        <w:t>ית</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אחר</w:t>
      </w:r>
      <w:r w:rsidRPr="00830A38">
        <w:rPr>
          <w:rFonts w:asciiTheme="minorBidi" w:hAnsiTheme="minorBidi" w:cstheme="minorBidi"/>
          <w:u w:val="single"/>
          <w:rtl/>
          <w:lang w:val="en-IL"/>
        </w:rPr>
        <w:t>/</w:t>
      </w:r>
      <w:r w:rsidRPr="00830A38">
        <w:rPr>
          <w:rFonts w:asciiTheme="minorBidi" w:hAnsiTheme="minorBidi" w:cstheme="minorBidi" w:hint="eastAsia"/>
          <w:u w:val="single"/>
          <w:rtl/>
          <w:lang w:val="en-IL"/>
        </w:rPr>
        <w:t>ת</w:t>
      </w:r>
      <w:r w:rsidRPr="00830A38">
        <w:rPr>
          <w:rFonts w:asciiTheme="minorBidi" w:hAnsiTheme="minorBidi" w:cstheme="minorBidi"/>
          <w:u w:val="single"/>
          <w:rtl/>
          <w:lang w:val="en-IL"/>
        </w:rPr>
        <w:t xml:space="preserve">. </w:t>
      </w:r>
    </w:p>
    <w:p w14:paraId="52EF063E" w14:textId="77777777" w:rsidR="00475AAA" w:rsidRPr="00830A38" w:rsidRDefault="00475AAA" w:rsidP="00475AAA">
      <w:pPr>
        <w:bidi/>
        <w:rPr>
          <w:rFonts w:asciiTheme="minorBidi" w:hAnsiTheme="minorBidi" w:cstheme="minorBidi"/>
          <w:u w:val="single"/>
          <w:rtl/>
          <w:lang w:val="en-IL"/>
        </w:rPr>
      </w:pPr>
      <w:r w:rsidRPr="00830A38">
        <w:rPr>
          <w:rFonts w:asciiTheme="minorBidi" w:hAnsiTheme="minorBidi" w:cstheme="minorBidi" w:hint="eastAsia"/>
          <w:u w:val="single"/>
          <w:rtl/>
          <w:lang w:val="en-IL"/>
        </w:rPr>
        <w:t>אסור</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להעלות</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מידע</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כגון</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סיכומי</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שיעור</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או</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מצגות</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למערכות</w:t>
      </w:r>
      <w:r w:rsidRPr="00830A38">
        <w:rPr>
          <w:rFonts w:asciiTheme="minorBidi" w:hAnsiTheme="minorBidi" w:cstheme="minorBidi"/>
          <w:u w:val="single"/>
          <w:rtl/>
          <w:lang w:val="en-IL"/>
        </w:rPr>
        <w:t xml:space="preserve"> </w:t>
      </w:r>
      <w:r w:rsidRPr="00830A38">
        <w:rPr>
          <w:rFonts w:asciiTheme="minorBidi" w:hAnsiTheme="minorBidi" w:cstheme="minorBidi"/>
          <w:u w:val="single"/>
        </w:rPr>
        <w:t>AI</w:t>
      </w:r>
      <w:r w:rsidRPr="00830A38">
        <w:rPr>
          <w:rFonts w:asciiTheme="minorBidi" w:hAnsiTheme="minorBidi" w:cstheme="minorBidi"/>
          <w:u w:val="single"/>
          <w:rtl/>
          <w:lang w:val="en-IL"/>
        </w:rPr>
        <w:t xml:space="preserve"> – </w:t>
      </w:r>
      <w:r w:rsidRPr="00830A38">
        <w:rPr>
          <w:rFonts w:asciiTheme="minorBidi" w:hAnsiTheme="minorBidi" w:cstheme="minorBidi" w:hint="eastAsia"/>
          <w:u w:val="single"/>
          <w:rtl/>
          <w:lang w:val="en-IL"/>
        </w:rPr>
        <w:t>זו</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הפרה</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של</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זכויות</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יוצרים</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ועבירה</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משמעתית</w:t>
      </w:r>
      <w:r w:rsidRPr="00830A38">
        <w:rPr>
          <w:rFonts w:asciiTheme="minorBidi" w:hAnsiTheme="minorBidi" w:cstheme="minorBidi"/>
          <w:u w:val="single"/>
          <w:rtl/>
          <w:lang w:val="en-IL"/>
        </w:rPr>
        <w:t xml:space="preserve"> </w:t>
      </w:r>
    </w:p>
    <w:p w14:paraId="36CF597B" w14:textId="77777777" w:rsidR="00475AAA" w:rsidRPr="00830A38" w:rsidRDefault="00475AAA" w:rsidP="00475AAA">
      <w:pPr>
        <w:numPr>
          <w:ilvl w:val="0"/>
          <w:numId w:val="515"/>
        </w:numPr>
        <w:bidi/>
        <w:rPr>
          <w:rFonts w:asciiTheme="minorBidi" w:hAnsiTheme="minorBidi" w:cstheme="minorBidi"/>
        </w:rPr>
      </w:pPr>
      <w:r w:rsidRPr="00830A38">
        <w:rPr>
          <w:rFonts w:asciiTheme="minorBidi" w:hAnsiTheme="minorBidi" w:cstheme="minorBidi" w:hint="eastAsia"/>
          <w:rtl/>
          <w:lang w:val="en-IL"/>
        </w:rPr>
        <w:t>משך</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המבחן</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שעתיים</w:t>
      </w:r>
      <w:r w:rsidRPr="00830A38">
        <w:rPr>
          <w:rFonts w:asciiTheme="minorBidi" w:hAnsiTheme="minorBidi" w:cstheme="minorBidi"/>
          <w:rtl/>
          <w:lang w:val="en-IL"/>
        </w:rPr>
        <w:t xml:space="preserve">. </w:t>
      </w:r>
    </w:p>
    <w:p w14:paraId="4BA89F2C" w14:textId="77777777" w:rsidR="00475AAA" w:rsidRPr="00830A38" w:rsidRDefault="00475AAA" w:rsidP="00475AAA">
      <w:pPr>
        <w:bidi/>
        <w:rPr>
          <w:rFonts w:asciiTheme="minorBidi" w:hAnsiTheme="minorBidi" w:cstheme="minorBidi"/>
          <w:u w:val="single"/>
          <w:rtl/>
          <w:lang w:val="en-IL"/>
        </w:rPr>
      </w:pPr>
      <w:r w:rsidRPr="00830A38">
        <w:rPr>
          <w:rFonts w:asciiTheme="minorBidi" w:hAnsiTheme="minorBidi" w:cstheme="minorBidi" w:hint="eastAsia"/>
          <w:rtl/>
          <w:lang w:val="en-IL"/>
        </w:rPr>
        <w:t>על</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מנת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לאפשר</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לכם</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להעלות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את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המסמך</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השמור</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הסופי</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בשקט</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למודל</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ניתנת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לכם</w:t>
      </w:r>
      <w:r w:rsidRPr="00830A38">
        <w:rPr>
          <w:rFonts w:asciiTheme="minorBidi" w:hAnsiTheme="minorBidi" w:cstheme="minorBidi"/>
          <w:rtl/>
          <w:lang w:val="en-IL"/>
        </w:rPr>
        <w:t xml:space="preserve"> </w:t>
      </w:r>
      <w:r w:rsidRPr="00830A38">
        <w:rPr>
          <w:rFonts w:asciiTheme="minorBidi" w:hAnsiTheme="minorBidi" w:cstheme="minorBidi" w:hint="eastAsia"/>
          <w:u w:val="single"/>
          <w:rtl/>
          <w:lang w:val="en-IL"/>
        </w:rPr>
        <w:t>תוספת</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טכנית</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של</w:t>
      </w:r>
      <w:r w:rsidRPr="00830A38">
        <w:rPr>
          <w:rFonts w:asciiTheme="minorBidi" w:hAnsiTheme="minorBidi" w:cstheme="minorBidi"/>
          <w:u w:val="single"/>
          <w:rtl/>
          <w:lang w:val="en-IL"/>
        </w:rPr>
        <w:t xml:space="preserve"> 10 </w:t>
      </w:r>
      <w:r w:rsidRPr="00830A38">
        <w:rPr>
          <w:rFonts w:asciiTheme="minorBidi" w:hAnsiTheme="minorBidi" w:cstheme="minorBidi" w:hint="eastAsia"/>
          <w:u w:val="single"/>
          <w:rtl/>
          <w:lang w:val="en-IL"/>
        </w:rPr>
        <w:t>דקות</w:t>
      </w:r>
      <w:r w:rsidRPr="00830A38">
        <w:rPr>
          <w:rFonts w:asciiTheme="minorBidi" w:hAnsiTheme="minorBidi" w:cstheme="minorBidi"/>
          <w:rtl/>
          <w:lang w:val="en-IL"/>
        </w:rPr>
        <w:t>.</w:t>
      </w:r>
      <w:r>
        <w:rPr>
          <w:rFonts w:asciiTheme="minorBidi" w:hAnsiTheme="minorBidi" w:cstheme="minorBidi"/>
          <w:rtl/>
          <w:lang w:val="en-IL"/>
        </w:rPr>
        <w:t xml:space="preserve"> </w:t>
      </w:r>
      <w:r w:rsidRPr="00830A38">
        <w:rPr>
          <w:rFonts w:asciiTheme="minorBidi" w:hAnsiTheme="minorBidi" w:cstheme="minorBidi"/>
          <w:rtl/>
          <w:lang w:val="en-IL"/>
        </w:rPr>
        <w:t>[</w:t>
      </w:r>
      <w:r w:rsidRPr="00830A38">
        <w:rPr>
          <w:rFonts w:asciiTheme="minorBidi" w:hAnsiTheme="minorBidi" w:cstheme="minorBidi" w:hint="eastAsia"/>
          <w:rtl/>
          <w:lang w:val="en-IL"/>
        </w:rPr>
        <w:t>משמע</w:t>
      </w:r>
      <w:r w:rsidRPr="00830A38">
        <w:rPr>
          <w:rFonts w:asciiTheme="minorBidi" w:hAnsiTheme="minorBidi" w:cstheme="minorBidi"/>
          <w:rtl/>
          <w:lang w:val="en-IL"/>
        </w:rPr>
        <w:t xml:space="preserve">: 120 </w:t>
      </w:r>
      <w:r w:rsidRPr="00830A38">
        <w:rPr>
          <w:rFonts w:asciiTheme="minorBidi" w:hAnsiTheme="minorBidi" w:cstheme="minorBidi" w:hint="eastAsia"/>
          <w:rtl/>
          <w:lang w:val="en-IL"/>
        </w:rPr>
        <w:t>דקות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הבחינה</w:t>
      </w:r>
      <w:r w:rsidRPr="00830A38">
        <w:rPr>
          <w:rFonts w:asciiTheme="minorBidi" w:hAnsiTheme="minorBidi" w:cstheme="minorBidi"/>
          <w:rtl/>
          <w:lang w:val="en-IL"/>
        </w:rPr>
        <w:t xml:space="preserve"> + 10 </w:t>
      </w:r>
      <w:r w:rsidRPr="00830A38">
        <w:rPr>
          <w:rFonts w:asciiTheme="minorBidi" w:hAnsiTheme="minorBidi" w:cstheme="minorBidi" w:hint="eastAsia"/>
          <w:rtl/>
          <w:lang w:val="en-IL"/>
        </w:rPr>
        <w:t>דקות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להגשתה</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במודל</w:t>
      </w:r>
      <w:r w:rsidRPr="00830A38">
        <w:rPr>
          <w:rFonts w:asciiTheme="minorBidi" w:hAnsiTheme="minorBidi" w:cstheme="minorBidi"/>
          <w:rtl/>
          <w:lang w:val="en-IL"/>
        </w:rPr>
        <w:t>].</w:t>
      </w:r>
    </w:p>
    <w:p w14:paraId="1EEF2C82" w14:textId="77777777" w:rsidR="00475AAA" w:rsidRPr="00830A38" w:rsidRDefault="00475AAA" w:rsidP="00475AAA">
      <w:pPr>
        <w:bidi/>
        <w:rPr>
          <w:rFonts w:asciiTheme="minorBidi" w:hAnsiTheme="minorBidi" w:cstheme="minorBidi"/>
          <w:u w:val="single"/>
          <w:rtl/>
          <w:lang w:val="en-IL"/>
        </w:rPr>
      </w:pPr>
      <w:r w:rsidRPr="00830A38">
        <w:rPr>
          <w:rFonts w:asciiTheme="minorBidi" w:hAnsiTheme="minorBidi" w:cstheme="minorBidi" w:hint="eastAsia"/>
          <w:rtl/>
          <w:lang w:val="en-IL"/>
        </w:rPr>
        <w:t>אבל</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שימו</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לב</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דקות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אלו</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אינן</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מיועדות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לכתיבה</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אלא</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לענין</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הטכני</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אל</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תגיעו</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למצב</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של</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הגשה</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באיחור</w:t>
      </w:r>
      <w:r w:rsidRPr="00830A38">
        <w:rPr>
          <w:rFonts w:asciiTheme="minorBidi" w:hAnsiTheme="minorBidi" w:cstheme="minorBidi"/>
          <w:rtl/>
          <w:lang w:val="en-IL"/>
        </w:rPr>
        <w:t xml:space="preserve">, </w:t>
      </w:r>
      <w:r w:rsidRPr="00830A38">
        <w:rPr>
          <w:rFonts w:asciiTheme="minorBidi" w:hAnsiTheme="minorBidi" w:cstheme="minorBidi" w:hint="eastAsia"/>
          <w:u w:val="single"/>
          <w:rtl/>
          <w:lang w:val="en-IL"/>
        </w:rPr>
        <w:t>איחור</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בהגשה</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עלול</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לגרור</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לפי</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נוהלי</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הפקולטה</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מצב</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שבו</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לא</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יתאפשר</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לקבל</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את</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המבחן</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לבדיקה</w:t>
      </w:r>
      <w:r w:rsidRPr="00830A38">
        <w:rPr>
          <w:rFonts w:asciiTheme="minorBidi" w:hAnsiTheme="minorBidi" w:cstheme="minorBidi"/>
          <w:u w:val="single"/>
          <w:rtl/>
          <w:lang w:val="en-IL"/>
        </w:rPr>
        <w:t>.</w:t>
      </w:r>
    </w:p>
    <w:p w14:paraId="588B42AE" w14:textId="77777777" w:rsidR="00475AAA" w:rsidRPr="00830A38" w:rsidRDefault="00475AAA" w:rsidP="00475AAA">
      <w:pPr>
        <w:numPr>
          <w:ilvl w:val="0"/>
          <w:numId w:val="515"/>
        </w:numPr>
        <w:bidi/>
        <w:rPr>
          <w:rFonts w:asciiTheme="minorBidi" w:hAnsiTheme="minorBidi" w:cstheme="minorBidi"/>
        </w:rPr>
      </w:pPr>
      <w:r w:rsidRPr="00830A38">
        <w:rPr>
          <w:rFonts w:asciiTheme="minorBidi" w:hAnsiTheme="minorBidi" w:cstheme="minorBidi" w:hint="eastAsia"/>
          <w:rtl/>
          <w:lang w:val="en-IL"/>
        </w:rPr>
        <w:t>סטודנטים</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שיש</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להם</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זכאות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לתוספת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זמן</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יודיעו</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זאת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למזכירות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והם</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יוכלו</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לקבל</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ארכה</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להגשת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המבחן</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לפי</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הזכאות</w:t>
      </w:r>
      <w:r w:rsidRPr="00830A38">
        <w:rPr>
          <w:rFonts w:asciiTheme="minorBidi" w:hAnsiTheme="minorBidi" w:cstheme="minorBidi"/>
          <w:rtl/>
          <w:lang w:val="en-IL"/>
        </w:rPr>
        <w:t>. [</w:t>
      </w:r>
      <w:r w:rsidRPr="00830A38">
        <w:rPr>
          <w:rFonts w:asciiTheme="minorBidi" w:hAnsiTheme="minorBidi" w:cstheme="minorBidi" w:hint="eastAsia"/>
          <w:rtl/>
          <w:lang w:val="en-IL"/>
        </w:rPr>
        <w:t>לדוגמה</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בד</w:t>
      </w:r>
      <w:r w:rsidRPr="00830A38">
        <w:rPr>
          <w:rFonts w:asciiTheme="minorBidi" w:hAnsiTheme="minorBidi" w:cstheme="minorBidi"/>
          <w:rtl/>
          <w:lang w:val="en-IL"/>
        </w:rPr>
        <w:t>"</w:t>
      </w:r>
      <w:r w:rsidRPr="00830A38">
        <w:rPr>
          <w:rFonts w:asciiTheme="minorBidi" w:hAnsiTheme="minorBidi" w:cstheme="minorBidi" w:hint="eastAsia"/>
          <w:rtl/>
          <w:lang w:val="en-IL"/>
        </w:rPr>
        <w:t>כ</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תוספת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זמן</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למבחן</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של</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שעתיים</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היא</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חצי</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שעה</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כך</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שמי</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lastRenderedPageBreak/>
        <w:t>שזכאי</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לתוספת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זמן</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הבחינה</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שלו</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הוא</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שעתיים</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וחצי</w:t>
      </w:r>
      <w:r w:rsidRPr="00830A38">
        <w:rPr>
          <w:rFonts w:asciiTheme="minorBidi" w:hAnsiTheme="minorBidi" w:cstheme="minorBidi"/>
          <w:rtl/>
          <w:lang w:val="en-IL"/>
        </w:rPr>
        <w:t xml:space="preserve"> + 10 </w:t>
      </w:r>
      <w:r w:rsidRPr="00830A38">
        <w:rPr>
          <w:rFonts w:asciiTheme="minorBidi" w:hAnsiTheme="minorBidi" w:cstheme="minorBidi" w:hint="eastAsia"/>
          <w:rtl/>
          <w:lang w:val="en-IL"/>
        </w:rPr>
        <w:t>דקות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תוספת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טכנית</w:t>
      </w:r>
      <w:r w:rsidRPr="00830A38">
        <w:rPr>
          <w:rFonts w:asciiTheme="minorBidi" w:hAnsiTheme="minorBidi" w:cstheme="minorBidi"/>
          <w:rtl/>
          <w:lang w:val="en-IL"/>
        </w:rPr>
        <w:t xml:space="preserve">. </w:t>
      </w:r>
      <w:r w:rsidRPr="00830A38">
        <w:rPr>
          <w:rFonts w:asciiTheme="minorBidi" w:hAnsiTheme="minorBidi" w:cstheme="minorBidi" w:hint="eastAsia"/>
          <w:u w:val="single"/>
          <w:rtl/>
          <w:lang w:val="en-IL"/>
        </w:rPr>
        <w:t>אין</w:t>
      </w:r>
      <w:r w:rsidRPr="00830A38">
        <w:rPr>
          <w:rFonts w:asciiTheme="minorBidi" w:hAnsiTheme="minorBidi" w:cstheme="minorBidi"/>
          <w:u w:val="single"/>
          <w:rtl/>
          <w:lang w:val="en-IL"/>
        </w:rPr>
        <w:t xml:space="preserve"> </w:t>
      </w:r>
      <w:r w:rsidRPr="00830A38">
        <w:rPr>
          <w:rFonts w:asciiTheme="minorBidi" w:hAnsiTheme="minorBidi" w:cstheme="minorBidi" w:hint="eastAsia"/>
          <w:rtl/>
          <w:lang w:val="en-IL"/>
        </w:rPr>
        <w:t>תוספת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זמן</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לתוספת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הטכנית</w:t>
      </w:r>
      <w:r w:rsidRPr="00830A38">
        <w:rPr>
          <w:rFonts w:asciiTheme="minorBidi" w:hAnsiTheme="minorBidi" w:cstheme="minorBidi"/>
          <w:rtl/>
          <w:lang w:val="en-IL"/>
        </w:rPr>
        <w:t>].</w:t>
      </w:r>
    </w:p>
    <w:p w14:paraId="7189E3AD" w14:textId="77777777" w:rsidR="00475AAA" w:rsidRPr="00830A38" w:rsidRDefault="00475AAA" w:rsidP="00475AAA">
      <w:pPr>
        <w:numPr>
          <w:ilvl w:val="0"/>
          <w:numId w:val="515"/>
        </w:numPr>
        <w:bidi/>
        <w:rPr>
          <w:rFonts w:asciiTheme="minorBidi" w:hAnsiTheme="minorBidi" w:cstheme="minorBidi"/>
        </w:rPr>
      </w:pPr>
      <w:r w:rsidRPr="00830A38">
        <w:rPr>
          <w:rFonts w:asciiTheme="minorBidi" w:hAnsiTheme="minorBidi" w:cstheme="minorBidi" w:hint="eastAsia"/>
          <w:rtl/>
          <w:lang w:val="en-IL"/>
        </w:rPr>
        <w:t>המבחנים</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יבדקו</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ויוחזרו</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עם</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הערות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וציונים</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למודל</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הקורס</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כמו</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כן</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יועלה</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פתרון</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המבחן</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בנקודות</w:t>
      </w:r>
      <w:r w:rsidRPr="00830A38">
        <w:rPr>
          <w:rFonts w:asciiTheme="minorBidi" w:hAnsiTheme="minorBidi" w:cstheme="minorBidi"/>
          <w:rtl/>
          <w:lang w:val="en-IL"/>
        </w:rPr>
        <w:t xml:space="preserve">. </w:t>
      </w:r>
    </w:p>
    <w:p w14:paraId="51F05537" w14:textId="77777777" w:rsidR="00475AAA" w:rsidRPr="00830A38" w:rsidRDefault="00475AAA" w:rsidP="00475AAA">
      <w:pPr>
        <w:numPr>
          <w:ilvl w:val="0"/>
          <w:numId w:val="515"/>
        </w:numPr>
        <w:bidi/>
        <w:rPr>
          <w:rFonts w:asciiTheme="minorBidi" w:hAnsiTheme="minorBidi" w:cstheme="minorBidi"/>
        </w:rPr>
      </w:pPr>
      <w:r w:rsidRPr="00830A38">
        <w:rPr>
          <w:rFonts w:asciiTheme="minorBidi" w:hAnsiTheme="minorBidi" w:cstheme="minorBidi" w:hint="eastAsia"/>
          <w:rtl/>
          <w:lang w:val="en-IL"/>
        </w:rPr>
        <w:t>ערעורים</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ערעורים</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מיועדים</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לטפל</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רק</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במקרים</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בהם</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נפלה</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טעות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בבדיקה</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למשל</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בספירת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הנקודות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הגשת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ערעור</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נעשית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בדרך</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מסוימת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דרך</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מזכירות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החוג</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וגם</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היא</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נעשית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באופן</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אנונימי</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מנומס</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וענייני</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למשל</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אם</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כתוב</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שלא</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מאוזכר</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מאמר</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מסוים</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והוא</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מאוזכר</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בשורה</w:t>
      </w:r>
      <w:r w:rsidRPr="00830A38">
        <w:rPr>
          <w:rFonts w:asciiTheme="minorBidi" w:hAnsiTheme="minorBidi" w:cstheme="minorBidi"/>
          <w:rtl/>
          <w:lang w:val="en-IL"/>
        </w:rPr>
        <w:t xml:space="preserve"> 5.</w:t>
      </w:r>
      <w:r>
        <w:rPr>
          <w:rFonts w:asciiTheme="minorBidi" w:hAnsiTheme="minorBidi" w:cstheme="minorBidi"/>
          <w:rtl/>
          <w:lang w:val="en-IL"/>
        </w:rPr>
        <w:t xml:space="preserve"> </w:t>
      </w:r>
      <w:r w:rsidRPr="00830A38">
        <w:rPr>
          <w:rFonts w:asciiTheme="minorBidi" w:hAnsiTheme="minorBidi" w:cstheme="minorBidi" w:hint="eastAsia"/>
          <w:u w:val="single"/>
          <w:rtl/>
          <w:lang w:val="en-IL"/>
        </w:rPr>
        <w:t>לא</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ניתן</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לבקש</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עיון</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כללי</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מחדש</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התחשבות</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בכוונת</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הכותב</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בידע</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שהופגן</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בשיעור</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וכו</w:t>
      </w:r>
      <w:r w:rsidRPr="00830A38">
        <w:rPr>
          <w:rFonts w:asciiTheme="minorBidi" w:hAnsiTheme="minorBidi" w:cstheme="minorBidi"/>
          <w:u w:val="single"/>
          <w:rtl/>
          <w:lang w:val="en-IL"/>
        </w:rPr>
        <w:t>'</w:t>
      </w:r>
      <w:r w:rsidRPr="00830A38">
        <w:rPr>
          <w:rFonts w:asciiTheme="minorBidi" w:hAnsiTheme="minorBidi" w:cstheme="minorBidi"/>
          <w:rtl/>
          <w:lang w:val="en-IL"/>
        </w:rPr>
        <w:t xml:space="preserve">. </w:t>
      </w:r>
    </w:p>
    <w:p w14:paraId="0C01F214" w14:textId="77777777" w:rsidR="00475AAA" w:rsidRPr="00830A38" w:rsidRDefault="00475AAA" w:rsidP="00475AAA">
      <w:pPr>
        <w:numPr>
          <w:ilvl w:val="0"/>
          <w:numId w:val="515"/>
        </w:numPr>
        <w:bidi/>
        <w:rPr>
          <w:rFonts w:asciiTheme="minorBidi" w:hAnsiTheme="minorBidi" w:cstheme="minorBidi"/>
        </w:rPr>
      </w:pPr>
      <w:r w:rsidRPr="00830A38">
        <w:rPr>
          <w:rFonts w:asciiTheme="minorBidi" w:hAnsiTheme="minorBidi" w:cstheme="minorBidi" w:hint="eastAsia"/>
          <w:rtl/>
          <w:lang w:val="en-IL"/>
        </w:rPr>
        <w:t>במשך</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כל</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זמן</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המבחן</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ניתן</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יהיה</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להפנות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אלי</w:t>
      </w:r>
      <w:r w:rsidRPr="00830A38">
        <w:rPr>
          <w:rFonts w:asciiTheme="minorBidi" w:hAnsiTheme="minorBidi" w:cstheme="minorBidi"/>
          <w:b/>
          <w:bCs/>
          <w:rtl/>
          <w:lang w:val="en-IL"/>
        </w:rPr>
        <w:t xml:space="preserve"> </w:t>
      </w:r>
      <w:r w:rsidRPr="00830A38">
        <w:rPr>
          <w:rFonts w:asciiTheme="minorBidi" w:hAnsiTheme="minorBidi" w:cstheme="minorBidi" w:hint="eastAsia"/>
          <w:b/>
          <w:bCs/>
          <w:rtl/>
          <w:lang w:val="en-IL"/>
        </w:rPr>
        <w:t>שאלות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במייל</w:t>
      </w:r>
      <w:r w:rsidRPr="00830A38">
        <w:rPr>
          <w:rFonts w:asciiTheme="minorBidi" w:hAnsiTheme="minorBidi" w:cstheme="minorBidi"/>
          <w:rtl/>
          <w:lang w:val="en-IL"/>
        </w:rPr>
        <w:t xml:space="preserve">: </w:t>
      </w:r>
      <w:hyperlink r:id="rId114" w:history="1">
        <w:r w:rsidRPr="00830A38">
          <w:rPr>
            <w:rStyle w:val="Hyperlink"/>
            <w:rFonts w:asciiTheme="minorBidi" w:hAnsiTheme="minorBidi" w:cstheme="minorBidi"/>
          </w:rPr>
          <w:t>karniperlman@tauex.tau.ac.il</w:t>
        </w:r>
      </w:hyperlink>
    </w:p>
    <w:p w14:paraId="41B0AD9A" w14:textId="77777777" w:rsidR="00475AAA" w:rsidRPr="00830A38" w:rsidRDefault="00475AAA" w:rsidP="00475AAA">
      <w:pPr>
        <w:bidi/>
        <w:rPr>
          <w:rFonts w:asciiTheme="minorBidi" w:hAnsiTheme="minorBidi" w:cstheme="minorBidi"/>
          <w:rtl/>
          <w:lang w:val="en-IL"/>
        </w:rPr>
      </w:pPr>
      <w:r w:rsidRPr="00830A38">
        <w:rPr>
          <w:rFonts w:asciiTheme="minorBidi" w:hAnsiTheme="minorBidi" w:cstheme="minorBidi" w:hint="eastAsia"/>
          <w:rtl/>
          <w:lang w:val="en-IL"/>
        </w:rPr>
        <w:t>אם</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השאלה</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והתשובה</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רלבנטיים</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בעיניי</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לכל</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הכיתה</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אז</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אשלח</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את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השאלה</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והתשובה</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לכולם</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בהודעה</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דרך</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מודל</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הקורס</w:t>
      </w:r>
      <w:r w:rsidRPr="00830A38">
        <w:rPr>
          <w:rFonts w:asciiTheme="minorBidi" w:hAnsiTheme="minorBidi" w:cstheme="minorBidi"/>
          <w:rtl/>
          <w:lang w:val="en-IL"/>
        </w:rPr>
        <w:t xml:space="preserve">. </w:t>
      </w:r>
      <w:r w:rsidRPr="00830A38">
        <w:rPr>
          <w:rFonts w:asciiTheme="minorBidi" w:hAnsiTheme="minorBidi" w:cstheme="minorBidi" w:hint="eastAsia"/>
          <w:u w:val="single"/>
          <w:rtl/>
          <w:lang w:val="en-IL"/>
        </w:rPr>
        <w:t>במקרה</w:t>
      </w:r>
      <w:r w:rsidRPr="00830A38">
        <w:rPr>
          <w:rFonts w:asciiTheme="minorBidi" w:hAnsiTheme="minorBidi" w:cstheme="minorBidi"/>
          <w:u w:val="single"/>
          <w:rtl/>
          <w:lang w:val="en-IL"/>
        </w:rPr>
        <w:t xml:space="preserve"> </w:t>
      </w:r>
      <w:r w:rsidRPr="00830A38">
        <w:rPr>
          <w:rFonts w:asciiTheme="minorBidi" w:hAnsiTheme="minorBidi" w:cstheme="minorBidi" w:hint="eastAsia"/>
          <w:u w:val="single"/>
          <w:rtl/>
          <w:lang w:val="en-IL"/>
        </w:rPr>
        <w:t>השכיח</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אשיב</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באופן</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אישי</w:t>
      </w:r>
      <w:r w:rsidRPr="00830A38">
        <w:rPr>
          <w:rFonts w:asciiTheme="minorBidi" w:hAnsiTheme="minorBidi" w:cstheme="minorBidi"/>
          <w:rtl/>
          <w:lang w:val="en-IL"/>
        </w:rPr>
        <w:t xml:space="preserve">. </w:t>
      </w:r>
    </w:p>
    <w:p w14:paraId="3200B999" w14:textId="77777777" w:rsidR="00475AAA" w:rsidRPr="00830A38" w:rsidRDefault="00475AAA" w:rsidP="00475AAA">
      <w:pPr>
        <w:bidi/>
        <w:rPr>
          <w:rFonts w:asciiTheme="minorBidi" w:hAnsiTheme="minorBidi" w:cstheme="minorBidi"/>
          <w:rtl/>
          <w:lang w:val="en-IL"/>
        </w:rPr>
      </w:pPr>
      <w:r w:rsidRPr="00830A38">
        <w:rPr>
          <w:rFonts w:asciiTheme="minorBidi" w:hAnsiTheme="minorBidi" w:cstheme="minorBidi" w:hint="eastAsia"/>
          <w:rtl/>
          <w:lang w:val="en-IL"/>
        </w:rPr>
        <w:t>שאלות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רלבנטיות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הן</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אילו</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העוסקות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למשל</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בהבהרת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מושג</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מסוים</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בדימוס</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או</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כוונת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השאלה</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לא</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ניתן</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לשלוח</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לי</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תשובה</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ולשאול</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האם</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זה</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נכון</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או</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לא</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נכון</w:t>
      </w:r>
      <w:r w:rsidRPr="00830A38">
        <w:rPr>
          <w:rFonts w:asciiTheme="minorBidi" w:hAnsiTheme="minorBidi" w:cstheme="minorBidi"/>
          <w:rtl/>
          <w:lang w:val="en-IL"/>
        </w:rPr>
        <w:t>...</w:t>
      </w:r>
    </w:p>
    <w:p w14:paraId="60DCF573" w14:textId="77777777" w:rsidR="00475AAA" w:rsidRPr="00830A38" w:rsidRDefault="00475AAA" w:rsidP="00475AAA">
      <w:pPr>
        <w:bidi/>
        <w:rPr>
          <w:rFonts w:asciiTheme="minorBidi" w:hAnsiTheme="minorBidi" w:cstheme="minorBidi"/>
          <w:rtl/>
          <w:lang w:val="en-IL"/>
        </w:rPr>
      </w:pPr>
      <w:r w:rsidRPr="00830A38">
        <w:rPr>
          <w:rFonts w:asciiTheme="minorBidi" w:hAnsiTheme="minorBidi" w:cstheme="minorBidi" w:hint="eastAsia"/>
          <w:rtl/>
          <w:lang w:val="en-IL"/>
        </w:rPr>
        <w:t>לפעמים</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לוקח</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קצת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זמן</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עד</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שהמייל</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מגיע</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המשיכו</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בינתיים</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לכתוב</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את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הבחינה</w:t>
      </w:r>
      <w:r w:rsidRPr="00830A38">
        <w:rPr>
          <w:rFonts w:asciiTheme="minorBidi" w:hAnsiTheme="minorBidi" w:cstheme="minorBidi"/>
          <w:rtl/>
          <w:lang w:val="en-IL"/>
        </w:rPr>
        <w:t xml:space="preserve">. </w:t>
      </w:r>
    </w:p>
    <w:p w14:paraId="17C138F0" w14:textId="77777777" w:rsidR="00475AAA" w:rsidRPr="00830A38" w:rsidRDefault="00475AAA" w:rsidP="00475AAA">
      <w:pPr>
        <w:numPr>
          <w:ilvl w:val="0"/>
          <w:numId w:val="515"/>
        </w:numPr>
        <w:bidi/>
        <w:rPr>
          <w:rFonts w:asciiTheme="minorBidi" w:hAnsiTheme="minorBidi" w:cstheme="minorBidi"/>
        </w:rPr>
      </w:pPr>
      <w:r w:rsidRPr="00830A38">
        <w:rPr>
          <w:rFonts w:asciiTheme="minorBidi" w:hAnsiTheme="minorBidi" w:cstheme="minorBidi" w:hint="eastAsia"/>
          <w:rtl/>
          <w:lang w:val="en-IL"/>
        </w:rPr>
        <w:t>אינני</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יכולה</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לסייע</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בענינים</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טכניים</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במקרים</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אלו</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דווחו</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למזכירות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התכנית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ופנו</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לתמיכה</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הטכנית</w:t>
      </w:r>
      <w:r w:rsidRPr="00830A38">
        <w:rPr>
          <w:rFonts w:asciiTheme="minorBidi" w:hAnsiTheme="minorBidi" w:cstheme="minorBidi"/>
          <w:rtl/>
          <w:lang w:val="en-IL"/>
        </w:rPr>
        <w:t>.</w:t>
      </w:r>
    </w:p>
    <w:p w14:paraId="6AB201D6" w14:textId="77777777" w:rsidR="00475AAA" w:rsidRPr="00830A38" w:rsidRDefault="00475AAA" w:rsidP="00475AAA">
      <w:pPr>
        <w:bidi/>
        <w:rPr>
          <w:rFonts w:asciiTheme="minorBidi" w:hAnsiTheme="minorBidi" w:cstheme="minorBidi"/>
          <w:rtl/>
          <w:lang w:val="en-IL"/>
        </w:rPr>
      </w:pPr>
    </w:p>
    <w:p w14:paraId="49FD66DA" w14:textId="77777777" w:rsidR="00475AAA" w:rsidRPr="00830A38" w:rsidRDefault="00475AAA" w:rsidP="00475AAA">
      <w:pPr>
        <w:bidi/>
        <w:rPr>
          <w:rFonts w:asciiTheme="minorBidi" w:hAnsiTheme="minorBidi" w:cstheme="minorBidi"/>
          <w:rtl/>
          <w:lang w:val="en-IL"/>
        </w:rPr>
      </w:pPr>
      <w:r w:rsidRPr="00830A38">
        <w:rPr>
          <w:rFonts w:asciiTheme="minorBidi" w:hAnsiTheme="minorBidi" w:cstheme="minorBidi" w:hint="eastAsia"/>
          <w:rtl/>
          <w:lang w:val="en-IL"/>
        </w:rPr>
        <w:t>אנא</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התייחסנה</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למבחן</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כאתגר</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ליישום</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הנלמד</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ותהנו</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מכתיבתו</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זכרו</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שהפרשים</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של</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כמה</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נקודות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לכאן</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או</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לכאן</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אינם</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בהכרח</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משקפים</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את</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היקף</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ידיעותיכם</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ועומק</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הבנתכם</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והעיקר</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שרכשתם</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ידע</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בקורס</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ונהניתם</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ללמוד</w:t>
      </w:r>
      <w:r w:rsidRPr="00830A38">
        <w:rPr>
          <w:rFonts w:asciiTheme="minorBidi" w:hAnsiTheme="minorBidi" w:cstheme="minorBidi"/>
          <w:rtl/>
          <w:lang w:val="en-IL"/>
        </w:rPr>
        <w:t xml:space="preserve"> </w:t>
      </w:r>
      <w:r w:rsidRPr="00830A38">
        <w:rPr>
          <w:rFonts w:asciiTheme="minorBidi" w:hAnsiTheme="minorBidi" w:cstheme="minorBidi" w:hint="eastAsia"/>
          <w:rtl/>
          <w:lang w:val="en-IL"/>
        </w:rPr>
        <w:t>בו</w:t>
      </w:r>
      <w:r w:rsidRPr="00830A38">
        <w:rPr>
          <w:rFonts w:asciiTheme="minorBidi" w:hAnsiTheme="minorBidi" w:cstheme="minorBidi"/>
          <w:rtl/>
          <w:lang w:val="en-IL"/>
        </w:rPr>
        <w:t>.</w:t>
      </w:r>
    </w:p>
    <w:p w14:paraId="195F998E" w14:textId="77777777" w:rsidR="00475AAA" w:rsidRDefault="00475AAA" w:rsidP="00475AAA">
      <w:pPr>
        <w:bidi/>
        <w:rPr>
          <w:rFonts w:asciiTheme="minorBidi" w:hAnsiTheme="minorBidi" w:cstheme="minorBidi"/>
          <w:rtl/>
          <w:lang w:val="en-IL"/>
        </w:rPr>
      </w:pPr>
    </w:p>
    <w:p w14:paraId="0392A6B2" w14:textId="77777777" w:rsidR="00475AAA" w:rsidRDefault="00475AAA" w:rsidP="00475AAA">
      <w:pPr>
        <w:bidi/>
        <w:rPr>
          <w:rFonts w:asciiTheme="minorBidi" w:hAnsiTheme="minorBidi" w:cstheme="minorBidi"/>
          <w:rtl/>
          <w:lang w:val="en-IL"/>
        </w:rPr>
      </w:pPr>
    </w:p>
    <w:p w14:paraId="2C11A06E" w14:textId="77777777" w:rsidR="00475AAA" w:rsidRDefault="00475AAA" w:rsidP="00475AAA">
      <w:pPr>
        <w:bidi/>
        <w:rPr>
          <w:rFonts w:asciiTheme="minorBidi" w:hAnsiTheme="minorBidi" w:cstheme="minorBidi"/>
          <w:rtl/>
          <w:lang w:val="en-IL"/>
        </w:rPr>
      </w:pPr>
    </w:p>
    <w:p w14:paraId="3B44646B" w14:textId="77777777" w:rsidR="00475AAA" w:rsidRPr="00BB514E" w:rsidRDefault="00475AAA" w:rsidP="00475AAA">
      <w:pPr>
        <w:bidi/>
        <w:rPr>
          <w:rFonts w:asciiTheme="minorBidi" w:hAnsiTheme="minorBidi" w:cstheme="minorBidi"/>
          <w:rtl/>
          <w:lang w:val="en-IL"/>
        </w:rPr>
      </w:pPr>
    </w:p>
    <w:p w14:paraId="49CD2926" w14:textId="77777777" w:rsidR="00475AAA" w:rsidRPr="00666B71" w:rsidRDefault="00475AAA" w:rsidP="00475AAA">
      <w:pPr>
        <w:pStyle w:val="Heading2"/>
        <w:bidi/>
        <w:rPr>
          <w:rFonts w:asciiTheme="minorBidi" w:hAnsiTheme="minorBidi" w:cstheme="minorBidi"/>
          <w:rtl/>
        </w:rPr>
      </w:pPr>
      <w:r w:rsidRPr="00666B71">
        <w:rPr>
          <w:rFonts w:asciiTheme="minorBidi" w:hAnsiTheme="minorBidi" w:cstheme="minorBidi"/>
          <w:rtl/>
        </w:rPr>
        <w:t>מבחן</w:t>
      </w:r>
    </w:p>
    <w:p w14:paraId="5EB06D32" w14:textId="77777777" w:rsidR="00475AAA" w:rsidRPr="00666B71" w:rsidRDefault="00475AAA" w:rsidP="00475AAA">
      <w:pPr>
        <w:bidi/>
        <w:rPr>
          <w:rFonts w:asciiTheme="minorBidi" w:hAnsiTheme="minorBidi" w:cstheme="minorBidi"/>
        </w:rPr>
      </w:pPr>
      <w:r w:rsidRPr="00666B71">
        <w:rPr>
          <w:rFonts w:asciiTheme="minorBidi" w:hAnsiTheme="minorBidi" w:cstheme="minorBidi"/>
          <w:noProof/>
          <w:rtl/>
        </w:rPr>
        <w:drawing>
          <wp:inline distT="0" distB="0" distL="0" distR="0" wp14:anchorId="737B9C0C" wp14:editId="681E7470">
            <wp:extent cx="2190863" cy="692186"/>
            <wp:effectExtent l="0" t="0" r="0" b="0"/>
            <wp:docPr id="44439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90110" name=""/>
                    <pic:cNvPicPr/>
                  </pic:nvPicPr>
                  <pic:blipFill>
                    <a:blip r:embed="rId115"/>
                    <a:stretch>
                      <a:fillRect/>
                    </a:stretch>
                  </pic:blipFill>
                  <pic:spPr>
                    <a:xfrm>
                      <a:off x="0" y="0"/>
                      <a:ext cx="2190863" cy="692186"/>
                    </a:xfrm>
                    <a:prstGeom prst="rect">
                      <a:avLst/>
                    </a:prstGeom>
                  </pic:spPr>
                </pic:pic>
              </a:graphicData>
            </a:graphic>
          </wp:inline>
        </w:drawing>
      </w:r>
    </w:p>
    <w:p w14:paraId="315A0190" w14:textId="77777777" w:rsidR="00475AAA" w:rsidRPr="003B641C" w:rsidRDefault="00475AAA" w:rsidP="00475AAA">
      <w:pPr>
        <w:bidi/>
        <w:rPr>
          <w:rFonts w:asciiTheme="minorBidi" w:hAnsiTheme="minorBidi" w:cstheme="minorBidi"/>
          <w:rtl/>
        </w:rPr>
      </w:pPr>
      <w:r w:rsidRPr="00666B71">
        <w:rPr>
          <w:rFonts w:asciiTheme="minorBidi" w:hAnsiTheme="minorBidi" w:cstheme="minorBidi"/>
          <w:rtl/>
        </w:rPr>
        <w:t xml:space="preserve">יהיו דוגמאות ונפתור אותם בכיתה. נפתח לשעתיים. </w:t>
      </w:r>
    </w:p>
    <w:p w14:paraId="64FAC874" w14:textId="77777777" w:rsidR="00475AAA" w:rsidRPr="00BB514E" w:rsidRDefault="00475AAA" w:rsidP="00475AAA">
      <w:pPr>
        <w:pStyle w:val="Heading2"/>
        <w:bidi/>
        <w:rPr>
          <w:rtl/>
          <w:lang w:val="en-IL"/>
        </w:rPr>
      </w:pPr>
      <w:r w:rsidRPr="00BB514E">
        <w:rPr>
          <w:rtl/>
          <w:lang w:val="en-IL"/>
        </w:rPr>
        <w:t>מיקוד חומר חובה:</w:t>
      </w:r>
    </w:p>
    <w:p w14:paraId="03E8ED80" w14:textId="77777777" w:rsidR="00475AAA" w:rsidRPr="00BB514E" w:rsidRDefault="00475AAA" w:rsidP="00475AAA">
      <w:pPr>
        <w:bidi/>
        <w:rPr>
          <w:rFonts w:asciiTheme="minorBidi" w:hAnsiTheme="minorBidi" w:cstheme="minorBidi"/>
          <w:u w:val="single"/>
          <w:rtl/>
          <w:lang w:val="en-IL"/>
        </w:rPr>
      </w:pPr>
      <w:r w:rsidRPr="00BB514E">
        <w:rPr>
          <w:rFonts w:asciiTheme="minorBidi" w:hAnsiTheme="minorBidi" w:cstheme="minorBidi"/>
          <w:u w:val="single"/>
          <w:rtl/>
          <w:lang w:val="en-IL"/>
        </w:rPr>
        <w:t>מאמרים:</w:t>
      </w:r>
      <w:r>
        <w:rPr>
          <w:rFonts w:asciiTheme="minorBidi" w:hAnsiTheme="minorBidi" w:cstheme="minorBidi"/>
          <w:u w:val="single"/>
          <w:rtl/>
          <w:lang w:val="en-IL"/>
        </w:rPr>
        <w:t xml:space="preserve"> </w:t>
      </w:r>
      <w:r w:rsidRPr="00BB514E">
        <w:rPr>
          <w:rFonts w:asciiTheme="minorBidi" w:hAnsiTheme="minorBidi" w:cstheme="minorBidi"/>
          <w:rtl/>
          <w:lang w:val="en-IL"/>
        </w:rPr>
        <w:t>כל פרטי המידע הנמצאים במודל ב"מידע לקריאת חובה"</w:t>
      </w:r>
    </w:p>
    <w:p w14:paraId="19EBF56F" w14:textId="77777777" w:rsidR="00475AAA" w:rsidRPr="00BB514E" w:rsidRDefault="00475AAA" w:rsidP="00475AAA">
      <w:pPr>
        <w:bidi/>
        <w:rPr>
          <w:rFonts w:asciiTheme="minorBidi" w:hAnsiTheme="minorBidi" w:cstheme="minorBidi"/>
          <w:rtl/>
          <w:lang w:val="en-IL"/>
        </w:rPr>
      </w:pPr>
      <w:r w:rsidRPr="00BB514E">
        <w:rPr>
          <w:rFonts w:asciiTheme="minorBidi" w:hAnsiTheme="minorBidi" w:cstheme="minorBidi"/>
          <w:rtl/>
          <w:lang w:val="en-IL"/>
        </w:rPr>
        <w:t xml:space="preserve">יובהר: מה שאינו נכלל במודל, לדוגמה מאמר </w:t>
      </w:r>
      <w:r w:rsidRPr="00BB514E">
        <w:rPr>
          <w:rFonts w:asciiTheme="minorBidi" w:hAnsiTheme="minorBidi" w:cstheme="minorBidi"/>
        </w:rPr>
        <w:t>Yamada</w:t>
      </w:r>
      <w:r w:rsidRPr="00BB514E">
        <w:rPr>
          <w:rFonts w:asciiTheme="minorBidi" w:hAnsiTheme="minorBidi" w:cstheme="minorBidi"/>
          <w:rtl/>
          <w:lang w:val="en-IL"/>
        </w:rPr>
        <w:t xml:space="preserve"> שמופיע בסילבוס – אינו מחייב</w:t>
      </w:r>
    </w:p>
    <w:p w14:paraId="0C336411" w14:textId="77777777" w:rsidR="00475AAA" w:rsidRPr="00BB514E" w:rsidRDefault="00475AAA" w:rsidP="00475AAA">
      <w:pPr>
        <w:bidi/>
        <w:rPr>
          <w:rFonts w:asciiTheme="minorBidi" w:hAnsiTheme="minorBidi" w:cstheme="minorBidi"/>
          <w:rtl/>
          <w:lang w:val="en-IL"/>
        </w:rPr>
      </w:pPr>
      <w:r w:rsidRPr="00BB514E">
        <w:rPr>
          <w:rFonts w:asciiTheme="minorBidi" w:hAnsiTheme="minorBidi" w:cstheme="minorBidi"/>
          <w:rtl/>
          <w:lang w:val="en-IL"/>
        </w:rPr>
        <w:t>+</w:t>
      </w:r>
    </w:p>
    <w:p w14:paraId="2A929141" w14:textId="77777777" w:rsidR="00475AAA" w:rsidRPr="00BB514E" w:rsidRDefault="00475AAA" w:rsidP="00475AAA">
      <w:pPr>
        <w:bidi/>
        <w:rPr>
          <w:rFonts w:asciiTheme="minorBidi" w:hAnsiTheme="minorBidi" w:cstheme="minorBidi"/>
          <w:rtl/>
          <w:lang w:val="en-IL"/>
        </w:rPr>
      </w:pPr>
      <w:r w:rsidRPr="00BB514E">
        <w:rPr>
          <w:rFonts w:asciiTheme="minorBidi" w:hAnsiTheme="minorBidi" w:cstheme="minorBidi"/>
          <w:u w:val="single"/>
          <w:rtl/>
          <w:lang w:val="en-IL"/>
        </w:rPr>
        <w:t>מצגות</w:t>
      </w:r>
      <w:r w:rsidRPr="00BB514E">
        <w:rPr>
          <w:rFonts w:asciiTheme="minorBidi" w:hAnsiTheme="minorBidi" w:cstheme="minorBidi"/>
          <w:rtl/>
          <w:lang w:val="en-IL"/>
        </w:rPr>
        <w:t>: כל המצגות שנמצאות במודל</w:t>
      </w:r>
    </w:p>
    <w:p w14:paraId="53DB437A" w14:textId="77777777" w:rsidR="00475AAA" w:rsidRPr="00BB514E" w:rsidRDefault="00475AAA" w:rsidP="00475AAA">
      <w:pPr>
        <w:bidi/>
        <w:rPr>
          <w:rFonts w:asciiTheme="minorBidi" w:hAnsiTheme="minorBidi" w:cstheme="minorBidi"/>
          <w:rtl/>
          <w:lang w:val="en-IL"/>
        </w:rPr>
      </w:pPr>
      <w:r w:rsidRPr="00BB514E">
        <w:rPr>
          <w:rFonts w:asciiTheme="minorBidi" w:hAnsiTheme="minorBidi" w:cstheme="minorBidi"/>
          <w:rtl/>
          <w:lang w:val="en-IL"/>
        </w:rPr>
        <w:t>+</w:t>
      </w:r>
    </w:p>
    <w:p w14:paraId="1DB8897F" w14:textId="77777777" w:rsidR="00475AAA" w:rsidRPr="00BB514E" w:rsidRDefault="00475AAA" w:rsidP="00475AAA">
      <w:pPr>
        <w:bidi/>
        <w:rPr>
          <w:rFonts w:asciiTheme="minorBidi" w:hAnsiTheme="minorBidi" w:cstheme="minorBidi"/>
          <w:rtl/>
          <w:lang w:val="en-IL"/>
        </w:rPr>
      </w:pPr>
      <w:r w:rsidRPr="00BB514E">
        <w:rPr>
          <w:rFonts w:asciiTheme="minorBidi" w:hAnsiTheme="minorBidi" w:cstheme="minorBidi"/>
          <w:rtl/>
          <w:lang w:val="en-IL"/>
        </w:rPr>
        <w:t>מה שנלמד ב</w:t>
      </w:r>
      <w:r w:rsidRPr="00BB514E">
        <w:rPr>
          <w:rFonts w:asciiTheme="minorBidi" w:hAnsiTheme="minorBidi" w:cstheme="minorBidi"/>
          <w:u w:val="single"/>
          <w:rtl/>
          <w:lang w:val="en-IL"/>
        </w:rPr>
        <w:t>שיעורים</w:t>
      </w:r>
    </w:p>
    <w:p w14:paraId="4B7F8F5F" w14:textId="77777777" w:rsidR="00475AAA" w:rsidRPr="00BB514E" w:rsidRDefault="00475AAA" w:rsidP="00475AAA">
      <w:pPr>
        <w:bidi/>
        <w:rPr>
          <w:rFonts w:asciiTheme="minorBidi" w:hAnsiTheme="minorBidi" w:cstheme="minorBidi"/>
          <w:u w:val="single"/>
          <w:rtl/>
          <w:lang w:val="en-IL"/>
        </w:rPr>
      </w:pPr>
    </w:p>
    <w:p w14:paraId="77AC1F3A" w14:textId="77777777" w:rsidR="00475AAA" w:rsidRPr="00BB514E" w:rsidRDefault="00475AAA" w:rsidP="00475AAA">
      <w:pPr>
        <w:bidi/>
        <w:rPr>
          <w:rFonts w:asciiTheme="minorBidi" w:hAnsiTheme="minorBidi" w:cstheme="minorBidi"/>
          <w:u w:val="single"/>
          <w:rtl/>
          <w:lang w:val="en-IL"/>
        </w:rPr>
      </w:pPr>
    </w:p>
    <w:p w14:paraId="2136ED9B" w14:textId="77777777" w:rsidR="00475AAA" w:rsidRPr="00BB514E" w:rsidRDefault="00475AAA" w:rsidP="00475AAA">
      <w:pPr>
        <w:bidi/>
        <w:rPr>
          <w:rFonts w:asciiTheme="minorBidi" w:hAnsiTheme="minorBidi" w:cstheme="minorBidi"/>
          <w:u w:val="single"/>
          <w:rtl/>
          <w:lang w:val="en-IL"/>
        </w:rPr>
      </w:pPr>
      <w:r w:rsidRPr="00BB514E">
        <w:rPr>
          <w:rFonts w:asciiTheme="minorBidi" w:hAnsiTheme="minorBidi" w:cstheme="minorBidi"/>
          <w:u w:val="single"/>
          <w:rtl/>
          <w:lang w:val="en-IL"/>
        </w:rPr>
        <w:t>הוראות כלליות במבחן:</w:t>
      </w:r>
    </w:p>
    <w:p w14:paraId="53461EC3" w14:textId="77777777" w:rsidR="00475AAA" w:rsidRPr="00BB514E" w:rsidRDefault="00475AAA" w:rsidP="00475AAA">
      <w:pPr>
        <w:bidi/>
        <w:rPr>
          <w:rFonts w:asciiTheme="minorBidi" w:hAnsiTheme="minorBidi" w:cstheme="minorBidi"/>
          <w:rtl/>
          <w:lang w:val="en-IL"/>
        </w:rPr>
      </w:pPr>
      <w:r w:rsidRPr="00BB514E">
        <w:rPr>
          <w:rFonts w:asciiTheme="minorBidi" w:hAnsiTheme="minorBidi" w:cstheme="minorBidi"/>
          <w:rtl/>
          <w:lang w:val="en-IL"/>
        </w:rPr>
        <w:t xml:space="preserve">משך המבחן: שעתיים </w:t>
      </w:r>
    </w:p>
    <w:p w14:paraId="4416F54F" w14:textId="77777777" w:rsidR="00475AAA" w:rsidRPr="00BB514E" w:rsidRDefault="00475AAA" w:rsidP="00475AAA">
      <w:pPr>
        <w:bidi/>
        <w:rPr>
          <w:rFonts w:asciiTheme="minorBidi" w:hAnsiTheme="minorBidi" w:cstheme="minorBidi"/>
          <w:rtl/>
          <w:lang w:val="en-IL"/>
        </w:rPr>
      </w:pPr>
      <w:r w:rsidRPr="00BB514E">
        <w:rPr>
          <w:rFonts w:asciiTheme="minorBidi" w:hAnsiTheme="minorBidi" w:cstheme="minorBidi"/>
          <w:rtl/>
          <w:lang w:val="en-IL"/>
        </w:rPr>
        <w:t>שימוש בחומר עזר: חומר פתוח, ניתן להשתמש בכל חומר עזר כתוב</w:t>
      </w:r>
    </w:p>
    <w:p w14:paraId="3FCDA2B4" w14:textId="77777777" w:rsidR="00475AAA" w:rsidRPr="00BB514E" w:rsidRDefault="00475AAA" w:rsidP="00475AAA">
      <w:pPr>
        <w:bidi/>
        <w:rPr>
          <w:rFonts w:asciiTheme="minorBidi" w:hAnsiTheme="minorBidi" w:cstheme="minorBidi"/>
          <w:rtl/>
          <w:lang w:val="en-IL"/>
        </w:rPr>
      </w:pPr>
      <w:r w:rsidRPr="00BB514E">
        <w:rPr>
          <w:rFonts w:asciiTheme="minorBidi" w:hAnsiTheme="minorBidi" w:cstheme="minorBidi"/>
          <w:u w:val="single"/>
          <w:rtl/>
          <w:lang w:val="en-IL"/>
        </w:rPr>
        <w:t>בהתבסס על תוכן השיעורים שנלמדו וחומר קריאת החובה בקורס,</w:t>
      </w:r>
      <w:r>
        <w:rPr>
          <w:rFonts w:asciiTheme="minorBidi" w:hAnsiTheme="minorBidi" w:cstheme="minorBidi"/>
          <w:u w:val="single"/>
          <w:rtl/>
          <w:lang w:val="en-IL"/>
        </w:rPr>
        <w:t xml:space="preserve"> </w:t>
      </w:r>
      <w:r w:rsidRPr="00BB514E">
        <w:rPr>
          <w:rFonts w:asciiTheme="minorBidi" w:hAnsiTheme="minorBidi" w:cstheme="minorBidi"/>
          <w:u w:val="single"/>
          <w:rtl/>
          <w:lang w:val="en-IL"/>
        </w:rPr>
        <w:t xml:space="preserve">השיבו על </w:t>
      </w:r>
      <w:r w:rsidRPr="00BB514E">
        <w:rPr>
          <w:rFonts w:asciiTheme="minorBidi" w:hAnsiTheme="minorBidi" w:cstheme="minorBidi"/>
          <w:b/>
          <w:bCs/>
          <w:u w:val="single"/>
          <w:rtl/>
          <w:lang w:val="en-IL"/>
        </w:rPr>
        <w:t>כל</w:t>
      </w:r>
      <w:r w:rsidRPr="00BB514E">
        <w:rPr>
          <w:rFonts w:asciiTheme="minorBidi" w:hAnsiTheme="minorBidi" w:cstheme="minorBidi"/>
          <w:u w:val="single"/>
          <w:rtl/>
          <w:lang w:val="en-IL"/>
        </w:rPr>
        <w:t xml:space="preserve"> אחת השאלות הבאות. יש להשתמש במושגים שנלמדו בקורס ולאזכר פרטי מידע רלבנטיים (מאמרים/פסיקה/סעיפי חוק).</w:t>
      </w:r>
    </w:p>
    <w:p w14:paraId="4EE7A669" w14:textId="77777777" w:rsidR="00475AAA" w:rsidRPr="00BB514E" w:rsidRDefault="00475AAA" w:rsidP="00475AAA">
      <w:pPr>
        <w:bidi/>
        <w:rPr>
          <w:rFonts w:asciiTheme="minorBidi" w:hAnsiTheme="minorBidi" w:cstheme="minorBidi"/>
          <w:rtl/>
          <w:lang w:val="en-IL"/>
        </w:rPr>
      </w:pPr>
      <w:r w:rsidRPr="00BB514E">
        <w:rPr>
          <w:rFonts w:asciiTheme="minorBidi" w:hAnsiTheme="minorBidi" w:cstheme="minorBidi"/>
          <w:rtl/>
          <w:lang w:val="en-IL"/>
        </w:rPr>
        <w:t>אין מגבלה של מספר מילים או שורות אך יש מגבלת זמן, לכן הקפידו לכתוב ממוקד ולחלק את הזמן נכון</w:t>
      </w:r>
    </w:p>
    <w:p w14:paraId="27E7EDE0" w14:textId="77777777" w:rsidR="00475AAA" w:rsidRPr="00BB514E" w:rsidRDefault="00475AAA" w:rsidP="00475AAA">
      <w:pPr>
        <w:bidi/>
        <w:rPr>
          <w:rFonts w:asciiTheme="minorBidi" w:hAnsiTheme="minorBidi" w:cstheme="minorBidi"/>
          <w:rtl/>
          <w:lang w:val="en-IL"/>
        </w:rPr>
      </w:pPr>
    </w:p>
    <w:p w14:paraId="079D7B27" w14:textId="77777777" w:rsidR="00475AAA" w:rsidRPr="00BB514E" w:rsidRDefault="00475AAA" w:rsidP="00475AAA">
      <w:pPr>
        <w:bidi/>
        <w:rPr>
          <w:rFonts w:asciiTheme="minorBidi" w:hAnsiTheme="minorBidi" w:cstheme="minorBidi"/>
          <w:rtl/>
          <w:lang w:val="en-IL"/>
        </w:rPr>
      </w:pPr>
      <w:r w:rsidRPr="00BB514E">
        <w:rPr>
          <w:rFonts w:asciiTheme="minorBidi" w:hAnsiTheme="minorBidi" w:cstheme="minorBidi"/>
          <w:rtl/>
          <w:lang w:val="en-IL"/>
        </w:rPr>
        <w:t>להלן דוגמאות לשאלות שונות, במבחן יכולות להופיע שאלות גם בסגנונות אחרים:</w:t>
      </w:r>
    </w:p>
    <w:p w14:paraId="3F8A334D" w14:textId="77777777" w:rsidR="00475AAA" w:rsidRPr="00BB514E" w:rsidRDefault="00475AAA" w:rsidP="00475AAA">
      <w:pPr>
        <w:bidi/>
        <w:rPr>
          <w:rFonts w:asciiTheme="minorBidi" w:hAnsiTheme="minorBidi" w:cstheme="minorBidi"/>
          <w:rtl/>
          <w:lang w:val="en-IL"/>
        </w:rPr>
      </w:pPr>
    </w:p>
    <w:p w14:paraId="33DEEA4A" w14:textId="77777777" w:rsidR="00475AAA" w:rsidRDefault="00475AAA" w:rsidP="00475AAA">
      <w:pPr>
        <w:bidi/>
        <w:rPr>
          <w:rFonts w:asciiTheme="minorBidi" w:hAnsiTheme="minorBidi" w:cstheme="minorBidi"/>
          <w:rtl/>
          <w:lang w:val="en-IL"/>
        </w:rPr>
      </w:pPr>
      <w:r w:rsidRPr="00BB514E">
        <w:rPr>
          <w:rFonts w:asciiTheme="minorBidi" w:hAnsiTheme="minorBidi" w:cstheme="minorBidi"/>
          <w:rtl/>
          <w:lang w:val="en-IL"/>
        </w:rPr>
        <w:t xml:space="preserve">סתיו הוא בעלים של מפעל ישראלי לייצור שולחנות. </w:t>
      </w:r>
    </w:p>
    <w:p w14:paraId="09CEE025" w14:textId="77777777" w:rsidR="00475AAA" w:rsidRDefault="00475AAA" w:rsidP="00475AAA">
      <w:pPr>
        <w:bidi/>
        <w:rPr>
          <w:rFonts w:asciiTheme="minorBidi" w:hAnsiTheme="minorBidi" w:cstheme="minorBidi"/>
          <w:rtl/>
          <w:lang w:val="en-IL"/>
        </w:rPr>
      </w:pPr>
      <w:r w:rsidRPr="00BB514E">
        <w:rPr>
          <w:rFonts w:asciiTheme="minorBidi" w:hAnsiTheme="minorBidi" w:cstheme="minorBidi"/>
          <w:rtl/>
          <w:lang w:val="en-IL"/>
        </w:rPr>
        <w:t xml:space="preserve">השולחנות נמכרים מזה שש שנים לחנות רהיטים "רהיטו מדליקו" בבעלותה של אביב. </w:t>
      </w:r>
    </w:p>
    <w:p w14:paraId="607994F3" w14:textId="77777777" w:rsidR="00475AAA" w:rsidRDefault="00475AAA" w:rsidP="00475AAA">
      <w:pPr>
        <w:bidi/>
        <w:rPr>
          <w:rFonts w:asciiTheme="minorBidi" w:hAnsiTheme="minorBidi" w:cstheme="minorBidi"/>
          <w:rtl/>
          <w:lang w:val="en-IL"/>
        </w:rPr>
      </w:pPr>
      <w:r w:rsidRPr="00BB514E">
        <w:rPr>
          <w:rFonts w:asciiTheme="minorBidi" w:hAnsiTheme="minorBidi" w:cstheme="minorBidi"/>
          <w:rtl/>
          <w:lang w:val="en-IL"/>
        </w:rPr>
        <w:t xml:space="preserve">אביב הודיעה כעת לסתיו שכמה לקוחות שרכשו בחנותה את השולחנות התלוננו שרגלי השולחנות נשברו. </w:t>
      </w:r>
    </w:p>
    <w:p w14:paraId="3354203F" w14:textId="77777777" w:rsidR="00475AAA" w:rsidRDefault="00475AAA" w:rsidP="00475AAA">
      <w:pPr>
        <w:bidi/>
        <w:rPr>
          <w:rFonts w:asciiTheme="minorBidi" w:hAnsiTheme="minorBidi" w:cstheme="minorBidi"/>
          <w:rtl/>
          <w:lang w:val="en-IL"/>
        </w:rPr>
      </w:pPr>
      <w:r w:rsidRPr="00BB514E">
        <w:rPr>
          <w:rFonts w:asciiTheme="minorBidi" w:hAnsiTheme="minorBidi" w:cstheme="minorBidi"/>
          <w:rtl/>
          <w:lang w:val="en-IL"/>
        </w:rPr>
        <w:t xml:space="preserve">אביב סיפרה שהלקוחות התלוננו בפניה וגם הקימו קבוצה באינטרנט בשם "הלקוחות שנפגעו מרהיטו מדליקו", והדבר גרם לה לנזקים רבים. </w:t>
      </w:r>
    </w:p>
    <w:p w14:paraId="3D65CEEE" w14:textId="77777777" w:rsidR="00475AAA" w:rsidRPr="00BB514E" w:rsidRDefault="00475AAA" w:rsidP="00475AAA">
      <w:pPr>
        <w:bidi/>
        <w:rPr>
          <w:rFonts w:asciiTheme="minorBidi" w:hAnsiTheme="minorBidi" w:cstheme="minorBidi"/>
          <w:rtl/>
          <w:lang w:val="en-IL"/>
        </w:rPr>
      </w:pPr>
      <w:r w:rsidRPr="00BB514E">
        <w:rPr>
          <w:rFonts w:asciiTheme="minorBidi" w:hAnsiTheme="minorBidi" w:cstheme="minorBidi"/>
          <w:rtl/>
          <w:lang w:val="en-IL"/>
        </w:rPr>
        <w:t>אביב דורשת מסתיו להחליף את השולחנות לשולחנות חדשים וגם לשלם לה פיצוי בסך 100,000 ₪ עבור הנזק שנגרם למוניטין של החנות.</w:t>
      </w:r>
    </w:p>
    <w:p w14:paraId="05C0433A" w14:textId="77777777" w:rsidR="00475AAA" w:rsidRDefault="00475AAA" w:rsidP="00475AAA">
      <w:pPr>
        <w:numPr>
          <w:ilvl w:val="0"/>
          <w:numId w:val="516"/>
        </w:numPr>
        <w:bidi/>
        <w:rPr>
          <w:rFonts w:asciiTheme="minorBidi" w:hAnsiTheme="minorBidi" w:cstheme="minorBidi"/>
        </w:rPr>
      </w:pPr>
      <w:r w:rsidRPr="00BB514E">
        <w:rPr>
          <w:rFonts w:asciiTheme="minorBidi" w:hAnsiTheme="minorBidi" w:cstheme="minorBidi"/>
          <w:rtl/>
          <w:lang w:val="en-IL"/>
        </w:rPr>
        <w:t xml:space="preserve">הציעו לסתיו ואביב הליך </w:t>
      </w:r>
      <w:r w:rsidRPr="00BB514E">
        <w:rPr>
          <w:rFonts w:asciiTheme="minorBidi" w:hAnsiTheme="minorBidi" w:cstheme="minorBidi"/>
        </w:rPr>
        <w:t>ADR</w:t>
      </w:r>
      <w:r w:rsidRPr="00BB514E">
        <w:rPr>
          <w:rFonts w:asciiTheme="minorBidi" w:hAnsiTheme="minorBidi" w:cstheme="minorBidi"/>
          <w:rtl/>
          <w:lang w:val="en-IL"/>
        </w:rPr>
        <w:t xml:space="preserve"> לבירור המחלוקת ביניהם. תארו בקצרה את מאפייני ההליך, וציינו 3 יתרונות של ניהול הליך זה ו-3 חסרונות בנסיבות הענין.</w:t>
      </w:r>
    </w:p>
    <w:p w14:paraId="3BDFB57A" w14:textId="77777777" w:rsidR="00475AAA" w:rsidRDefault="00475AAA" w:rsidP="00475AAA">
      <w:pPr>
        <w:bidi/>
        <w:ind w:left="720"/>
        <w:rPr>
          <w:rFonts w:asciiTheme="minorBidi" w:hAnsiTheme="minorBidi" w:cstheme="minorBidi"/>
          <w:color w:val="0070C0"/>
          <w:rtl/>
        </w:rPr>
      </w:pPr>
      <w:r>
        <w:rPr>
          <w:rFonts w:asciiTheme="minorBidi" w:hAnsiTheme="minorBidi" w:cstheme="minorBidi" w:hint="cs"/>
          <w:color w:val="0070C0"/>
          <w:rtl/>
        </w:rPr>
        <w:t>גישור:</w:t>
      </w:r>
    </w:p>
    <w:p w14:paraId="1041E603" w14:textId="77777777" w:rsidR="00475AAA" w:rsidRPr="00115402" w:rsidRDefault="00475AAA" w:rsidP="00475AAA">
      <w:pPr>
        <w:bidi/>
        <w:ind w:left="1440"/>
        <w:rPr>
          <w:rFonts w:asciiTheme="minorBidi" w:hAnsiTheme="minorBidi" w:cstheme="minorBidi"/>
          <w:color w:val="0070C0"/>
          <w:rtl/>
        </w:rPr>
      </w:pPr>
      <w:r w:rsidRPr="00115402">
        <w:rPr>
          <w:rFonts w:asciiTheme="minorBidi" w:hAnsiTheme="minorBidi" w:cstheme="minorBidi" w:hint="cs"/>
          <w:color w:val="0070C0"/>
          <w:rtl/>
        </w:rPr>
        <w:t>מהיר</w:t>
      </w:r>
    </w:p>
    <w:p w14:paraId="4B21A8A7" w14:textId="77777777" w:rsidR="00475AAA" w:rsidRPr="00115402" w:rsidRDefault="00475AAA" w:rsidP="00475AAA">
      <w:pPr>
        <w:bidi/>
        <w:ind w:left="1440"/>
        <w:rPr>
          <w:rFonts w:asciiTheme="minorBidi" w:hAnsiTheme="minorBidi" w:cstheme="minorBidi"/>
          <w:color w:val="0070C0"/>
          <w:rtl/>
        </w:rPr>
      </w:pPr>
      <w:r w:rsidRPr="00115402">
        <w:rPr>
          <w:rFonts w:asciiTheme="minorBidi" w:hAnsiTheme="minorBidi" w:cstheme="minorBidi" w:hint="cs"/>
          <w:color w:val="0070C0"/>
          <w:rtl/>
        </w:rPr>
        <w:t>המשך יחסים</w:t>
      </w:r>
    </w:p>
    <w:p w14:paraId="654FE4E9" w14:textId="77777777" w:rsidR="00475AAA" w:rsidRPr="00C822DA" w:rsidRDefault="00475AAA" w:rsidP="00475AAA">
      <w:pPr>
        <w:bidi/>
        <w:ind w:left="720"/>
        <w:rPr>
          <w:rFonts w:asciiTheme="minorBidi" w:hAnsiTheme="minorBidi" w:cstheme="minorBidi"/>
          <w:color w:val="0070C0"/>
          <w:rtl/>
        </w:rPr>
      </w:pPr>
      <w:r w:rsidRPr="00217171">
        <w:rPr>
          <w:rFonts w:asciiTheme="minorBidi" w:hAnsiTheme="minorBidi" w:cstheme="minorBidi" w:hint="cs"/>
          <w:color w:val="0070C0"/>
          <w:rtl/>
        </w:rPr>
        <w:t>בוררות:</w:t>
      </w:r>
    </w:p>
    <w:p w14:paraId="450D9B1B" w14:textId="77777777" w:rsidR="00475AAA" w:rsidRPr="00BB514E" w:rsidRDefault="00475AAA" w:rsidP="00475AAA">
      <w:pPr>
        <w:bidi/>
        <w:ind w:left="1440"/>
        <w:rPr>
          <w:rFonts w:asciiTheme="minorBidi" w:hAnsiTheme="minorBidi" w:cstheme="minorBidi"/>
          <w:color w:val="0070C0"/>
          <w:rtl/>
        </w:rPr>
      </w:pPr>
      <w:r w:rsidRPr="00C822DA">
        <w:rPr>
          <w:rFonts w:asciiTheme="minorBidi" w:hAnsiTheme="minorBidi" w:cstheme="minorBidi" w:hint="cs"/>
          <w:color w:val="0070C0"/>
          <w:rtl/>
        </w:rPr>
        <w:t>למנוע סחבת שיפסיק את הפרסום</w:t>
      </w:r>
    </w:p>
    <w:p w14:paraId="36043A31" w14:textId="77777777" w:rsidR="00475AAA" w:rsidRPr="00BB514E" w:rsidRDefault="00475AAA" w:rsidP="00475AAA">
      <w:pPr>
        <w:numPr>
          <w:ilvl w:val="0"/>
          <w:numId w:val="516"/>
        </w:numPr>
        <w:bidi/>
        <w:rPr>
          <w:rFonts w:asciiTheme="minorBidi" w:hAnsiTheme="minorBidi" w:cstheme="minorBidi"/>
          <w:rtl/>
          <w:lang w:val="en-IL"/>
        </w:rPr>
      </w:pPr>
      <w:r w:rsidRPr="00BB514E">
        <w:rPr>
          <w:rFonts w:asciiTheme="minorBidi" w:hAnsiTheme="minorBidi" w:cstheme="minorBidi"/>
          <w:rtl/>
          <w:lang w:val="en-IL"/>
        </w:rPr>
        <w:t>אביב החליטה להגיש נגד סתיו תביעה מסחרית בבית משפט השלום בתל-אביב בסך 100,000 ₪. סתיו מאד מודאג מהתביעה אבל חבר שלו אמר לו ש:</w:t>
      </w:r>
    </w:p>
    <w:p w14:paraId="5B394C68" w14:textId="77777777" w:rsidR="00475AAA" w:rsidRPr="00BB514E" w:rsidRDefault="00475AAA" w:rsidP="00475AAA">
      <w:pPr>
        <w:numPr>
          <w:ilvl w:val="0"/>
          <w:numId w:val="517"/>
        </w:numPr>
        <w:bidi/>
        <w:rPr>
          <w:rFonts w:asciiTheme="minorBidi" w:hAnsiTheme="minorBidi" w:cstheme="minorBidi"/>
        </w:rPr>
      </w:pPr>
      <w:r w:rsidRPr="00BB514E">
        <w:rPr>
          <w:rFonts w:asciiTheme="minorBidi" w:hAnsiTheme="minorBidi" w:cstheme="minorBidi"/>
          <w:rtl/>
          <w:lang w:val="en-IL"/>
        </w:rPr>
        <w:t>אביב וסתיו יוזמנו לפגישה מיוחדת בפני מגשר/ת</w:t>
      </w:r>
      <w:r>
        <w:rPr>
          <w:rFonts w:asciiTheme="minorBidi" w:hAnsiTheme="minorBidi" w:cstheme="minorBidi" w:hint="cs"/>
          <w:rtl/>
        </w:rPr>
        <w:t xml:space="preserve"> </w:t>
      </w:r>
      <w:r>
        <w:rPr>
          <w:rFonts w:asciiTheme="minorBidi" w:hAnsiTheme="minorBidi" w:cstheme="minorBidi" w:hint="cs"/>
          <w:color w:val="0070C0"/>
          <w:rtl/>
        </w:rPr>
        <w:t xml:space="preserve">התשובה נכונה, יש תכנית מהו"ת (מידע היכרות ו.. ), איזו תקנה, </w:t>
      </w:r>
    </w:p>
    <w:p w14:paraId="40350D1F" w14:textId="77777777" w:rsidR="00475AAA" w:rsidRPr="00BB514E" w:rsidRDefault="00475AAA" w:rsidP="00475AAA">
      <w:pPr>
        <w:numPr>
          <w:ilvl w:val="0"/>
          <w:numId w:val="517"/>
        </w:numPr>
        <w:bidi/>
        <w:rPr>
          <w:rFonts w:asciiTheme="minorBidi" w:hAnsiTheme="minorBidi" w:cstheme="minorBidi"/>
        </w:rPr>
      </w:pPr>
      <w:r w:rsidRPr="00BB514E">
        <w:rPr>
          <w:rFonts w:asciiTheme="minorBidi" w:hAnsiTheme="minorBidi" w:cstheme="minorBidi"/>
          <w:rtl/>
          <w:lang w:val="en-IL"/>
        </w:rPr>
        <w:t>סתיו יוכל לסרב להגיע לפגישה</w:t>
      </w:r>
      <w:r>
        <w:rPr>
          <w:rFonts w:asciiTheme="minorBidi" w:hAnsiTheme="minorBidi" w:cstheme="minorBidi" w:hint="cs"/>
          <w:rtl/>
        </w:rPr>
        <w:t xml:space="preserve"> </w:t>
      </w:r>
      <w:r>
        <w:rPr>
          <w:rFonts w:asciiTheme="minorBidi" w:hAnsiTheme="minorBidi" w:cstheme="minorBidi" w:hint="cs"/>
          <w:color w:val="0070C0"/>
          <w:rtl/>
        </w:rPr>
        <w:t>לא נכון, זו פגישת חובה. יכול לסרב לתהליך גישור</w:t>
      </w:r>
    </w:p>
    <w:p w14:paraId="4E4521D9" w14:textId="77777777" w:rsidR="00475AAA" w:rsidRPr="00BB514E" w:rsidRDefault="00475AAA" w:rsidP="00475AAA">
      <w:pPr>
        <w:numPr>
          <w:ilvl w:val="0"/>
          <w:numId w:val="517"/>
        </w:numPr>
        <w:bidi/>
        <w:rPr>
          <w:rFonts w:asciiTheme="minorBidi" w:hAnsiTheme="minorBidi" w:cstheme="minorBidi"/>
        </w:rPr>
      </w:pPr>
      <w:r w:rsidRPr="00BB514E">
        <w:rPr>
          <w:rFonts w:asciiTheme="minorBidi" w:hAnsiTheme="minorBidi" w:cstheme="minorBidi"/>
          <w:rtl/>
          <w:lang w:val="en-IL"/>
        </w:rPr>
        <w:t>עורך הדין של סתיו לא יוכל להשתתף בפגישה זו</w:t>
      </w:r>
      <w:r>
        <w:rPr>
          <w:rFonts w:asciiTheme="minorBidi" w:hAnsiTheme="minorBidi" w:cstheme="minorBidi" w:hint="cs"/>
          <w:color w:val="0070C0"/>
          <w:rtl/>
        </w:rPr>
        <w:t xml:space="preserve"> בפגישה הראשונה במהות במשפחתי הוא לא יכול להגיע עם עו"ד, בבית משפט שלום יכול להגיע עם עורך דין</w:t>
      </w:r>
    </w:p>
    <w:p w14:paraId="4D305587" w14:textId="77777777" w:rsidR="00475AAA" w:rsidRPr="00BB514E" w:rsidRDefault="00475AAA" w:rsidP="00475AAA">
      <w:pPr>
        <w:bidi/>
        <w:rPr>
          <w:rFonts w:asciiTheme="minorBidi" w:hAnsiTheme="minorBidi" w:cstheme="minorBidi"/>
          <w:rtl/>
          <w:lang w:val="en-IL"/>
        </w:rPr>
      </w:pPr>
      <w:r w:rsidRPr="00BB514E">
        <w:rPr>
          <w:rFonts w:asciiTheme="minorBidi" w:hAnsiTheme="minorBidi" w:cstheme="minorBidi"/>
          <w:rtl/>
          <w:lang w:val="en-IL"/>
        </w:rPr>
        <w:t xml:space="preserve">התייחסו לשלוש האמירות הללו (א, ב, ג) וציינו לגבי </w:t>
      </w:r>
      <w:r w:rsidRPr="00BB514E">
        <w:rPr>
          <w:rFonts w:asciiTheme="minorBidi" w:hAnsiTheme="minorBidi" w:cstheme="minorBidi"/>
          <w:u w:val="single"/>
          <w:rtl/>
          <w:lang w:val="en-IL"/>
        </w:rPr>
        <w:t>כל אחת לחוד</w:t>
      </w:r>
      <w:r w:rsidRPr="00BB514E">
        <w:rPr>
          <w:rFonts w:asciiTheme="minorBidi" w:hAnsiTheme="minorBidi" w:cstheme="minorBidi"/>
          <w:rtl/>
          <w:lang w:val="en-IL"/>
        </w:rPr>
        <w:t xml:space="preserve">: האם האמירה נכונה או לא ומדוע? </w:t>
      </w:r>
    </w:p>
    <w:p w14:paraId="524DF1C3" w14:textId="77777777" w:rsidR="00475AAA" w:rsidRPr="00BB514E" w:rsidRDefault="00475AAA" w:rsidP="00475AAA">
      <w:pPr>
        <w:bidi/>
        <w:rPr>
          <w:rFonts w:asciiTheme="minorBidi" w:hAnsiTheme="minorBidi" w:cstheme="minorBidi"/>
          <w:rtl/>
          <w:lang w:val="en-IL"/>
        </w:rPr>
      </w:pPr>
    </w:p>
    <w:p w14:paraId="134097E4" w14:textId="77777777" w:rsidR="00475AAA" w:rsidRDefault="00475AAA" w:rsidP="00475AAA">
      <w:pPr>
        <w:numPr>
          <w:ilvl w:val="0"/>
          <w:numId w:val="516"/>
        </w:numPr>
        <w:bidi/>
        <w:rPr>
          <w:rFonts w:asciiTheme="minorBidi" w:hAnsiTheme="minorBidi" w:cstheme="minorBidi"/>
          <w:b/>
          <w:bCs/>
        </w:rPr>
      </w:pPr>
      <w:r w:rsidRPr="00BB514E">
        <w:rPr>
          <w:rFonts w:asciiTheme="minorBidi" w:hAnsiTheme="minorBidi" w:cstheme="minorBidi"/>
          <w:rtl/>
          <w:lang w:val="en-IL"/>
        </w:rPr>
        <w:t>מהי "שפיטה הסדרית"? מהם "בתי משפט קהילתיים"? מה עשוי להיות הקשר ביניהם? (דומה, שונה, מכיל וכו'?)</w:t>
      </w:r>
    </w:p>
    <w:p w14:paraId="300FB555" w14:textId="77777777" w:rsidR="00475AAA" w:rsidRPr="00BB514E" w:rsidRDefault="00475AAA" w:rsidP="00475AAA">
      <w:pPr>
        <w:bidi/>
        <w:ind w:left="720"/>
        <w:rPr>
          <w:rFonts w:asciiTheme="minorBidi" w:hAnsiTheme="minorBidi" w:cstheme="minorBidi"/>
          <w:b/>
          <w:bCs/>
          <w:color w:val="0070C0"/>
        </w:rPr>
      </w:pPr>
    </w:p>
    <w:p w14:paraId="65AC5DDC" w14:textId="77777777" w:rsidR="00475AAA" w:rsidRPr="00BB514E" w:rsidRDefault="00475AAA" w:rsidP="00475AAA">
      <w:pPr>
        <w:bidi/>
        <w:rPr>
          <w:rFonts w:asciiTheme="minorBidi" w:hAnsiTheme="minorBidi" w:cstheme="minorBidi"/>
          <w:b/>
          <w:bCs/>
          <w:rtl/>
          <w:lang w:val="en-IL"/>
        </w:rPr>
      </w:pPr>
    </w:p>
    <w:p w14:paraId="2099B4EA" w14:textId="77777777" w:rsidR="00475AAA" w:rsidRPr="00BB514E" w:rsidRDefault="00475AAA" w:rsidP="00475AAA">
      <w:pPr>
        <w:numPr>
          <w:ilvl w:val="0"/>
          <w:numId w:val="516"/>
        </w:numPr>
        <w:bidi/>
        <w:rPr>
          <w:rFonts w:asciiTheme="minorBidi" w:hAnsiTheme="minorBidi" w:cstheme="minorBidi"/>
        </w:rPr>
      </w:pPr>
      <w:r w:rsidRPr="00BB514E">
        <w:rPr>
          <w:rFonts w:asciiTheme="minorBidi" w:hAnsiTheme="minorBidi" w:cstheme="minorBidi"/>
          <w:rtl/>
          <w:lang w:val="en-IL"/>
        </w:rPr>
        <w:t>ציינו שתי תובנות (שני רעיונות עיקריים) העולים ממאמרו של הנשיא (בדימ.) ברק "על השפיטה" והבהירו כיצד הן משתלבות או סותרות למתואר במאמרה של השופטת (בדימ.) רובינשטיין, "מיהותה של מהו"ת".</w:t>
      </w:r>
    </w:p>
    <w:p w14:paraId="43BE2F61" w14:textId="77777777" w:rsidR="00475AAA" w:rsidRPr="00BB514E" w:rsidRDefault="00475AAA" w:rsidP="00475AAA">
      <w:pPr>
        <w:bidi/>
        <w:rPr>
          <w:rFonts w:asciiTheme="minorBidi" w:hAnsiTheme="minorBidi" w:cstheme="minorBidi"/>
          <w:rtl/>
        </w:rPr>
      </w:pPr>
    </w:p>
    <w:p w14:paraId="722C62D1" w14:textId="77777777" w:rsidR="00475AAA" w:rsidRPr="00BA3943" w:rsidRDefault="00475AAA" w:rsidP="00475AAA">
      <w:pPr>
        <w:bidi/>
        <w:rPr>
          <w:rFonts w:asciiTheme="minorBidi" w:hAnsiTheme="minorBidi" w:cstheme="minorBidi"/>
          <w:rtl/>
          <w:lang w:val="en-IL"/>
        </w:rPr>
      </w:pPr>
    </w:p>
    <w:p w14:paraId="2BD7F02D" w14:textId="77777777" w:rsidR="00475AAA" w:rsidRDefault="00475AAA" w:rsidP="00475AAA">
      <w:pPr>
        <w:pStyle w:val="Heading2"/>
        <w:bidi/>
        <w:spacing w:before="0" w:after="0"/>
        <w:rPr>
          <w:rFonts w:asciiTheme="minorBidi" w:hAnsiTheme="minorBidi" w:cstheme="minorBidi"/>
          <w:rtl/>
          <w:lang w:val="en-IL"/>
        </w:rPr>
      </w:pPr>
      <w:bookmarkStart w:id="17" w:name="_Toc186278726"/>
      <w:r w:rsidRPr="00666B71">
        <w:rPr>
          <w:rFonts w:asciiTheme="minorBidi" w:hAnsiTheme="minorBidi" w:cstheme="minorBidi"/>
          <w:rtl/>
          <w:lang w:val="en-IL"/>
        </w:rPr>
        <w:t>שיעור 13 30-ינו-2025</w:t>
      </w:r>
      <w:bookmarkEnd w:id="17"/>
    </w:p>
    <w:p w14:paraId="1625B8C1" w14:textId="77777777" w:rsidR="00475AAA" w:rsidRDefault="00475AAA" w:rsidP="00475AAA">
      <w:pPr>
        <w:bidi/>
        <w:jc w:val="right"/>
        <w:rPr>
          <w:rtl/>
          <w:lang w:val="en-IL"/>
        </w:rPr>
      </w:pPr>
      <w:r>
        <w:rPr>
          <w:rFonts w:hint="cs"/>
          <w:rtl/>
          <w:lang w:val="en-IL"/>
        </w:rPr>
        <w:t>במצגת של יישוב סכסוכים וטכנולוגיה צפו במושב מהפייסבוק</w:t>
      </w:r>
    </w:p>
    <w:p w14:paraId="402D85C0" w14:textId="77777777" w:rsidR="00475AAA" w:rsidRDefault="00475AAA" w:rsidP="00475AAA">
      <w:pPr>
        <w:bidi/>
        <w:jc w:val="right"/>
        <w:rPr>
          <w:rtl/>
          <w:lang w:val="en-IL"/>
        </w:rPr>
      </w:pPr>
      <w:r>
        <w:rPr>
          <w:rFonts w:hint="cs"/>
          <w:rtl/>
          <w:lang w:val="en-IL"/>
        </w:rPr>
        <w:t>מדקה 3 לראות את ההקלטה.</w:t>
      </w:r>
    </w:p>
    <w:p w14:paraId="2D70F516" w14:textId="77777777" w:rsidR="00475AAA" w:rsidRPr="00FD5C2D" w:rsidRDefault="00475AAA" w:rsidP="00475AAA">
      <w:pPr>
        <w:bidi/>
        <w:jc w:val="right"/>
        <w:rPr>
          <w:lang w:val="en-IL"/>
        </w:rPr>
      </w:pPr>
      <w:hyperlink r:id="rId116" w:history="1">
        <w:r w:rsidRPr="00FD5C2D">
          <w:rPr>
            <w:rStyle w:val="Hyperlink"/>
            <w:lang w:val="fr-FR"/>
          </w:rPr>
          <w:t>https://www.facebook.com/1171310067/videos/1324728001641983/</w:t>
        </w:r>
      </w:hyperlink>
      <w:r w:rsidRPr="00FD5C2D">
        <w:t xml:space="preserve"> </w:t>
      </w:r>
    </w:p>
    <w:p w14:paraId="4DFD5A6C" w14:textId="77777777" w:rsidR="009D4B29" w:rsidRDefault="009D4B29" w:rsidP="00475AAA">
      <w:pPr>
        <w:bidi/>
      </w:pPr>
    </w:p>
    <w:sectPr w:rsidR="009D4B29" w:rsidSect="003F04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Webdings">
    <w:panose1 w:val="05030102010509060703"/>
    <w:charset w:val="02"/>
    <w:family w:val="roman"/>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D1B0C"/>
    <w:multiLevelType w:val="hybridMultilevel"/>
    <w:tmpl w:val="857C7284"/>
    <w:lvl w:ilvl="0" w:tplc="D1FE9B0C">
      <w:start w:val="3"/>
      <w:numFmt w:val="decimal"/>
      <w:lvlText w:val="%1."/>
      <w:lvlJc w:val="left"/>
      <w:pPr>
        <w:tabs>
          <w:tab w:val="num" w:pos="720"/>
        </w:tabs>
        <w:ind w:left="720" w:hanging="360"/>
      </w:pPr>
    </w:lvl>
    <w:lvl w:ilvl="1" w:tplc="BD90BE10" w:tentative="1">
      <w:start w:val="1"/>
      <w:numFmt w:val="decimal"/>
      <w:lvlText w:val="%2."/>
      <w:lvlJc w:val="left"/>
      <w:pPr>
        <w:tabs>
          <w:tab w:val="num" w:pos="1440"/>
        </w:tabs>
        <w:ind w:left="1440" w:hanging="360"/>
      </w:pPr>
    </w:lvl>
    <w:lvl w:ilvl="2" w:tplc="25348706" w:tentative="1">
      <w:start w:val="1"/>
      <w:numFmt w:val="decimal"/>
      <w:lvlText w:val="%3."/>
      <w:lvlJc w:val="left"/>
      <w:pPr>
        <w:tabs>
          <w:tab w:val="num" w:pos="2160"/>
        </w:tabs>
        <w:ind w:left="2160" w:hanging="360"/>
      </w:pPr>
    </w:lvl>
    <w:lvl w:ilvl="3" w:tplc="6D5A9162" w:tentative="1">
      <w:start w:val="1"/>
      <w:numFmt w:val="decimal"/>
      <w:lvlText w:val="%4."/>
      <w:lvlJc w:val="left"/>
      <w:pPr>
        <w:tabs>
          <w:tab w:val="num" w:pos="2880"/>
        </w:tabs>
        <w:ind w:left="2880" w:hanging="360"/>
      </w:pPr>
    </w:lvl>
    <w:lvl w:ilvl="4" w:tplc="0382F908" w:tentative="1">
      <w:start w:val="1"/>
      <w:numFmt w:val="decimal"/>
      <w:lvlText w:val="%5."/>
      <w:lvlJc w:val="left"/>
      <w:pPr>
        <w:tabs>
          <w:tab w:val="num" w:pos="3600"/>
        </w:tabs>
        <w:ind w:left="3600" w:hanging="360"/>
      </w:pPr>
    </w:lvl>
    <w:lvl w:ilvl="5" w:tplc="50C29FAA" w:tentative="1">
      <w:start w:val="1"/>
      <w:numFmt w:val="decimal"/>
      <w:lvlText w:val="%6."/>
      <w:lvlJc w:val="left"/>
      <w:pPr>
        <w:tabs>
          <w:tab w:val="num" w:pos="4320"/>
        </w:tabs>
        <w:ind w:left="4320" w:hanging="360"/>
      </w:pPr>
    </w:lvl>
    <w:lvl w:ilvl="6" w:tplc="C4266500" w:tentative="1">
      <w:start w:val="1"/>
      <w:numFmt w:val="decimal"/>
      <w:lvlText w:val="%7."/>
      <w:lvlJc w:val="left"/>
      <w:pPr>
        <w:tabs>
          <w:tab w:val="num" w:pos="5040"/>
        </w:tabs>
        <w:ind w:left="5040" w:hanging="360"/>
      </w:pPr>
    </w:lvl>
    <w:lvl w:ilvl="7" w:tplc="16122B3A" w:tentative="1">
      <w:start w:val="1"/>
      <w:numFmt w:val="decimal"/>
      <w:lvlText w:val="%8."/>
      <w:lvlJc w:val="left"/>
      <w:pPr>
        <w:tabs>
          <w:tab w:val="num" w:pos="5760"/>
        </w:tabs>
        <w:ind w:left="5760" w:hanging="360"/>
      </w:pPr>
    </w:lvl>
    <w:lvl w:ilvl="8" w:tplc="C08EA062" w:tentative="1">
      <w:start w:val="1"/>
      <w:numFmt w:val="decimal"/>
      <w:lvlText w:val="%9."/>
      <w:lvlJc w:val="left"/>
      <w:pPr>
        <w:tabs>
          <w:tab w:val="num" w:pos="6480"/>
        </w:tabs>
        <w:ind w:left="6480" w:hanging="360"/>
      </w:pPr>
    </w:lvl>
  </w:abstractNum>
  <w:abstractNum w:abstractNumId="1" w15:restartNumberingAfterBreak="0">
    <w:nsid w:val="00223BCD"/>
    <w:multiLevelType w:val="hybridMultilevel"/>
    <w:tmpl w:val="DA1AB200"/>
    <w:lvl w:ilvl="0" w:tplc="95A665FE">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03C1D3B"/>
    <w:multiLevelType w:val="hybridMultilevel"/>
    <w:tmpl w:val="31BC66F2"/>
    <w:lvl w:ilvl="0" w:tplc="DCFC6248">
      <w:start w:val="1"/>
      <w:numFmt w:val="bullet"/>
      <w:lvlText w:val="◦"/>
      <w:lvlJc w:val="left"/>
      <w:pPr>
        <w:tabs>
          <w:tab w:val="num" w:pos="720"/>
        </w:tabs>
        <w:ind w:left="720" w:hanging="360"/>
      </w:pPr>
      <w:rPr>
        <w:rFonts w:ascii="Garamond" w:hAnsi="Garamond" w:hint="default"/>
      </w:rPr>
    </w:lvl>
    <w:lvl w:ilvl="1" w:tplc="FAD8BDCC" w:tentative="1">
      <w:start w:val="1"/>
      <w:numFmt w:val="bullet"/>
      <w:lvlText w:val="◦"/>
      <w:lvlJc w:val="left"/>
      <w:pPr>
        <w:tabs>
          <w:tab w:val="num" w:pos="1440"/>
        </w:tabs>
        <w:ind w:left="1440" w:hanging="360"/>
      </w:pPr>
      <w:rPr>
        <w:rFonts w:ascii="Garamond" w:hAnsi="Garamond" w:hint="default"/>
      </w:rPr>
    </w:lvl>
    <w:lvl w:ilvl="2" w:tplc="CB0066B4" w:tentative="1">
      <w:start w:val="1"/>
      <w:numFmt w:val="bullet"/>
      <w:lvlText w:val="◦"/>
      <w:lvlJc w:val="left"/>
      <w:pPr>
        <w:tabs>
          <w:tab w:val="num" w:pos="2160"/>
        </w:tabs>
        <w:ind w:left="2160" w:hanging="360"/>
      </w:pPr>
      <w:rPr>
        <w:rFonts w:ascii="Garamond" w:hAnsi="Garamond" w:hint="default"/>
      </w:rPr>
    </w:lvl>
    <w:lvl w:ilvl="3" w:tplc="72AA5A96" w:tentative="1">
      <w:start w:val="1"/>
      <w:numFmt w:val="bullet"/>
      <w:lvlText w:val="◦"/>
      <w:lvlJc w:val="left"/>
      <w:pPr>
        <w:tabs>
          <w:tab w:val="num" w:pos="2880"/>
        </w:tabs>
        <w:ind w:left="2880" w:hanging="360"/>
      </w:pPr>
      <w:rPr>
        <w:rFonts w:ascii="Garamond" w:hAnsi="Garamond" w:hint="default"/>
      </w:rPr>
    </w:lvl>
    <w:lvl w:ilvl="4" w:tplc="C4FC994C" w:tentative="1">
      <w:start w:val="1"/>
      <w:numFmt w:val="bullet"/>
      <w:lvlText w:val="◦"/>
      <w:lvlJc w:val="left"/>
      <w:pPr>
        <w:tabs>
          <w:tab w:val="num" w:pos="3600"/>
        </w:tabs>
        <w:ind w:left="3600" w:hanging="360"/>
      </w:pPr>
      <w:rPr>
        <w:rFonts w:ascii="Garamond" w:hAnsi="Garamond" w:hint="default"/>
      </w:rPr>
    </w:lvl>
    <w:lvl w:ilvl="5" w:tplc="7BE6AA4A" w:tentative="1">
      <w:start w:val="1"/>
      <w:numFmt w:val="bullet"/>
      <w:lvlText w:val="◦"/>
      <w:lvlJc w:val="left"/>
      <w:pPr>
        <w:tabs>
          <w:tab w:val="num" w:pos="4320"/>
        </w:tabs>
        <w:ind w:left="4320" w:hanging="360"/>
      </w:pPr>
      <w:rPr>
        <w:rFonts w:ascii="Garamond" w:hAnsi="Garamond" w:hint="default"/>
      </w:rPr>
    </w:lvl>
    <w:lvl w:ilvl="6" w:tplc="4B08C858" w:tentative="1">
      <w:start w:val="1"/>
      <w:numFmt w:val="bullet"/>
      <w:lvlText w:val="◦"/>
      <w:lvlJc w:val="left"/>
      <w:pPr>
        <w:tabs>
          <w:tab w:val="num" w:pos="5040"/>
        </w:tabs>
        <w:ind w:left="5040" w:hanging="360"/>
      </w:pPr>
      <w:rPr>
        <w:rFonts w:ascii="Garamond" w:hAnsi="Garamond" w:hint="default"/>
      </w:rPr>
    </w:lvl>
    <w:lvl w:ilvl="7" w:tplc="78586D80" w:tentative="1">
      <w:start w:val="1"/>
      <w:numFmt w:val="bullet"/>
      <w:lvlText w:val="◦"/>
      <w:lvlJc w:val="left"/>
      <w:pPr>
        <w:tabs>
          <w:tab w:val="num" w:pos="5760"/>
        </w:tabs>
        <w:ind w:left="5760" w:hanging="360"/>
      </w:pPr>
      <w:rPr>
        <w:rFonts w:ascii="Garamond" w:hAnsi="Garamond" w:hint="default"/>
      </w:rPr>
    </w:lvl>
    <w:lvl w:ilvl="8" w:tplc="2ED8719C" w:tentative="1">
      <w:start w:val="1"/>
      <w:numFmt w:val="bullet"/>
      <w:lvlText w:val="◦"/>
      <w:lvlJc w:val="left"/>
      <w:pPr>
        <w:tabs>
          <w:tab w:val="num" w:pos="6480"/>
        </w:tabs>
        <w:ind w:left="6480" w:hanging="360"/>
      </w:pPr>
      <w:rPr>
        <w:rFonts w:ascii="Garamond" w:hAnsi="Garamond" w:hint="default"/>
      </w:rPr>
    </w:lvl>
  </w:abstractNum>
  <w:abstractNum w:abstractNumId="3" w15:restartNumberingAfterBreak="0">
    <w:nsid w:val="009B55F4"/>
    <w:multiLevelType w:val="multilevel"/>
    <w:tmpl w:val="FFFFFFFF"/>
    <w:lvl w:ilvl="0">
      <w:start w:val="1"/>
      <w:numFmt w:val="hebrew1"/>
      <w:lvlText w:val="%1."/>
      <w:lvlJc w:val="left"/>
      <w:pPr>
        <w:tabs>
          <w:tab w:val="num" w:pos="720"/>
        </w:tabs>
        <w:ind w:left="72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340"/>
        </w:tabs>
        <w:ind w:left="2160" w:hanging="180"/>
      </w:pPr>
      <w:rPr>
        <w:rFonts w:ascii="Symbol" w:hAnsi="Symbol" w:hint="default"/>
        <w:color w:val="auto"/>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4" w15:restartNumberingAfterBreak="0">
    <w:nsid w:val="00C66C84"/>
    <w:multiLevelType w:val="hybridMultilevel"/>
    <w:tmpl w:val="95046608"/>
    <w:lvl w:ilvl="0" w:tplc="C0BA553E">
      <w:start w:val="1"/>
      <w:numFmt w:val="bullet"/>
      <w:lvlText w:val=""/>
      <w:lvlJc w:val="left"/>
      <w:pPr>
        <w:tabs>
          <w:tab w:val="num" w:pos="720"/>
        </w:tabs>
        <w:ind w:left="720" w:hanging="360"/>
      </w:pPr>
      <w:rPr>
        <w:rFonts w:ascii="Wingdings" w:hAnsi="Wingdings" w:hint="default"/>
      </w:rPr>
    </w:lvl>
    <w:lvl w:ilvl="1" w:tplc="7E7CFF50" w:tentative="1">
      <w:start w:val="1"/>
      <w:numFmt w:val="bullet"/>
      <w:lvlText w:val=""/>
      <w:lvlJc w:val="left"/>
      <w:pPr>
        <w:tabs>
          <w:tab w:val="num" w:pos="1440"/>
        </w:tabs>
        <w:ind w:left="1440" w:hanging="360"/>
      </w:pPr>
      <w:rPr>
        <w:rFonts w:ascii="Wingdings" w:hAnsi="Wingdings" w:hint="default"/>
      </w:rPr>
    </w:lvl>
    <w:lvl w:ilvl="2" w:tplc="30EACEFE" w:tentative="1">
      <w:start w:val="1"/>
      <w:numFmt w:val="bullet"/>
      <w:lvlText w:val=""/>
      <w:lvlJc w:val="left"/>
      <w:pPr>
        <w:tabs>
          <w:tab w:val="num" w:pos="2160"/>
        </w:tabs>
        <w:ind w:left="2160" w:hanging="360"/>
      </w:pPr>
      <w:rPr>
        <w:rFonts w:ascii="Wingdings" w:hAnsi="Wingdings" w:hint="default"/>
      </w:rPr>
    </w:lvl>
    <w:lvl w:ilvl="3" w:tplc="927ADBEA" w:tentative="1">
      <w:start w:val="1"/>
      <w:numFmt w:val="bullet"/>
      <w:lvlText w:val=""/>
      <w:lvlJc w:val="left"/>
      <w:pPr>
        <w:tabs>
          <w:tab w:val="num" w:pos="2880"/>
        </w:tabs>
        <w:ind w:left="2880" w:hanging="360"/>
      </w:pPr>
      <w:rPr>
        <w:rFonts w:ascii="Wingdings" w:hAnsi="Wingdings" w:hint="default"/>
      </w:rPr>
    </w:lvl>
    <w:lvl w:ilvl="4" w:tplc="21F04C6E" w:tentative="1">
      <w:start w:val="1"/>
      <w:numFmt w:val="bullet"/>
      <w:lvlText w:val=""/>
      <w:lvlJc w:val="left"/>
      <w:pPr>
        <w:tabs>
          <w:tab w:val="num" w:pos="3600"/>
        </w:tabs>
        <w:ind w:left="3600" w:hanging="360"/>
      </w:pPr>
      <w:rPr>
        <w:rFonts w:ascii="Wingdings" w:hAnsi="Wingdings" w:hint="default"/>
      </w:rPr>
    </w:lvl>
    <w:lvl w:ilvl="5" w:tplc="AAD40432" w:tentative="1">
      <w:start w:val="1"/>
      <w:numFmt w:val="bullet"/>
      <w:lvlText w:val=""/>
      <w:lvlJc w:val="left"/>
      <w:pPr>
        <w:tabs>
          <w:tab w:val="num" w:pos="4320"/>
        </w:tabs>
        <w:ind w:left="4320" w:hanging="360"/>
      </w:pPr>
      <w:rPr>
        <w:rFonts w:ascii="Wingdings" w:hAnsi="Wingdings" w:hint="default"/>
      </w:rPr>
    </w:lvl>
    <w:lvl w:ilvl="6" w:tplc="3558F0F6" w:tentative="1">
      <w:start w:val="1"/>
      <w:numFmt w:val="bullet"/>
      <w:lvlText w:val=""/>
      <w:lvlJc w:val="left"/>
      <w:pPr>
        <w:tabs>
          <w:tab w:val="num" w:pos="5040"/>
        </w:tabs>
        <w:ind w:left="5040" w:hanging="360"/>
      </w:pPr>
      <w:rPr>
        <w:rFonts w:ascii="Wingdings" w:hAnsi="Wingdings" w:hint="default"/>
      </w:rPr>
    </w:lvl>
    <w:lvl w:ilvl="7" w:tplc="90E896DC" w:tentative="1">
      <w:start w:val="1"/>
      <w:numFmt w:val="bullet"/>
      <w:lvlText w:val=""/>
      <w:lvlJc w:val="left"/>
      <w:pPr>
        <w:tabs>
          <w:tab w:val="num" w:pos="5760"/>
        </w:tabs>
        <w:ind w:left="5760" w:hanging="360"/>
      </w:pPr>
      <w:rPr>
        <w:rFonts w:ascii="Wingdings" w:hAnsi="Wingdings" w:hint="default"/>
      </w:rPr>
    </w:lvl>
    <w:lvl w:ilvl="8" w:tplc="25045D2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0E1771D"/>
    <w:multiLevelType w:val="hybridMultilevel"/>
    <w:tmpl w:val="B1162128"/>
    <w:lvl w:ilvl="0" w:tplc="500C51A8">
      <w:start w:val="1"/>
      <w:numFmt w:val="bullet"/>
      <w:lvlText w:val=""/>
      <w:lvlJc w:val="left"/>
      <w:pPr>
        <w:tabs>
          <w:tab w:val="num" w:pos="720"/>
        </w:tabs>
        <w:ind w:left="720" w:hanging="360"/>
      </w:pPr>
      <w:rPr>
        <w:rFonts w:ascii="Wingdings" w:hAnsi="Wingdings" w:hint="default"/>
      </w:rPr>
    </w:lvl>
    <w:lvl w:ilvl="1" w:tplc="314A34EC" w:tentative="1">
      <w:start w:val="1"/>
      <w:numFmt w:val="bullet"/>
      <w:lvlText w:val=""/>
      <w:lvlJc w:val="left"/>
      <w:pPr>
        <w:tabs>
          <w:tab w:val="num" w:pos="1440"/>
        </w:tabs>
        <w:ind w:left="1440" w:hanging="360"/>
      </w:pPr>
      <w:rPr>
        <w:rFonts w:ascii="Wingdings" w:hAnsi="Wingdings" w:hint="default"/>
      </w:rPr>
    </w:lvl>
    <w:lvl w:ilvl="2" w:tplc="AA02B812" w:tentative="1">
      <w:start w:val="1"/>
      <w:numFmt w:val="bullet"/>
      <w:lvlText w:val=""/>
      <w:lvlJc w:val="left"/>
      <w:pPr>
        <w:tabs>
          <w:tab w:val="num" w:pos="2160"/>
        </w:tabs>
        <w:ind w:left="2160" w:hanging="360"/>
      </w:pPr>
      <w:rPr>
        <w:rFonts w:ascii="Wingdings" w:hAnsi="Wingdings" w:hint="default"/>
      </w:rPr>
    </w:lvl>
    <w:lvl w:ilvl="3" w:tplc="37D0981E" w:tentative="1">
      <w:start w:val="1"/>
      <w:numFmt w:val="bullet"/>
      <w:lvlText w:val=""/>
      <w:lvlJc w:val="left"/>
      <w:pPr>
        <w:tabs>
          <w:tab w:val="num" w:pos="2880"/>
        </w:tabs>
        <w:ind w:left="2880" w:hanging="360"/>
      </w:pPr>
      <w:rPr>
        <w:rFonts w:ascii="Wingdings" w:hAnsi="Wingdings" w:hint="default"/>
      </w:rPr>
    </w:lvl>
    <w:lvl w:ilvl="4" w:tplc="6546A46C" w:tentative="1">
      <w:start w:val="1"/>
      <w:numFmt w:val="bullet"/>
      <w:lvlText w:val=""/>
      <w:lvlJc w:val="left"/>
      <w:pPr>
        <w:tabs>
          <w:tab w:val="num" w:pos="3600"/>
        </w:tabs>
        <w:ind w:left="3600" w:hanging="360"/>
      </w:pPr>
      <w:rPr>
        <w:rFonts w:ascii="Wingdings" w:hAnsi="Wingdings" w:hint="default"/>
      </w:rPr>
    </w:lvl>
    <w:lvl w:ilvl="5" w:tplc="3AC03080" w:tentative="1">
      <w:start w:val="1"/>
      <w:numFmt w:val="bullet"/>
      <w:lvlText w:val=""/>
      <w:lvlJc w:val="left"/>
      <w:pPr>
        <w:tabs>
          <w:tab w:val="num" w:pos="4320"/>
        </w:tabs>
        <w:ind w:left="4320" w:hanging="360"/>
      </w:pPr>
      <w:rPr>
        <w:rFonts w:ascii="Wingdings" w:hAnsi="Wingdings" w:hint="default"/>
      </w:rPr>
    </w:lvl>
    <w:lvl w:ilvl="6" w:tplc="E3E8F60A" w:tentative="1">
      <w:start w:val="1"/>
      <w:numFmt w:val="bullet"/>
      <w:lvlText w:val=""/>
      <w:lvlJc w:val="left"/>
      <w:pPr>
        <w:tabs>
          <w:tab w:val="num" w:pos="5040"/>
        </w:tabs>
        <w:ind w:left="5040" w:hanging="360"/>
      </w:pPr>
      <w:rPr>
        <w:rFonts w:ascii="Wingdings" w:hAnsi="Wingdings" w:hint="default"/>
      </w:rPr>
    </w:lvl>
    <w:lvl w:ilvl="7" w:tplc="75D61600" w:tentative="1">
      <w:start w:val="1"/>
      <w:numFmt w:val="bullet"/>
      <w:lvlText w:val=""/>
      <w:lvlJc w:val="left"/>
      <w:pPr>
        <w:tabs>
          <w:tab w:val="num" w:pos="5760"/>
        </w:tabs>
        <w:ind w:left="5760" w:hanging="360"/>
      </w:pPr>
      <w:rPr>
        <w:rFonts w:ascii="Wingdings" w:hAnsi="Wingdings" w:hint="default"/>
      </w:rPr>
    </w:lvl>
    <w:lvl w:ilvl="8" w:tplc="84FAE32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0ED3732"/>
    <w:multiLevelType w:val="hybridMultilevel"/>
    <w:tmpl w:val="65587824"/>
    <w:lvl w:ilvl="0" w:tplc="6DC0C8E4">
      <w:start w:val="1"/>
      <w:numFmt w:val="bullet"/>
      <w:lvlText w:val=""/>
      <w:lvlJc w:val="left"/>
      <w:pPr>
        <w:tabs>
          <w:tab w:val="num" w:pos="720"/>
        </w:tabs>
        <w:ind w:left="720" w:hanging="360"/>
      </w:pPr>
      <w:rPr>
        <w:rFonts w:ascii="Wingdings" w:hAnsi="Wingdings" w:hint="default"/>
      </w:rPr>
    </w:lvl>
    <w:lvl w:ilvl="1" w:tplc="87E87A7E">
      <w:numFmt w:val="bullet"/>
      <w:lvlText w:val=""/>
      <w:lvlJc w:val="left"/>
      <w:pPr>
        <w:tabs>
          <w:tab w:val="num" w:pos="1440"/>
        </w:tabs>
        <w:ind w:left="1440" w:hanging="360"/>
      </w:pPr>
      <w:rPr>
        <w:rFonts w:ascii="Wingdings" w:hAnsi="Wingdings" w:hint="default"/>
      </w:rPr>
    </w:lvl>
    <w:lvl w:ilvl="2" w:tplc="C04A7666" w:tentative="1">
      <w:start w:val="1"/>
      <w:numFmt w:val="bullet"/>
      <w:lvlText w:val=""/>
      <w:lvlJc w:val="left"/>
      <w:pPr>
        <w:tabs>
          <w:tab w:val="num" w:pos="2160"/>
        </w:tabs>
        <w:ind w:left="2160" w:hanging="360"/>
      </w:pPr>
      <w:rPr>
        <w:rFonts w:ascii="Wingdings" w:hAnsi="Wingdings" w:hint="default"/>
      </w:rPr>
    </w:lvl>
    <w:lvl w:ilvl="3" w:tplc="841229F0" w:tentative="1">
      <w:start w:val="1"/>
      <w:numFmt w:val="bullet"/>
      <w:lvlText w:val=""/>
      <w:lvlJc w:val="left"/>
      <w:pPr>
        <w:tabs>
          <w:tab w:val="num" w:pos="2880"/>
        </w:tabs>
        <w:ind w:left="2880" w:hanging="360"/>
      </w:pPr>
      <w:rPr>
        <w:rFonts w:ascii="Wingdings" w:hAnsi="Wingdings" w:hint="default"/>
      </w:rPr>
    </w:lvl>
    <w:lvl w:ilvl="4" w:tplc="5A805904" w:tentative="1">
      <w:start w:val="1"/>
      <w:numFmt w:val="bullet"/>
      <w:lvlText w:val=""/>
      <w:lvlJc w:val="left"/>
      <w:pPr>
        <w:tabs>
          <w:tab w:val="num" w:pos="3600"/>
        </w:tabs>
        <w:ind w:left="3600" w:hanging="360"/>
      </w:pPr>
      <w:rPr>
        <w:rFonts w:ascii="Wingdings" w:hAnsi="Wingdings" w:hint="default"/>
      </w:rPr>
    </w:lvl>
    <w:lvl w:ilvl="5" w:tplc="5DA2A732" w:tentative="1">
      <w:start w:val="1"/>
      <w:numFmt w:val="bullet"/>
      <w:lvlText w:val=""/>
      <w:lvlJc w:val="left"/>
      <w:pPr>
        <w:tabs>
          <w:tab w:val="num" w:pos="4320"/>
        </w:tabs>
        <w:ind w:left="4320" w:hanging="360"/>
      </w:pPr>
      <w:rPr>
        <w:rFonts w:ascii="Wingdings" w:hAnsi="Wingdings" w:hint="default"/>
      </w:rPr>
    </w:lvl>
    <w:lvl w:ilvl="6" w:tplc="B016A840" w:tentative="1">
      <w:start w:val="1"/>
      <w:numFmt w:val="bullet"/>
      <w:lvlText w:val=""/>
      <w:lvlJc w:val="left"/>
      <w:pPr>
        <w:tabs>
          <w:tab w:val="num" w:pos="5040"/>
        </w:tabs>
        <w:ind w:left="5040" w:hanging="360"/>
      </w:pPr>
      <w:rPr>
        <w:rFonts w:ascii="Wingdings" w:hAnsi="Wingdings" w:hint="default"/>
      </w:rPr>
    </w:lvl>
    <w:lvl w:ilvl="7" w:tplc="465A4E8A" w:tentative="1">
      <w:start w:val="1"/>
      <w:numFmt w:val="bullet"/>
      <w:lvlText w:val=""/>
      <w:lvlJc w:val="left"/>
      <w:pPr>
        <w:tabs>
          <w:tab w:val="num" w:pos="5760"/>
        </w:tabs>
        <w:ind w:left="5760" w:hanging="360"/>
      </w:pPr>
      <w:rPr>
        <w:rFonts w:ascii="Wingdings" w:hAnsi="Wingdings" w:hint="default"/>
      </w:rPr>
    </w:lvl>
    <w:lvl w:ilvl="8" w:tplc="89D40C6E"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11E1A1F"/>
    <w:multiLevelType w:val="hybridMultilevel"/>
    <w:tmpl w:val="8C54D48C"/>
    <w:lvl w:ilvl="0" w:tplc="9624576C">
      <w:start w:val="1"/>
      <w:numFmt w:val="bullet"/>
      <w:lvlText w:val=""/>
      <w:lvlJc w:val="left"/>
      <w:pPr>
        <w:tabs>
          <w:tab w:val="num" w:pos="720"/>
        </w:tabs>
        <w:ind w:left="720" w:hanging="360"/>
      </w:pPr>
      <w:rPr>
        <w:rFonts w:ascii="Wingdings" w:hAnsi="Wingdings" w:hint="default"/>
      </w:rPr>
    </w:lvl>
    <w:lvl w:ilvl="1" w:tplc="47D4EC76" w:tentative="1">
      <w:start w:val="1"/>
      <w:numFmt w:val="bullet"/>
      <w:lvlText w:val=""/>
      <w:lvlJc w:val="left"/>
      <w:pPr>
        <w:tabs>
          <w:tab w:val="num" w:pos="1440"/>
        </w:tabs>
        <w:ind w:left="1440" w:hanging="360"/>
      </w:pPr>
      <w:rPr>
        <w:rFonts w:ascii="Wingdings" w:hAnsi="Wingdings" w:hint="default"/>
      </w:rPr>
    </w:lvl>
    <w:lvl w:ilvl="2" w:tplc="0418652E" w:tentative="1">
      <w:start w:val="1"/>
      <w:numFmt w:val="bullet"/>
      <w:lvlText w:val=""/>
      <w:lvlJc w:val="left"/>
      <w:pPr>
        <w:tabs>
          <w:tab w:val="num" w:pos="2160"/>
        </w:tabs>
        <w:ind w:left="2160" w:hanging="360"/>
      </w:pPr>
      <w:rPr>
        <w:rFonts w:ascii="Wingdings" w:hAnsi="Wingdings" w:hint="default"/>
      </w:rPr>
    </w:lvl>
    <w:lvl w:ilvl="3" w:tplc="2E7EF196" w:tentative="1">
      <w:start w:val="1"/>
      <w:numFmt w:val="bullet"/>
      <w:lvlText w:val=""/>
      <w:lvlJc w:val="left"/>
      <w:pPr>
        <w:tabs>
          <w:tab w:val="num" w:pos="2880"/>
        </w:tabs>
        <w:ind w:left="2880" w:hanging="360"/>
      </w:pPr>
      <w:rPr>
        <w:rFonts w:ascii="Wingdings" w:hAnsi="Wingdings" w:hint="default"/>
      </w:rPr>
    </w:lvl>
    <w:lvl w:ilvl="4" w:tplc="AEF0A95E" w:tentative="1">
      <w:start w:val="1"/>
      <w:numFmt w:val="bullet"/>
      <w:lvlText w:val=""/>
      <w:lvlJc w:val="left"/>
      <w:pPr>
        <w:tabs>
          <w:tab w:val="num" w:pos="3600"/>
        </w:tabs>
        <w:ind w:left="3600" w:hanging="360"/>
      </w:pPr>
      <w:rPr>
        <w:rFonts w:ascii="Wingdings" w:hAnsi="Wingdings" w:hint="default"/>
      </w:rPr>
    </w:lvl>
    <w:lvl w:ilvl="5" w:tplc="EE5CC6D8" w:tentative="1">
      <w:start w:val="1"/>
      <w:numFmt w:val="bullet"/>
      <w:lvlText w:val=""/>
      <w:lvlJc w:val="left"/>
      <w:pPr>
        <w:tabs>
          <w:tab w:val="num" w:pos="4320"/>
        </w:tabs>
        <w:ind w:left="4320" w:hanging="360"/>
      </w:pPr>
      <w:rPr>
        <w:rFonts w:ascii="Wingdings" w:hAnsi="Wingdings" w:hint="default"/>
      </w:rPr>
    </w:lvl>
    <w:lvl w:ilvl="6" w:tplc="02EC7B22" w:tentative="1">
      <w:start w:val="1"/>
      <w:numFmt w:val="bullet"/>
      <w:lvlText w:val=""/>
      <w:lvlJc w:val="left"/>
      <w:pPr>
        <w:tabs>
          <w:tab w:val="num" w:pos="5040"/>
        </w:tabs>
        <w:ind w:left="5040" w:hanging="360"/>
      </w:pPr>
      <w:rPr>
        <w:rFonts w:ascii="Wingdings" w:hAnsi="Wingdings" w:hint="default"/>
      </w:rPr>
    </w:lvl>
    <w:lvl w:ilvl="7" w:tplc="6DFA76B0" w:tentative="1">
      <w:start w:val="1"/>
      <w:numFmt w:val="bullet"/>
      <w:lvlText w:val=""/>
      <w:lvlJc w:val="left"/>
      <w:pPr>
        <w:tabs>
          <w:tab w:val="num" w:pos="5760"/>
        </w:tabs>
        <w:ind w:left="5760" w:hanging="360"/>
      </w:pPr>
      <w:rPr>
        <w:rFonts w:ascii="Wingdings" w:hAnsi="Wingdings" w:hint="default"/>
      </w:rPr>
    </w:lvl>
    <w:lvl w:ilvl="8" w:tplc="C496624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1240159"/>
    <w:multiLevelType w:val="hybridMultilevel"/>
    <w:tmpl w:val="A330DB20"/>
    <w:lvl w:ilvl="0" w:tplc="D5E44346">
      <w:start w:val="1"/>
      <w:numFmt w:val="bullet"/>
      <w:lvlText w:val=""/>
      <w:lvlJc w:val="left"/>
      <w:pPr>
        <w:tabs>
          <w:tab w:val="num" w:pos="720"/>
        </w:tabs>
        <w:ind w:left="720" w:hanging="360"/>
      </w:pPr>
      <w:rPr>
        <w:rFonts w:ascii="Wingdings" w:hAnsi="Wingdings" w:hint="default"/>
      </w:rPr>
    </w:lvl>
    <w:lvl w:ilvl="1" w:tplc="2E5AA0B6">
      <w:numFmt w:val="bullet"/>
      <w:lvlText w:val=""/>
      <w:lvlJc w:val="left"/>
      <w:pPr>
        <w:tabs>
          <w:tab w:val="num" w:pos="1440"/>
        </w:tabs>
        <w:ind w:left="1440" w:hanging="360"/>
      </w:pPr>
      <w:rPr>
        <w:rFonts w:ascii="Wingdings" w:hAnsi="Wingdings" w:hint="default"/>
      </w:rPr>
    </w:lvl>
    <w:lvl w:ilvl="2" w:tplc="CF58F076" w:tentative="1">
      <w:start w:val="1"/>
      <w:numFmt w:val="bullet"/>
      <w:lvlText w:val=""/>
      <w:lvlJc w:val="left"/>
      <w:pPr>
        <w:tabs>
          <w:tab w:val="num" w:pos="2160"/>
        </w:tabs>
        <w:ind w:left="2160" w:hanging="360"/>
      </w:pPr>
      <w:rPr>
        <w:rFonts w:ascii="Wingdings" w:hAnsi="Wingdings" w:hint="default"/>
      </w:rPr>
    </w:lvl>
    <w:lvl w:ilvl="3" w:tplc="86C6FED0" w:tentative="1">
      <w:start w:val="1"/>
      <w:numFmt w:val="bullet"/>
      <w:lvlText w:val=""/>
      <w:lvlJc w:val="left"/>
      <w:pPr>
        <w:tabs>
          <w:tab w:val="num" w:pos="2880"/>
        </w:tabs>
        <w:ind w:left="2880" w:hanging="360"/>
      </w:pPr>
      <w:rPr>
        <w:rFonts w:ascii="Wingdings" w:hAnsi="Wingdings" w:hint="default"/>
      </w:rPr>
    </w:lvl>
    <w:lvl w:ilvl="4" w:tplc="F800A98C" w:tentative="1">
      <w:start w:val="1"/>
      <w:numFmt w:val="bullet"/>
      <w:lvlText w:val=""/>
      <w:lvlJc w:val="left"/>
      <w:pPr>
        <w:tabs>
          <w:tab w:val="num" w:pos="3600"/>
        </w:tabs>
        <w:ind w:left="3600" w:hanging="360"/>
      </w:pPr>
      <w:rPr>
        <w:rFonts w:ascii="Wingdings" w:hAnsi="Wingdings" w:hint="default"/>
      </w:rPr>
    </w:lvl>
    <w:lvl w:ilvl="5" w:tplc="D124D566" w:tentative="1">
      <w:start w:val="1"/>
      <w:numFmt w:val="bullet"/>
      <w:lvlText w:val=""/>
      <w:lvlJc w:val="left"/>
      <w:pPr>
        <w:tabs>
          <w:tab w:val="num" w:pos="4320"/>
        </w:tabs>
        <w:ind w:left="4320" w:hanging="360"/>
      </w:pPr>
      <w:rPr>
        <w:rFonts w:ascii="Wingdings" w:hAnsi="Wingdings" w:hint="default"/>
      </w:rPr>
    </w:lvl>
    <w:lvl w:ilvl="6" w:tplc="5040286A" w:tentative="1">
      <w:start w:val="1"/>
      <w:numFmt w:val="bullet"/>
      <w:lvlText w:val=""/>
      <w:lvlJc w:val="left"/>
      <w:pPr>
        <w:tabs>
          <w:tab w:val="num" w:pos="5040"/>
        </w:tabs>
        <w:ind w:left="5040" w:hanging="360"/>
      </w:pPr>
      <w:rPr>
        <w:rFonts w:ascii="Wingdings" w:hAnsi="Wingdings" w:hint="default"/>
      </w:rPr>
    </w:lvl>
    <w:lvl w:ilvl="7" w:tplc="F47CF478" w:tentative="1">
      <w:start w:val="1"/>
      <w:numFmt w:val="bullet"/>
      <w:lvlText w:val=""/>
      <w:lvlJc w:val="left"/>
      <w:pPr>
        <w:tabs>
          <w:tab w:val="num" w:pos="5760"/>
        </w:tabs>
        <w:ind w:left="5760" w:hanging="360"/>
      </w:pPr>
      <w:rPr>
        <w:rFonts w:ascii="Wingdings" w:hAnsi="Wingdings" w:hint="default"/>
      </w:rPr>
    </w:lvl>
    <w:lvl w:ilvl="8" w:tplc="61EE41E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1D15F9B"/>
    <w:multiLevelType w:val="hybridMultilevel"/>
    <w:tmpl w:val="33B2964A"/>
    <w:lvl w:ilvl="0" w:tplc="05A4E52A">
      <w:start w:val="1"/>
      <w:numFmt w:val="bullet"/>
      <w:lvlText w:val="•"/>
      <w:lvlJc w:val="left"/>
      <w:pPr>
        <w:tabs>
          <w:tab w:val="num" w:pos="720"/>
        </w:tabs>
        <w:ind w:left="720" w:hanging="360"/>
      </w:pPr>
      <w:rPr>
        <w:rFonts w:ascii="Arial" w:hAnsi="Arial" w:hint="default"/>
      </w:rPr>
    </w:lvl>
    <w:lvl w:ilvl="1" w:tplc="1EDE8004" w:tentative="1">
      <w:start w:val="1"/>
      <w:numFmt w:val="bullet"/>
      <w:lvlText w:val="•"/>
      <w:lvlJc w:val="left"/>
      <w:pPr>
        <w:tabs>
          <w:tab w:val="num" w:pos="1440"/>
        </w:tabs>
        <w:ind w:left="1440" w:hanging="360"/>
      </w:pPr>
      <w:rPr>
        <w:rFonts w:ascii="Arial" w:hAnsi="Arial" w:hint="default"/>
      </w:rPr>
    </w:lvl>
    <w:lvl w:ilvl="2" w:tplc="81728CCC" w:tentative="1">
      <w:start w:val="1"/>
      <w:numFmt w:val="bullet"/>
      <w:lvlText w:val="•"/>
      <w:lvlJc w:val="left"/>
      <w:pPr>
        <w:tabs>
          <w:tab w:val="num" w:pos="2160"/>
        </w:tabs>
        <w:ind w:left="2160" w:hanging="360"/>
      </w:pPr>
      <w:rPr>
        <w:rFonts w:ascii="Arial" w:hAnsi="Arial" w:hint="default"/>
      </w:rPr>
    </w:lvl>
    <w:lvl w:ilvl="3" w:tplc="F2E82E8A" w:tentative="1">
      <w:start w:val="1"/>
      <w:numFmt w:val="bullet"/>
      <w:lvlText w:val="•"/>
      <w:lvlJc w:val="left"/>
      <w:pPr>
        <w:tabs>
          <w:tab w:val="num" w:pos="2880"/>
        </w:tabs>
        <w:ind w:left="2880" w:hanging="360"/>
      </w:pPr>
      <w:rPr>
        <w:rFonts w:ascii="Arial" w:hAnsi="Arial" w:hint="default"/>
      </w:rPr>
    </w:lvl>
    <w:lvl w:ilvl="4" w:tplc="C9B48C8A" w:tentative="1">
      <w:start w:val="1"/>
      <w:numFmt w:val="bullet"/>
      <w:lvlText w:val="•"/>
      <w:lvlJc w:val="left"/>
      <w:pPr>
        <w:tabs>
          <w:tab w:val="num" w:pos="3600"/>
        </w:tabs>
        <w:ind w:left="3600" w:hanging="360"/>
      </w:pPr>
      <w:rPr>
        <w:rFonts w:ascii="Arial" w:hAnsi="Arial" w:hint="default"/>
      </w:rPr>
    </w:lvl>
    <w:lvl w:ilvl="5" w:tplc="F89628B6" w:tentative="1">
      <w:start w:val="1"/>
      <w:numFmt w:val="bullet"/>
      <w:lvlText w:val="•"/>
      <w:lvlJc w:val="left"/>
      <w:pPr>
        <w:tabs>
          <w:tab w:val="num" w:pos="4320"/>
        </w:tabs>
        <w:ind w:left="4320" w:hanging="360"/>
      </w:pPr>
      <w:rPr>
        <w:rFonts w:ascii="Arial" w:hAnsi="Arial" w:hint="default"/>
      </w:rPr>
    </w:lvl>
    <w:lvl w:ilvl="6" w:tplc="45263AAE" w:tentative="1">
      <w:start w:val="1"/>
      <w:numFmt w:val="bullet"/>
      <w:lvlText w:val="•"/>
      <w:lvlJc w:val="left"/>
      <w:pPr>
        <w:tabs>
          <w:tab w:val="num" w:pos="5040"/>
        </w:tabs>
        <w:ind w:left="5040" w:hanging="360"/>
      </w:pPr>
      <w:rPr>
        <w:rFonts w:ascii="Arial" w:hAnsi="Arial" w:hint="default"/>
      </w:rPr>
    </w:lvl>
    <w:lvl w:ilvl="7" w:tplc="9F4A60D8" w:tentative="1">
      <w:start w:val="1"/>
      <w:numFmt w:val="bullet"/>
      <w:lvlText w:val="•"/>
      <w:lvlJc w:val="left"/>
      <w:pPr>
        <w:tabs>
          <w:tab w:val="num" w:pos="5760"/>
        </w:tabs>
        <w:ind w:left="5760" w:hanging="360"/>
      </w:pPr>
      <w:rPr>
        <w:rFonts w:ascii="Arial" w:hAnsi="Arial" w:hint="default"/>
      </w:rPr>
    </w:lvl>
    <w:lvl w:ilvl="8" w:tplc="CD7232C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1E55882"/>
    <w:multiLevelType w:val="hybridMultilevel"/>
    <w:tmpl w:val="FFFFFFFF"/>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1FB168A"/>
    <w:multiLevelType w:val="hybridMultilevel"/>
    <w:tmpl w:val="A61E7D72"/>
    <w:lvl w:ilvl="0" w:tplc="DE82CBD2">
      <w:start w:val="1"/>
      <w:numFmt w:val="bullet"/>
      <w:lvlText w:val=""/>
      <w:lvlJc w:val="left"/>
      <w:pPr>
        <w:tabs>
          <w:tab w:val="num" w:pos="720"/>
        </w:tabs>
        <w:ind w:left="720" w:hanging="360"/>
      </w:pPr>
      <w:rPr>
        <w:rFonts w:ascii="Wingdings" w:hAnsi="Wingdings" w:hint="default"/>
      </w:rPr>
    </w:lvl>
    <w:lvl w:ilvl="1" w:tplc="CE9E1840">
      <w:numFmt w:val="bullet"/>
      <w:lvlText w:val=""/>
      <w:lvlJc w:val="left"/>
      <w:pPr>
        <w:tabs>
          <w:tab w:val="num" w:pos="1440"/>
        </w:tabs>
        <w:ind w:left="1440" w:hanging="360"/>
      </w:pPr>
      <w:rPr>
        <w:rFonts w:ascii="Wingdings" w:hAnsi="Wingdings" w:hint="default"/>
      </w:rPr>
    </w:lvl>
    <w:lvl w:ilvl="2" w:tplc="A960755C" w:tentative="1">
      <w:start w:val="1"/>
      <w:numFmt w:val="bullet"/>
      <w:lvlText w:val=""/>
      <w:lvlJc w:val="left"/>
      <w:pPr>
        <w:tabs>
          <w:tab w:val="num" w:pos="2160"/>
        </w:tabs>
        <w:ind w:left="2160" w:hanging="360"/>
      </w:pPr>
      <w:rPr>
        <w:rFonts w:ascii="Wingdings" w:hAnsi="Wingdings" w:hint="default"/>
      </w:rPr>
    </w:lvl>
    <w:lvl w:ilvl="3" w:tplc="D5E418DA" w:tentative="1">
      <w:start w:val="1"/>
      <w:numFmt w:val="bullet"/>
      <w:lvlText w:val=""/>
      <w:lvlJc w:val="left"/>
      <w:pPr>
        <w:tabs>
          <w:tab w:val="num" w:pos="2880"/>
        </w:tabs>
        <w:ind w:left="2880" w:hanging="360"/>
      </w:pPr>
      <w:rPr>
        <w:rFonts w:ascii="Wingdings" w:hAnsi="Wingdings" w:hint="default"/>
      </w:rPr>
    </w:lvl>
    <w:lvl w:ilvl="4" w:tplc="A9269664" w:tentative="1">
      <w:start w:val="1"/>
      <w:numFmt w:val="bullet"/>
      <w:lvlText w:val=""/>
      <w:lvlJc w:val="left"/>
      <w:pPr>
        <w:tabs>
          <w:tab w:val="num" w:pos="3600"/>
        </w:tabs>
        <w:ind w:left="3600" w:hanging="360"/>
      </w:pPr>
      <w:rPr>
        <w:rFonts w:ascii="Wingdings" w:hAnsi="Wingdings" w:hint="default"/>
      </w:rPr>
    </w:lvl>
    <w:lvl w:ilvl="5" w:tplc="F6A27048" w:tentative="1">
      <w:start w:val="1"/>
      <w:numFmt w:val="bullet"/>
      <w:lvlText w:val=""/>
      <w:lvlJc w:val="left"/>
      <w:pPr>
        <w:tabs>
          <w:tab w:val="num" w:pos="4320"/>
        </w:tabs>
        <w:ind w:left="4320" w:hanging="360"/>
      </w:pPr>
      <w:rPr>
        <w:rFonts w:ascii="Wingdings" w:hAnsi="Wingdings" w:hint="default"/>
      </w:rPr>
    </w:lvl>
    <w:lvl w:ilvl="6" w:tplc="0D10663A" w:tentative="1">
      <w:start w:val="1"/>
      <w:numFmt w:val="bullet"/>
      <w:lvlText w:val=""/>
      <w:lvlJc w:val="left"/>
      <w:pPr>
        <w:tabs>
          <w:tab w:val="num" w:pos="5040"/>
        </w:tabs>
        <w:ind w:left="5040" w:hanging="360"/>
      </w:pPr>
      <w:rPr>
        <w:rFonts w:ascii="Wingdings" w:hAnsi="Wingdings" w:hint="default"/>
      </w:rPr>
    </w:lvl>
    <w:lvl w:ilvl="7" w:tplc="251E677C" w:tentative="1">
      <w:start w:val="1"/>
      <w:numFmt w:val="bullet"/>
      <w:lvlText w:val=""/>
      <w:lvlJc w:val="left"/>
      <w:pPr>
        <w:tabs>
          <w:tab w:val="num" w:pos="5760"/>
        </w:tabs>
        <w:ind w:left="5760" w:hanging="360"/>
      </w:pPr>
      <w:rPr>
        <w:rFonts w:ascii="Wingdings" w:hAnsi="Wingdings" w:hint="default"/>
      </w:rPr>
    </w:lvl>
    <w:lvl w:ilvl="8" w:tplc="7F86978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20C3A50"/>
    <w:multiLevelType w:val="hybridMultilevel"/>
    <w:tmpl w:val="85521B4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2896844"/>
    <w:multiLevelType w:val="hybridMultilevel"/>
    <w:tmpl w:val="FFFFFFFF"/>
    <w:lvl w:ilvl="0" w:tplc="7DC45420">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28A0CC7"/>
    <w:multiLevelType w:val="hybridMultilevel"/>
    <w:tmpl w:val="DE5C2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29075EE"/>
    <w:multiLevelType w:val="multilevel"/>
    <w:tmpl w:val="FFFFFFFF"/>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cs="Times New Roman" w:hint="default"/>
      </w:rPr>
    </w:lvl>
    <w:lvl w:ilvl="2">
      <w:start w:val="1"/>
      <w:numFmt w:val="bullet"/>
      <w:lvlText w:val=""/>
      <w:lvlJc w:val="left"/>
      <w:pPr>
        <w:tabs>
          <w:tab w:val="num" w:pos="2340"/>
        </w:tabs>
        <w:ind w:left="2160" w:hanging="180"/>
      </w:pPr>
      <w:rPr>
        <w:rFonts w:ascii="Symbol" w:hAnsi="Symbol" w:hint="default"/>
        <w:color w:val="auto"/>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16" w15:restartNumberingAfterBreak="0">
    <w:nsid w:val="02B9102D"/>
    <w:multiLevelType w:val="hybridMultilevel"/>
    <w:tmpl w:val="A8EA88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02EC3D9E"/>
    <w:multiLevelType w:val="hybridMultilevel"/>
    <w:tmpl w:val="30988E4E"/>
    <w:lvl w:ilvl="0" w:tplc="E11A3DE4">
      <w:start w:val="1"/>
      <w:numFmt w:val="decimal"/>
      <w:lvlText w:val="%1."/>
      <w:lvlJc w:val="left"/>
      <w:pPr>
        <w:tabs>
          <w:tab w:val="num" w:pos="720"/>
        </w:tabs>
        <w:ind w:left="720" w:hanging="360"/>
      </w:pPr>
    </w:lvl>
    <w:lvl w:ilvl="1" w:tplc="E0E06E1A">
      <w:start w:val="1"/>
      <w:numFmt w:val="decimal"/>
      <w:lvlText w:val="%2."/>
      <w:lvlJc w:val="left"/>
      <w:pPr>
        <w:tabs>
          <w:tab w:val="num" w:pos="1440"/>
        </w:tabs>
        <w:ind w:left="1440" w:hanging="360"/>
      </w:pPr>
    </w:lvl>
    <w:lvl w:ilvl="2" w:tplc="7EA618BE" w:tentative="1">
      <w:start w:val="1"/>
      <w:numFmt w:val="decimal"/>
      <w:lvlText w:val="%3."/>
      <w:lvlJc w:val="left"/>
      <w:pPr>
        <w:tabs>
          <w:tab w:val="num" w:pos="2160"/>
        </w:tabs>
        <w:ind w:left="2160" w:hanging="360"/>
      </w:pPr>
    </w:lvl>
    <w:lvl w:ilvl="3" w:tplc="78D85132" w:tentative="1">
      <w:start w:val="1"/>
      <w:numFmt w:val="decimal"/>
      <w:lvlText w:val="%4."/>
      <w:lvlJc w:val="left"/>
      <w:pPr>
        <w:tabs>
          <w:tab w:val="num" w:pos="2880"/>
        </w:tabs>
        <w:ind w:left="2880" w:hanging="360"/>
      </w:pPr>
    </w:lvl>
    <w:lvl w:ilvl="4" w:tplc="4634CA58" w:tentative="1">
      <w:start w:val="1"/>
      <w:numFmt w:val="decimal"/>
      <w:lvlText w:val="%5."/>
      <w:lvlJc w:val="left"/>
      <w:pPr>
        <w:tabs>
          <w:tab w:val="num" w:pos="3600"/>
        </w:tabs>
        <w:ind w:left="3600" w:hanging="360"/>
      </w:pPr>
    </w:lvl>
    <w:lvl w:ilvl="5" w:tplc="18C6B594" w:tentative="1">
      <w:start w:val="1"/>
      <w:numFmt w:val="decimal"/>
      <w:lvlText w:val="%6."/>
      <w:lvlJc w:val="left"/>
      <w:pPr>
        <w:tabs>
          <w:tab w:val="num" w:pos="4320"/>
        </w:tabs>
        <w:ind w:left="4320" w:hanging="360"/>
      </w:pPr>
    </w:lvl>
    <w:lvl w:ilvl="6" w:tplc="81CE418A" w:tentative="1">
      <w:start w:val="1"/>
      <w:numFmt w:val="decimal"/>
      <w:lvlText w:val="%7."/>
      <w:lvlJc w:val="left"/>
      <w:pPr>
        <w:tabs>
          <w:tab w:val="num" w:pos="5040"/>
        </w:tabs>
        <w:ind w:left="5040" w:hanging="360"/>
      </w:pPr>
    </w:lvl>
    <w:lvl w:ilvl="7" w:tplc="C4E298BC" w:tentative="1">
      <w:start w:val="1"/>
      <w:numFmt w:val="decimal"/>
      <w:lvlText w:val="%8."/>
      <w:lvlJc w:val="left"/>
      <w:pPr>
        <w:tabs>
          <w:tab w:val="num" w:pos="5760"/>
        </w:tabs>
        <w:ind w:left="5760" w:hanging="360"/>
      </w:pPr>
    </w:lvl>
    <w:lvl w:ilvl="8" w:tplc="CCDA86DA" w:tentative="1">
      <w:start w:val="1"/>
      <w:numFmt w:val="decimal"/>
      <w:lvlText w:val="%9."/>
      <w:lvlJc w:val="left"/>
      <w:pPr>
        <w:tabs>
          <w:tab w:val="num" w:pos="6480"/>
        </w:tabs>
        <w:ind w:left="6480" w:hanging="360"/>
      </w:pPr>
    </w:lvl>
  </w:abstractNum>
  <w:abstractNum w:abstractNumId="18" w15:restartNumberingAfterBreak="0">
    <w:nsid w:val="03E1702C"/>
    <w:multiLevelType w:val="hybridMultilevel"/>
    <w:tmpl w:val="30C0AA1E"/>
    <w:lvl w:ilvl="0" w:tplc="B0403B56">
      <w:start w:val="1"/>
      <w:numFmt w:val="bullet"/>
      <w:lvlText w:val=""/>
      <w:lvlJc w:val="left"/>
      <w:pPr>
        <w:tabs>
          <w:tab w:val="num" w:pos="720"/>
        </w:tabs>
        <w:ind w:left="720" w:hanging="360"/>
      </w:pPr>
      <w:rPr>
        <w:rFonts w:ascii="Wingdings" w:hAnsi="Wingdings" w:hint="default"/>
      </w:rPr>
    </w:lvl>
    <w:lvl w:ilvl="1" w:tplc="C67C0AD0" w:tentative="1">
      <w:start w:val="1"/>
      <w:numFmt w:val="bullet"/>
      <w:lvlText w:val=""/>
      <w:lvlJc w:val="left"/>
      <w:pPr>
        <w:tabs>
          <w:tab w:val="num" w:pos="1440"/>
        </w:tabs>
        <w:ind w:left="1440" w:hanging="360"/>
      </w:pPr>
      <w:rPr>
        <w:rFonts w:ascii="Wingdings" w:hAnsi="Wingdings" w:hint="default"/>
      </w:rPr>
    </w:lvl>
    <w:lvl w:ilvl="2" w:tplc="0A1C3B46" w:tentative="1">
      <w:start w:val="1"/>
      <w:numFmt w:val="bullet"/>
      <w:lvlText w:val=""/>
      <w:lvlJc w:val="left"/>
      <w:pPr>
        <w:tabs>
          <w:tab w:val="num" w:pos="2160"/>
        </w:tabs>
        <w:ind w:left="2160" w:hanging="360"/>
      </w:pPr>
      <w:rPr>
        <w:rFonts w:ascii="Wingdings" w:hAnsi="Wingdings" w:hint="default"/>
      </w:rPr>
    </w:lvl>
    <w:lvl w:ilvl="3" w:tplc="7DC68D98" w:tentative="1">
      <w:start w:val="1"/>
      <w:numFmt w:val="bullet"/>
      <w:lvlText w:val=""/>
      <w:lvlJc w:val="left"/>
      <w:pPr>
        <w:tabs>
          <w:tab w:val="num" w:pos="2880"/>
        </w:tabs>
        <w:ind w:left="2880" w:hanging="360"/>
      </w:pPr>
      <w:rPr>
        <w:rFonts w:ascii="Wingdings" w:hAnsi="Wingdings" w:hint="default"/>
      </w:rPr>
    </w:lvl>
    <w:lvl w:ilvl="4" w:tplc="63AC2294" w:tentative="1">
      <w:start w:val="1"/>
      <w:numFmt w:val="bullet"/>
      <w:lvlText w:val=""/>
      <w:lvlJc w:val="left"/>
      <w:pPr>
        <w:tabs>
          <w:tab w:val="num" w:pos="3600"/>
        </w:tabs>
        <w:ind w:left="3600" w:hanging="360"/>
      </w:pPr>
      <w:rPr>
        <w:rFonts w:ascii="Wingdings" w:hAnsi="Wingdings" w:hint="default"/>
      </w:rPr>
    </w:lvl>
    <w:lvl w:ilvl="5" w:tplc="D32E368A" w:tentative="1">
      <w:start w:val="1"/>
      <w:numFmt w:val="bullet"/>
      <w:lvlText w:val=""/>
      <w:lvlJc w:val="left"/>
      <w:pPr>
        <w:tabs>
          <w:tab w:val="num" w:pos="4320"/>
        </w:tabs>
        <w:ind w:left="4320" w:hanging="360"/>
      </w:pPr>
      <w:rPr>
        <w:rFonts w:ascii="Wingdings" w:hAnsi="Wingdings" w:hint="default"/>
      </w:rPr>
    </w:lvl>
    <w:lvl w:ilvl="6" w:tplc="9CD63A4C" w:tentative="1">
      <w:start w:val="1"/>
      <w:numFmt w:val="bullet"/>
      <w:lvlText w:val=""/>
      <w:lvlJc w:val="left"/>
      <w:pPr>
        <w:tabs>
          <w:tab w:val="num" w:pos="5040"/>
        </w:tabs>
        <w:ind w:left="5040" w:hanging="360"/>
      </w:pPr>
      <w:rPr>
        <w:rFonts w:ascii="Wingdings" w:hAnsi="Wingdings" w:hint="default"/>
      </w:rPr>
    </w:lvl>
    <w:lvl w:ilvl="7" w:tplc="DCB813A8" w:tentative="1">
      <w:start w:val="1"/>
      <w:numFmt w:val="bullet"/>
      <w:lvlText w:val=""/>
      <w:lvlJc w:val="left"/>
      <w:pPr>
        <w:tabs>
          <w:tab w:val="num" w:pos="5760"/>
        </w:tabs>
        <w:ind w:left="5760" w:hanging="360"/>
      </w:pPr>
      <w:rPr>
        <w:rFonts w:ascii="Wingdings" w:hAnsi="Wingdings" w:hint="default"/>
      </w:rPr>
    </w:lvl>
    <w:lvl w:ilvl="8" w:tplc="7EF60DE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045A2817"/>
    <w:multiLevelType w:val="hybridMultilevel"/>
    <w:tmpl w:val="8DC4F9A0"/>
    <w:lvl w:ilvl="0" w:tplc="2FD2EF7E">
      <w:start w:val="1"/>
      <w:numFmt w:val="bullet"/>
      <w:lvlText w:val=""/>
      <w:lvlJc w:val="left"/>
      <w:pPr>
        <w:tabs>
          <w:tab w:val="num" w:pos="720"/>
        </w:tabs>
        <w:ind w:left="720" w:hanging="360"/>
      </w:pPr>
      <w:rPr>
        <w:rFonts w:ascii="Wingdings 2" w:hAnsi="Wingdings 2" w:hint="default"/>
      </w:rPr>
    </w:lvl>
    <w:lvl w:ilvl="1" w:tplc="747C35A4" w:tentative="1">
      <w:start w:val="1"/>
      <w:numFmt w:val="bullet"/>
      <w:lvlText w:val=""/>
      <w:lvlJc w:val="left"/>
      <w:pPr>
        <w:tabs>
          <w:tab w:val="num" w:pos="1440"/>
        </w:tabs>
        <w:ind w:left="1440" w:hanging="360"/>
      </w:pPr>
      <w:rPr>
        <w:rFonts w:ascii="Wingdings 2" w:hAnsi="Wingdings 2" w:hint="default"/>
      </w:rPr>
    </w:lvl>
    <w:lvl w:ilvl="2" w:tplc="2ED2BC28" w:tentative="1">
      <w:start w:val="1"/>
      <w:numFmt w:val="bullet"/>
      <w:lvlText w:val=""/>
      <w:lvlJc w:val="left"/>
      <w:pPr>
        <w:tabs>
          <w:tab w:val="num" w:pos="2160"/>
        </w:tabs>
        <w:ind w:left="2160" w:hanging="360"/>
      </w:pPr>
      <w:rPr>
        <w:rFonts w:ascii="Wingdings 2" w:hAnsi="Wingdings 2" w:hint="default"/>
      </w:rPr>
    </w:lvl>
    <w:lvl w:ilvl="3" w:tplc="BEB48C92" w:tentative="1">
      <w:start w:val="1"/>
      <w:numFmt w:val="bullet"/>
      <w:lvlText w:val=""/>
      <w:lvlJc w:val="left"/>
      <w:pPr>
        <w:tabs>
          <w:tab w:val="num" w:pos="2880"/>
        </w:tabs>
        <w:ind w:left="2880" w:hanging="360"/>
      </w:pPr>
      <w:rPr>
        <w:rFonts w:ascii="Wingdings 2" w:hAnsi="Wingdings 2" w:hint="default"/>
      </w:rPr>
    </w:lvl>
    <w:lvl w:ilvl="4" w:tplc="3F90CFEC" w:tentative="1">
      <w:start w:val="1"/>
      <w:numFmt w:val="bullet"/>
      <w:lvlText w:val=""/>
      <w:lvlJc w:val="left"/>
      <w:pPr>
        <w:tabs>
          <w:tab w:val="num" w:pos="3600"/>
        </w:tabs>
        <w:ind w:left="3600" w:hanging="360"/>
      </w:pPr>
      <w:rPr>
        <w:rFonts w:ascii="Wingdings 2" w:hAnsi="Wingdings 2" w:hint="default"/>
      </w:rPr>
    </w:lvl>
    <w:lvl w:ilvl="5" w:tplc="28ACCCBE" w:tentative="1">
      <w:start w:val="1"/>
      <w:numFmt w:val="bullet"/>
      <w:lvlText w:val=""/>
      <w:lvlJc w:val="left"/>
      <w:pPr>
        <w:tabs>
          <w:tab w:val="num" w:pos="4320"/>
        </w:tabs>
        <w:ind w:left="4320" w:hanging="360"/>
      </w:pPr>
      <w:rPr>
        <w:rFonts w:ascii="Wingdings 2" w:hAnsi="Wingdings 2" w:hint="default"/>
      </w:rPr>
    </w:lvl>
    <w:lvl w:ilvl="6" w:tplc="2920F67C" w:tentative="1">
      <w:start w:val="1"/>
      <w:numFmt w:val="bullet"/>
      <w:lvlText w:val=""/>
      <w:lvlJc w:val="left"/>
      <w:pPr>
        <w:tabs>
          <w:tab w:val="num" w:pos="5040"/>
        </w:tabs>
        <w:ind w:left="5040" w:hanging="360"/>
      </w:pPr>
      <w:rPr>
        <w:rFonts w:ascii="Wingdings 2" w:hAnsi="Wingdings 2" w:hint="default"/>
      </w:rPr>
    </w:lvl>
    <w:lvl w:ilvl="7" w:tplc="AC26B702" w:tentative="1">
      <w:start w:val="1"/>
      <w:numFmt w:val="bullet"/>
      <w:lvlText w:val=""/>
      <w:lvlJc w:val="left"/>
      <w:pPr>
        <w:tabs>
          <w:tab w:val="num" w:pos="5760"/>
        </w:tabs>
        <w:ind w:left="5760" w:hanging="360"/>
      </w:pPr>
      <w:rPr>
        <w:rFonts w:ascii="Wingdings 2" w:hAnsi="Wingdings 2" w:hint="default"/>
      </w:rPr>
    </w:lvl>
    <w:lvl w:ilvl="8" w:tplc="7ACA11BA" w:tentative="1">
      <w:start w:val="1"/>
      <w:numFmt w:val="bullet"/>
      <w:lvlText w:val=""/>
      <w:lvlJc w:val="left"/>
      <w:pPr>
        <w:tabs>
          <w:tab w:val="num" w:pos="6480"/>
        </w:tabs>
        <w:ind w:left="6480" w:hanging="360"/>
      </w:pPr>
      <w:rPr>
        <w:rFonts w:ascii="Wingdings 2" w:hAnsi="Wingdings 2" w:hint="default"/>
      </w:rPr>
    </w:lvl>
  </w:abstractNum>
  <w:abstractNum w:abstractNumId="20" w15:restartNumberingAfterBreak="0">
    <w:nsid w:val="049746AC"/>
    <w:multiLevelType w:val="hybridMultilevel"/>
    <w:tmpl w:val="CAA0E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4AC74B2"/>
    <w:multiLevelType w:val="hybridMultilevel"/>
    <w:tmpl w:val="4F225080"/>
    <w:lvl w:ilvl="0" w:tplc="A54A82CA">
      <w:start w:val="1"/>
      <w:numFmt w:val="decimal"/>
      <w:lvlText w:val="%1."/>
      <w:lvlJc w:val="left"/>
      <w:pPr>
        <w:tabs>
          <w:tab w:val="num" w:pos="720"/>
        </w:tabs>
        <w:ind w:left="720" w:hanging="360"/>
      </w:pPr>
    </w:lvl>
    <w:lvl w:ilvl="1" w:tplc="183C02F6" w:tentative="1">
      <w:start w:val="1"/>
      <w:numFmt w:val="decimal"/>
      <w:lvlText w:val="%2."/>
      <w:lvlJc w:val="left"/>
      <w:pPr>
        <w:tabs>
          <w:tab w:val="num" w:pos="1440"/>
        </w:tabs>
        <w:ind w:left="1440" w:hanging="360"/>
      </w:pPr>
    </w:lvl>
    <w:lvl w:ilvl="2" w:tplc="119CE5A8" w:tentative="1">
      <w:start w:val="1"/>
      <w:numFmt w:val="decimal"/>
      <w:lvlText w:val="%3."/>
      <w:lvlJc w:val="left"/>
      <w:pPr>
        <w:tabs>
          <w:tab w:val="num" w:pos="2160"/>
        </w:tabs>
        <w:ind w:left="2160" w:hanging="360"/>
      </w:pPr>
    </w:lvl>
    <w:lvl w:ilvl="3" w:tplc="21A08050" w:tentative="1">
      <w:start w:val="1"/>
      <w:numFmt w:val="decimal"/>
      <w:lvlText w:val="%4."/>
      <w:lvlJc w:val="left"/>
      <w:pPr>
        <w:tabs>
          <w:tab w:val="num" w:pos="2880"/>
        </w:tabs>
        <w:ind w:left="2880" w:hanging="360"/>
      </w:pPr>
    </w:lvl>
    <w:lvl w:ilvl="4" w:tplc="20E2E8B4" w:tentative="1">
      <w:start w:val="1"/>
      <w:numFmt w:val="decimal"/>
      <w:lvlText w:val="%5."/>
      <w:lvlJc w:val="left"/>
      <w:pPr>
        <w:tabs>
          <w:tab w:val="num" w:pos="3600"/>
        </w:tabs>
        <w:ind w:left="3600" w:hanging="360"/>
      </w:pPr>
    </w:lvl>
    <w:lvl w:ilvl="5" w:tplc="F8429416" w:tentative="1">
      <w:start w:val="1"/>
      <w:numFmt w:val="decimal"/>
      <w:lvlText w:val="%6."/>
      <w:lvlJc w:val="left"/>
      <w:pPr>
        <w:tabs>
          <w:tab w:val="num" w:pos="4320"/>
        </w:tabs>
        <w:ind w:left="4320" w:hanging="360"/>
      </w:pPr>
    </w:lvl>
    <w:lvl w:ilvl="6" w:tplc="B3A8E00E" w:tentative="1">
      <w:start w:val="1"/>
      <w:numFmt w:val="decimal"/>
      <w:lvlText w:val="%7."/>
      <w:lvlJc w:val="left"/>
      <w:pPr>
        <w:tabs>
          <w:tab w:val="num" w:pos="5040"/>
        </w:tabs>
        <w:ind w:left="5040" w:hanging="360"/>
      </w:pPr>
    </w:lvl>
    <w:lvl w:ilvl="7" w:tplc="03B6C616" w:tentative="1">
      <w:start w:val="1"/>
      <w:numFmt w:val="decimal"/>
      <w:lvlText w:val="%8."/>
      <w:lvlJc w:val="left"/>
      <w:pPr>
        <w:tabs>
          <w:tab w:val="num" w:pos="5760"/>
        </w:tabs>
        <w:ind w:left="5760" w:hanging="360"/>
      </w:pPr>
    </w:lvl>
    <w:lvl w:ilvl="8" w:tplc="CA443296" w:tentative="1">
      <w:start w:val="1"/>
      <w:numFmt w:val="decimal"/>
      <w:lvlText w:val="%9."/>
      <w:lvlJc w:val="left"/>
      <w:pPr>
        <w:tabs>
          <w:tab w:val="num" w:pos="6480"/>
        </w:tabs>
        <w:ind w:left="6480" w:hanging="360"/>
      </w:pPr>
    </w:lvl>
  </w:abstractNum>
  <w:abstractNum w:abstractNumId="22" w15:restartNumberingAfterBreak="0">
    <w:nsid w:val="051F3583"/>
    <w:multiLevelType w:val="hybridMultilevel"/>
    <w:tmpl w:val="63DC81FA"/>
    <w:lvl w:ilvl="0" w:tplc="C16CCCE6">
      <w:start w:val="1"/>
      <w:numFmt w:val="bullet"/>
      <w:lvlText w:val="•"/>
      <w:lvlJc w:val="left"/>
      <w:pPr>
        <w:tabs>
          <w:tab w:val="num" w:pos="720"/>
        </w:tabs>
        <w:ind w:left="720" w:hanging="360"/>
      </w:pPr>
      <w:rPr>
        <w:rFonts w:ascii="Arial" w:hAnsi="Arial" w:hint="default"/>
      </w:rPr>
    </w:lvl>
    <w:lvl w:ilvl="1" w:tplc="439C4B60" w:tentative="1">
      <w:start w:val="1"/>
      <w:numFmt w:val="bullet"/>
      <w:lvlText w:val="•"/>
      <w:lvlJc w:val="left"/>
      <w:pPr>
        <w:tabs>
          <w:tab w:val="num" w:pos="1440"/>
        </w:tabs>
        <w:ind w:left="1440" w:hanging="360"/>
      </w:pPr>
      <w:rPr>
        <w:rFonts w:ascii="Arial" w:hAnsi="Arial" w:hint="default"/>
      </w:rPr>
    </w:lvl>
    <w:lvl w:ilvl="2" w:tplc="05A608D2" w:tentative="1">
      <w:start w:val="1"/>
      <w:numFmt w:val="bullet"/>
      <w:lvlText w:val="•"/>
      <w:lvlJc w:val="left"/>
      <w:pPr>
        <w:tabs>
          <w:tab w:val="num" w:pos="2160"/>
        </w:tabs>
        <w:ind w:left="2160" w:hanging="360"/>
      </w:pPr>
      <w:rPr>
        <w:rFonts w:ascii="Arial" w:hAnsi="Arial" w:hint="default"/>
      </w:rPr>
    </w:lvl>
    <w:lvl w:ilvl="3" w:tplc="AEC06A12" w:tentative="1">
      <w:start w:val="1"/>
      <w:numFmt w:val="bullet"/>
      <w:lvlText w:val="•"/>
      <w:lvlJc w:val="left"/>
      <w:pPr>
        <w:tabs>
          <w:tab w:val="num" w:pos="2880"/>
        </w:tabs>
        <w:ind w:left="2880" w:hanging="360"/>
      </w:pPr>
      <w:rPr>
        <w:rFonts w:ascii="Arial" w:hAnsi="Arial" w:hint="default"/>
      </w:rPr>
    </w:lvl>
    <w:lvl w:ilvl="4" w:tplc="C39829DC" w:tentative="1">
      <w:start w:val="1"/>
      <w:numFmt w:val="bullet"/>
      <w:lvlText w:val="•"/>
      <w:lvlJc w:val="left"/>
      <w:pPr>
        <w:tabs>
          <w:tab w:val="num" w:pos="3600"/>
        </w:tabs>
        <w:ind w:left="3600" w:hanging="360"/>
      </w:pPr>
      <w:rPr>
        <w:rFonts w:ascii="Arial" w:hAnsi="Arial" w:hint="default"/>
      </w:rPr>
    </w:lvl>
    <w:lvl w:ilvl="5" w:tplc="26A860F6" w:tentative="1">
      <w:start w:val="1"/>
      <w:numFmt w:val="bullet"/>
      <w:lvlText w:val="•"/>
      <w:lvlJc w:val="left"/>
      <w:pPr>
        <w:tabs>
          <w:tab w:val="num" w:pos="4320"/>
        </w:tabs>
        <w:ind w:left="4320" w:hanging="360"/>
      </w:pPr>
      <w:rPr>
        <w:rFonts w:ascii="Arial" w:hAnsi="Arial" w:hint="default"/>
      </w:rPr>
    </w:lvl>
    <w:lvl w:ilvl="6" w:tplc="2252E4AA" w:tentative="1">
      <w:start w:val="1"/>
      <w:numFmt w:val="bullet"/>
      <w:lvlText w:val="•"/>
      <w:lvlJc w:val="left"/>
      <w:pPr>
        <w:tabs>
          <w:tab w:val="num" w:pos="5040"/>
        </w:tabs>
        <w:ind w:left="5040" w:hanging="360"/>
      </w:pPr>
      <w:rPr>
        <w:rFonts w:ascii="Arial" w:hAnsi="Arial" w:hint="default"/>
      </w:rPr>
    </w:lvl>
    <w:lvl w:ilvl="7" w:tplc="0FFC7B14" w:tentative="1">
      <w:start w:val="1"/>
      <w:numFmt w:val="bullet"/>
      <w:lvlText w:val="•"/>
      <w:lvlJc w:val="left"/>
      <w:pPr>
        <w:tabs>
          <w:tab w:val="num" w:pos="5760"/>
        </w:tabs>
        <w:ind w:left="5760" w:hanging="360"/>
      </w:pPr>
      <w:rPr>
        <w:rFonts w:ascii="Arial" w:hAnsi="Arial" w:hint="default"/>
      </w:rPr>
    </w:lvl>
    <w:lvl w:ilvl="8" w:tplc="248A323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053F6CC9"/>
    <w:multiLevelType w:val="hybridMultilevel"/>
    <w:tmpl w:val="095EC0B6"/>
    <w:lvl w:ilvl="0" w:tplc="1016623C">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5AC4CC5"/>
    <w:multiLevelType w:val="hybridMultilevel"/>
    <w:tmpl w:val="BDF02F1C"/>
    <w:lvl w:ilvl="0" w:tplc="8B8865A0">
      <w:start w:val="1"/>
      <w:numFmt w:val="bullet"/>
      <w:lvlText w:val="◦"/>
      <w:lvlJc w:val="left"/>
      <w:pPr>
        <w:tabs>
          <w:tab w:val="num" w:pos="720"/>
        </w:tabs>
        <w:ind w:left="720" w:hanging="360"/>
      </w:pPr>
      <w:rPr>
        <w:rFonts w:ascii="Garamond" w:hAnsi="Garamond" w:hint="default"/>
      </w:rPr>
    </w:lvl>
    <w:lvl w:ilvl="1" w:tplc="1D965E10" w:tentative="1">
      <w:start w:val="1"/>
      <w:numFmt w:val="bullet"/>
      <w:lvlText w:val="◦"/>
      <w:lvlJc w:val="left"/>
      <w:pPr>
        <w:tabs>
          <w:tab w:val="num" w:pos="1440"/>
        </w:tabs>
        <w:ind w:left="1440" w:hanging="360"/>
      </w:pPr>
      <w:rPr>
        <w:rFonts w:ascii="Garamond" w:hAnsi="Garamond" w:hint="default"/>
      </w:rPr>
    </w:lvl>
    <w:lvl w:ilvl="2" w:tplc="22020D28" w:tentative="1">
      <w:start w:val="1"/>
      <w:numFmt w:val="bullet"/>
      <w:lvlText w:val="◦"/>
      <w:lvlJc w:val="left"/>
      <w:pPr>
        <w:tabs>
          <w:tab w:val="num" w:pos="2160"/>
        </w:tabs>
        <w:ind w:left="2160" w:hanging="360"/>
      </w:pPr>
      <w:rPr>
        <w:rFonts w:ascii="Garamond" w:hAnsi="Garamond" w:hint="default"/>
      </w:rPr>
    </w:lvl>
    <w:lvl w:ilvl="3" w:tplc="3CE6AF2C" w:tentative="1">
      <w:start w:val="1"/>
      <w:numFmt w:val="bullet"/>
      <w:lvlText w:val="◦"/>
      <w:lvlJc w:val="left"/>
      <w:pPr>
        <w:tabs>
          <w:tab w:val="num" w:pos="2880"/>
        </w:tabs>
        <w:ind w:left="2880" w:hanging="360"/>
      </w:pPr>
      <w:rPr>
        <w:rFonts w:ascii="Garamond" w:hAnsi="Garamond" w:hint="default"/>
      </w:rPr>
    </w:lvl>
    <w:lvl w:ilvl="4" w:tplc="D11E208E" w:tentative="1">
      <w:start w:val="1"/>
      <w:numFmt w:val="bullet"/>
      <w:lvlText w:val="◦"/>
      <w:lvlJc w:val="left"/>
      <w:pPr>
        <w:tabs>
          <w:tab w:val="num" w:pos="3600"/>
        </w:tabs>
        <w:ind w:left="3600" w:hanging="360"/>
      </w:pPr>
      <w:rPr>
        <w:rFonts w:ascii="Garamond" w:hAnsi="Garamond" w:hint="default"/>
      </w:rPr>
    </w:lvl>
    <w:lvl w:ilvl="5" w:tplc="56B03856" w:tentative="1">
      <w:start w:val="1"/>
      <w:numFmt w:val="bullet"/>
      <w:lvlText w:val="◦"/>
      <w:lvlJc w:val="left"/>
      <w:pPr>
        <w:tabs>
          <w:tab w:val="num" w:pos="4320"/>
        </w:tabs>
        <w:ind w:left="4320" w:hanging="360"/>
      </w:pPr>
      <w:rPr>
        <w:rFonts w:ascii="Garamond" w:hAnsi="Garamond" w:hint="default"/>
      </w:rPr>
    </w:lvl>
    <w:lvl w:ilvl="6" w:tplc="BDA64150" w:tentative="1">
      <w:start w:val="1"/>
      <w:numFmt w:val="bullet"/>
      <w:lvlText w:val="◦"/>
      <w:lvlJc w:val="left"/>
      <w:pPr>
        <w:tabs>
          <w:tab w:val="num" w:pos="5040"/>
        </w:tabs>
        <w:ind w:left="5040" w:hanging="360"/>
      </w:pPr>
      <w:rPr>
        <w:rFonts w:ascii="Garamond" w:hAnsi="Garamond" w:hint="default"/>
      </w:rPr>
    </w:lvl>
    <w:lvl w:ilvl="7" w:tplc="27F2D7E0" w:tentative="1">
      <w:start w:val="1"/>
      <w:numFmt w:val="bullet"/>
      <w:lvlText w:val="◦"/>
      <w:lvlJc w:val="left"/>
      <w:pPr>
        <w:tabs>
          <w:tab w:val="num" w:pos="5760"/>
        </w:tabs>
        <w:ind w:left="5760" w:hanging="360"/>
      </w:pPr>
      <w:rPr>
        <w:rFonts w:ascii="Garamond" w:hAnsi="Garamond" w:hint="default"/>
      </w:rPr>
    </w:lvl>
    <w:lvl w:ilvl="8" w:tplc="3D683EBE" w:tentative="1">
      <w:start w:val="1"/>
      <w:numFmt w:val="bullet"/>
      <w:lvlText w:val="◦"/>
      <w:lvlJc w:val="left"/>
      <w:pPr>
        <w:tabs>
          <w:tab w:val="num" w:pos="6480"/>
        </w:tabs>
        <w:ind w:left="6480" w:hanging="360"/>
      </w:pPr>
      <w:rPr>
        <w:rFonts w:ascii="Garamond" w:hAnsi="Garamond" w:hint="default"/>
      </w:rPr>
    </w:lvl>
  </w:abstractNum>
  <w:abstractNum w:abstractNumId="25" w15:restartNumberingAfterBreak="0">
    <w:nsid w:val="05B63C99"/>
    <w:multiLevelType w:val="hybridMultilevel"/>
    <w:tmpl w:val="1752E2E8"/>
    <w:lvl w:ilvl="0" w:tplc="A144194E">
      <w:start w:val="1"/>
      <w:numFmt w:val="bullet"/>
      <w:lvlText w:val=""/>
      <w:lvlJc w:val="left"/>
      <w:pPr>
        <w:tabs>
          <w:tab w:val="num" w:pos="720"/>
        </w:tabs>
        <w:ind w:left="720" w:hanging="360"/>
      </w:pPr>
      <w:rPr>
        <w:rFonts w:ascii="Wingdings" w:hAnsi="Wingdings" w:hint="default"/>
      </w:rPr>
    </w:lvl>
    <w:lvl w:ilvl="1" w:tplc="37BEC810" w:tentative="1">
      <w:start w:val="1"/>
      <w:numFmt w:val="bullet"/>
      <w:lvlText w:val=""/>
      <w:lvlJc w:val="left"/>
      <w:pPr>
        <w:tabs>
          <w:tab w:val="num" w:pos="1440"/>
        </w:tabs>
        <w:ind w:left="1440" w:hanging="360"/>
      </w:pPr>
      <w:rPr>
        <w:rFonts w:ascii="Wingdings" w:hAnsi="Wingdings" w:hint="default"/>
      </w:rPr>
    </w:lvl>
    <w:lvl w:ilvl="2" w:tplc="ABFA0610" w:tentative="1">
      <w:start w:val="1"/>
      <w:numFmt w:val="bullet"/>
      <w:lvlText w:val=""/>
      <w:lvlJc w:val="left"/>
      <w:pPr>
        <w:tabs>
          <w:tab w:val="num" w:pos="2160"/>
        </w:tabs>
        <w:ind w:left="2160" w:hanging="360"/>
      </w:pPr>
      <w:rPr>
        <w:rFonts w:ascii="Wingdings" w:hAnsi="Wingdings" w:hint="default"/>
      </w:rPr>
    </w:lvl>
    <w:lvl w:ilvl="3" w:tplc="D7209FCA" w:tentative="1">
      <w:start w:val="1"/>
      <w:numFmt w:val="bullet"/>
      <w:lvlText w:val=""/>
      <w:lvlJc w:val="left"/>
      <w:pPr>
        <w:tabs>
          <w:tab w:val="num" w:pos="2880"/>
        </w:tabs>
        <w:ind w:left="2880" w:hanging="360"/>
      </w:pPr>
      <w:rPr>
        <w:rFonts w:ascii="Wingdings" w:hAnsi="Wingdings" w:hint="default"/>
      </w:rPr>
    </w:lvl>
    <w:lvl w:ilvl="4" w:tplc="821A9960" w:tentative="1">
      <w:start w:val="1"/>
      <w:numFmt w:val="bullet"/>
      <w:lvlText w:val=""/>
      <w:lvlJc w:val="left"/>
      <w:pPr>
        <w:tabs>
          <w:tab w:val="num" w:pos="3600"/>
        </w:tabs>
        <w:ind w:left="3600" w:hanging="360"/>
      </w:pPr>
      <w:rPr>
        <w:rFonts w:ascii="Wingdings" w:hAnsi="Wingdings" w:hint="default"/>
      </w:rPr>
    </w:lvl>
    <w:lvl w:ilvl="5" w:tplc="6EFE8404" w:tentative="1">
      <w:start w:val="1"/>
      <w:numFmt w:val="bullet"/>
      <w:lvlText w:val=""/>
      <w:lvlJc w:val="left"/>
      <w:pPr>
        <w:tabs>
          <w:tab w:val="num" w:pos="4320"/>
        </w:tabs>
        <w:ind w:left="4320" w:hanging="360"/>
      </w:pPr>
      <w:rPr>
        <w:rFonts w:ascii="Wingdings" w:hAnsi="Wingdings" w:hint="default"/>
      </w:rPr>
    </w:lvl>
    <w:lvl w:ilvl="6" w:tplc="24D8DC22" w:tentative="1">
      <w:start w:val="1"/>
      <w:numFmt w:val="bullet"/>
      <w:lvlText w:val=""/>
      <w:lvlJc w:val="left"/>
      <w:pPr>
        <w:tabs>
          <w:tab w:val="num" w:pos="5040"/>
        </w:tabs>
        <w:ind w:left="5040" w:hanging="360"/>
      </w:pPr>
      <w:rPr>
        <w:rFonts w:ascii="Wingdings" w:hAnsi="Wingdings" w:hint="default"/>
      </w:rPr>
    </w:lvl>
    <w:lvl w:ilvl="7" w:tplc="A490AD90" w:tentative="1">
      <w:start w:val="1"/>
      <w:numFmt w:val="bullet"/>
      <w:lvlText w:val=""/>
      <w:lvlJc w:val="left"/>
      <w:pPr>
        <w:tabs>
          <w:tab w:val="num" w:pos="5760"/>
        </w:tabs>
        <w:ind w:left="5760" w:hanging="360"/>
      </w:pPr>
      <w:rPr>
        <w:rFonts w:ascii="Wingdings" w:hAnsi="Wingdings" w:hint="default"/>
      </w:rPr>
    </w:lvl>
    <w:lvl w:ilvl="8" w:tplc="E5B6FEC0"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05BA70F2"/>
    <w:multiLevelType w:val="hybridMultilevel"/>
    <w:tmpl w:val="869A449A"/>
    <w:lvl w:ilvl="0" w:tplc="95A665FE">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5E96252"/>
    <w:multiLevelType w:val="hybridMultilevel"/>
    <w:tmpl w:val="4A4CBB2A"/>
    <w:lvl w:ilvl="0" w:tplc="E174DE28">
      <w:start w:val="1"/>
      <w:numFmt w:val="bullet"/>
      <w:lvlText w:val="•"/>
      <w:lvlJc w:val="left"/>
      <w:pPr>
        <w:tabs>
          <w:tab w:val="num" w:pos="720"/>
        </w:tabs>
        <w:ind w:left="720" w:hanging="360"/>
      </w:pPr>
      <w:rPr>
        <w:rFonts w:ascii="Arial" w:hAnsi="Arial" w:hint="default"/>
      </w:rPr>
    </w:lvl>
    <w:lvl w:ilvl="1" w:tplc="1FA6A58E" w:tentative="1">
      <w:start w:val="1"/>
      <w:numFmt w:val="bullet"/>
      <w:lvlText w:val="•"/>
      <w:lvlJc w:val="left"/>
      <w:pPr>
        <w:tabs>
          <w:tab w:val="num" w:pos="1440"/>
        </w:tabs>
        <w:ind w:left="1440" w:hanging="360"/>
      </w:pPr>
      <w:rPr>
        <w:rFonts w:ascii="Arial" w:hAnsi="Arial" w:hint="default"/>
      </w:rPr>
    </w:lvl>
    <w:lvl w:ilvl="2" w:tplc="B822A7A8" w:tentative="1">
      <w:start w:val="1"/>
      <w:numFmt w:val="bullet"/>
      <w:lvlText w:val="•"/>
      <w:lvlJc w:val="left"/>
      <w:pPr>
        <w:tabs>
          <w:tab w:val="num" w:pos="2160"/>
        </w:tabs>
        <w:ind w:left="2160" w:hanging="360"/>
      </w:pPr>
      <w:rPr>
        <w:rFonts w:ascii="Arial" w:hAnsi="Arial" w:hint="default"/>
      </w:rPr>
    </w:lvl>
    <w:lvl w:ilvl="3" w:tplc="6DFA7B54" w:tentative="1">
      <w:start w:val="1"/>
      <w:numFmt w:val="bullet"/>
      <w:lvlText w:val="•"/>
      <w:lvlJc w:val="left"/>
      <w:pPr>
        <w:tabs>
          <w:tab w:val="num" w:pos="2880"/>
        </w:tabs>
        <w:ind w:left="2880" w:hanging="360"/>
      </w:pPr>
      <w:rPr>
        <w:rFonts w:ascii="Arial" w:hAnsi="Arial" w:hint="default"/>
      </w:rPr>
    </w:lvl>
    <w:lvl w:ilvl="4" w:tplc="DD7EAE22" w:tentative="1">
      <w:start w:val="1"/>
      <w:numFmt w:val="bullet"/>
      <w:lvlText w:val="•"/>
      <w:lvlJc w:val="left"/>
      <w:pPr>
        <w:tabs>
          <w:tab w:val="num" w:pos="3600"/>
        </w:tabs>
        <w:ind w:left="3600" w:hanging="360"/>
      </w:pPr>
      <w:rPr>
        <w:rFonts w:ascii="Arial" w:hAnsi="Arial" w:hint="default"/>
      </w:rPr>
    </w:lvl>
    <w:lvl w:ilvl="5" w:tplc="BC7EC298" w:tentative="1">
      <w:start w:val="1"/>
      <w:numFmt w:val="bullet"/>
      <w:lvlText w:val="•"/>
      <w:lvlJc w:val="left"/>
      <w:pPr>
        <w:tabs>
          <w:tab w:val="num" w:pos="4320"/>
        </w:tabs>
        <w:ind w:left="4320" w:hanging="360"/>
      </w:pPr>
      <w:rPr>
        <w:rFonts w:ascii="Arial" w:hAnsi="Arial" w:hint="default"/>
      </w:rPr>
    </w:lvl>
    <w:lvl w:ilvl="6" w:tplc="F740E004" w:tentative="1">
      <w:start w:val="1"/>
      <w:numFmt w:val="bullet"/>
      <w:lvlText w:val="•"/>
      <w:lvlJc w:val="left"/>
      <w:pPr>
        <w:tabs>
          <w:tab w:val="num" w:pos="5040"/>
        </w:tabs>
        <w:ind w:left="5040" w:hanging="360"/>
      </w:pPr>
      <w:rPr>
        <w:rFonts w:ascii="Arial" w:hAnsi="Arial" w:hint="default"/>
      </w:rPr>
    </w:lvl>
    <w:lvl w:ilvl="7" w:tplc="79C60AD8" w:tentative="1">
      <w:start w:val="1"/>
      <w:numFmt w:val="bullet"/>
      <w:lvlText w:val="•"/>
      <w:lvlJc w:val="left"/>
      <w:pPr>
        <w:tabs>
          <w:tab w:val="num" w:pos="5760"/>
        </w:tabs>
        <w:ind w:left="5760" w:hanging="360"/>
      </w:pPr>
      <w:rPr>
        <w:rFonts w:ascii="Arial" w:hAnsi="Arial" w:hint="default"/>
      </w:rPr>
    </w:lvl>
    <w:lvl w:ilvl="8" w:tplc="5C520F6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066214B0"/>
    <w:multiLevelType w:val="hybridMultilevel"/>
    <w:tmpl w:val="C7DA77AC"/>
    <w:lvl w:ilvl="0" w:tplc="86A4ABF8">
      <w:start w:val="1"/>
      <w:numFmt w:val="bullet"/>
      <w:lvlText w:val="•"/>
      <w:lvlJc w:val="left"/>
      <w:pPr>
        <w:tabs>
          <w:tab w:val="num" w:pos="720"/>
        </w:tabs>
        <w:ind w:left="720" w:hanging="360"/>
      </w:pPr>
      <w:rPr>
        <w:rFonts w:ascii="Arial" w:hAnsi="Arial" w:hint="default"/>
      </w:rPr>
    </w:lvl>
    <w:lvl w:ilvl="1" w:tplc="C938E17E" w:tentative="1">
      <w:start w:val="1"/>
      <w:numFmt w:val="bullet"/>
      <w:lvlText w:val="•"/>
      <w:lvlJc w:val="left"/>
      <w:pPr>
        <w:tabs>
          <w:tab w:val="num" w:pos="1440"/>
        </w:tabs>
        <w:ind w:left="1440" w:hanging="360"/>
      </w:pPr>
      <w:rPr>
        <w:rFonts w:ascii="Arial" w:hAnsi="Arial" w:hint="default"/>
      </w:rPr>
    </w:lvl>
    <w:lvl w:ilvl="2" w:tplc="1D7C60CE" w:tentative="1">
      <w:start w:val="1"/>
      <w:numFmt w:val="bullet"/>
      <w:lvlText w:val="•"/>
      <w:lvlJc w:val="left"/>
      <w:pPr>
        <w:tabs>
          <w:tab w:val="num" w:pos="2160"/>
        </w:tabs>
        <w:ind w:left="2160" w:hanging="360"/>
      </w:pPr>
      <w:rPr>
        <w:rFonts w:ascii="Arial" w:hAnsi="Arial" w:hint="default"/>
      </w:rPr>
    </w:lvl>
    <w:lvl w:ilvl="3" w:tplc="58DEAC78" w:tentative="1">
      <w:start w:val="1"/>
      <w:numFmt w:val="bullet"/>
      <w:lvlText w:val="•"/>
      <w:lvlJc w:val="left"/>
      <w:pPr>
        <w:tabs>
          <w:tab w:val="num" w:pos="2880"/>
        </w:tabs>
        <w:ind w:left="2880" w:hanging="360"/>
      </w:pPr>
      <w:rPr>
        <w:rFonts w:ascii="Arial" w:hAnsi="Arial" w:hint="default"/>
      </w:rPr>
    </w:lvl>
    <w:lvl w:ilvl="4" w:tplc="0C509560" w:tentative="1">
      <w:start w:val="1"/>
      <w:numFmt w:val="bullet"/>
      <w:lvlText w:val="•"/>
      <w:lvlJc w:val="left"/>
      <w:pPr>
        <w:tabs>
          <w:tab w:val="num" w:pos="3600"/>
        </w:tabs>
        <w:ind w:left="3600" w:hanging="360"/>
      </w:pPr>
      <w:rPr>
        <w:rFonts w:ascii="Arial" w:hAnsi="Arial" w:hint="default"/>
      </w:rPr>
    </w:lvl>
    <w:lvl w:ilvl="5" w:tplc="F8CAE2C4" w:tentative="1">
      <w:start w:val="1"/>
      <w:numFmt w:val="bullet"/>
      <w:lvlText w:val="•"/>
      <w:lvlJc w:val="left"/>
      <w:pPr>
        <w:tabs>
          <w:tab w:val="num" w:pos="4320"/>
        </w:tabs>
        <w:ind w:left="4320" w:hanging="360"/>
      </w:pPr>
      <w:rPr>
        <w:rFonts w:ascii="Arial" w:hAnsi="Arial" w:hint="default"/>
      </w:rPr>
    </w:lvl>
    <w:lvl w:ilvl="6" w:tplc="1EB2EBCE" w:tentative="1">
      <w:start w:val="1"/>
      <w:numFmt w:val="bullet"/>
      <w:lvlText w:val="•"/>
      <w:lvlJc w:val="left"/>
      <w:pPr>
        <w:tabs>
          <w:tab w:val="num" w:pos="5040"/>
        </w:tabs>
        <w:ind w:left="5040" w:hanging="360"/>
      </w:pPr>
      <w:rPr>
        <w:rFonts w:ascii="Arial" w:hAnsi="Arial" w:hint="default"/>
      </w:rPr>
    </w:lvl>
    <w:lvl w:ilvl="7" w:tplc="009C9F28" w:tentative="1">
      <w:start w:val="1"/>
      <w:numFmt w:val="bullet"/>
      <w:lvlText w:val="•"/>
      <w:lvlJc w:val="left"/>
      <w:pPr>
        <w:tabs>
          <w:tab w:val="num" w:pos="5760"/>
        </w:tabs>
        <w:ind w:left="5760" w:hanging="360"/>
      </w:pPr>
      <w:rPr>
        <w:rFonts w:ascii="Arial" w:hAnsi="Arial" w:hint="default"/>
      </w:rPr>
    </w:lvl>
    <w:lvl w:ilvl="8" w:tplc="6CD20F7E"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06757715"/>
    <w:multiLevelType w:val="hybridMultilevel"/>
    <w:tmpl w:val="FFFFFFFF"/>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15:restartNumberingAfterBreak="0">
    <w:nsid w:val="069D523A"/>
    <w:multiLevelType w:val="hybridMultilevel"/>
    <w:tmpl w:val="738887D4"/>
    <w:lvl w:ilvl="0" w:tplc="77580C96">
      <w:start w:val="1"/>
      <w:numFmt w:val="bullet"/>
      <w:lvlText w:val=""/>
      <w:lvlJc w:val="left"/>
      <w:pPr>
        <w:tabs>
          <w:tab w:val="num" w:pos="720"/>
        </w:tabs>
        <w:ind w:left="720" w:hanging="360"/>
      </w:pPr>
      <w:rPr>
        <w:rFonts w:ascii="Wingdings" w:hAnsi="Wingdings" w:hint="default"/>
      </w:rPr>
    </w:lvl>
    <w:lvl w:ilvl="1" w:tplc="3A2CF83E" w:tentative="1">
      <w:start w:val="1"/>
      <w:numFmt w:val="bullet"/>
      <w:lvlText w:val=""/>
      <w:lvlJc w:val="left"/>
      <w:pPr>
        <w:tabs>
          <w:tab w:val="num" w:pos="1440"/>
        </w:tabs>
        <w:ind w:left="1440" w:hanging="360"/>
      </w:pPr>
      <w:rPr>
        <w:rFonts w:ascii="Wingdings" w:hAnsi="Wingdings" w:hint="default"/>
      </w:rPr>
    </w:lvl>
    <w:lvl w:ilvl="2" w:tplc="1458DE04" w:tentative="1">
      <w:start w:val="1"/>
      <w:numFmt w:val="bullet"/>
      <w:lvlText w:val=""/>
      <w:lvlJc w:val="left"/>
      <w:pPr>
        <w:tabs>
          <w:tab w:val="num" w:pos="2160"/>
        </w:tabs>
        <w:ind w:left="2160" w:hanging="360"/>
      </w:pPr>
      <w:rPr>
        <w:rFonts w:ascii="Wingdings" w:hAnsi="Wingdings" w:hint="default"/>
      </w:rPr>
    </w:lvl>
    <w:lvl w:ilvl="3" w:tplc="DBCA776E" w:tentative="1">
      <w:start w:val="1"/>
      <w:numFmt w:val="bullet"/>
      <w:lvlText w:val=""/>
      <w:lvlJc w:val="left"/>
      <w:pPr>
        <w:tabs>
          <w:tab w:val="num" w:pos="2880"/>
        </w:tabs>
        <w:ind w:left="2880" w:hanging="360"/>
      </w:pPr>
      <w:rPr>
        <w:rFonts w:ascii="Wingdings" w:hAnsi="Wingdings" w:hint="default"/>
      </w:rPr>
    </w:lvl>
    <w:lvl w:ilvl="4" w:tplc="1FE02E2E" w:tentative="1">
      <w:start w:val="1"/>
      <w:numFmt w:val="bullet"/>
      <w:lvlText w:val=""/>
      <w:lvlJc w:val="left"/>
      <w:pPr>
        <w:tabs>
          <w:tab w:val="num" w:pos="3600"/>
        </w:tabs>
        <w:ind w:left="3600" w:hanging="360"/>
      </w:pPr>
      <w:rPr>
        <w:rFonts w:ascii="Wingdings" w:hAnsi="Wingdings" w:hint="default"/>
      </w:rPr>
    </w:lvl>
    <w:lvl w:ilvl="5" w:tplc="F244ABD6" w:tentative="1">
      <w:start w:val="1"/>
      <w:numFmt w:val="bullet"/>
      <w:lvlText w:val=""/>
      <w:lvlJc w:val="left"/>
      <w:pPr>
        <w:tabs>
          <w:tab w:val="num" w:pos="4320"/>
        </w:tabs>
        <w:ind w:left="4320" w:hanging="360"/>
      </w:pPr>
      <w:rPr>
        <w:rFonts w:ascii="Wingdings" w:hAnsi="Wingdings" w:hint="default"/>
      </w:rPr>
    </w:lvl>
    <w:lvl w:ilvl="6" w:tplc="BB7636B0" w:tentative="1">
      <w:start w:val="1"/>
      <w:numFmt w:val="bullet"/>
      <w:lvlText w:val=""/>
      <w:lvlJc w:val="left"/>
      <w:pPr>
        <w:tabs>
          <w:tab w:val="num" w:pos="5040"/>
        </w:tabs>
        <w:ind w:left="5040" w:hanging="360"/>
      </w:pPr>
      <w:rPr>
        <w:rFonts w:ascii="Wingdings" w:hAnsi="Wingdings" w:hint="default"/>
      </w:rPr>
    </w:lvl>
    <w:lvl w:ilvl="7" w:tplc="8B407A50" w:tentative="1">
      <w:start w:val="1"/>
      <w:numFmt w:val="bullet"/>
      <w:lvlText w:val=""/>
      <w:lvlJc w:val="left"/>
      <w:pPr>
        <w:tabs>
          <w:tab w:val="num" w:pos="5760"/>
        </w:tabs>
        <w:ind w:left="5760" w:hanging="360"/>
      </w:pPr>
      <w:rPr>
        <w:rFonts w:ascii="Wingdings" w:hAnsi="Wingdings" w:hint="default"/>
      </w:rPr>
    </w:lvl>
    <w:lvl w:ilvl="8" w:tplc="D5302150"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07364CBA"/>
    <w:multiLevelType w:val="hybridMultilevel"/>
    <w:tmpl w:val="FFFFFFFF"/>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15:restartNumberingAfterBreak="0">
    <w:nsid w:val="07450CD9"/>
    <w:multiLevelType w:val="hybridMultilevel"/>
    <w:tmpl w:val="32821B40"/>
    <w:lvl w:ilvl="0" w:tplc="CF72DE00">
      <w:start w:val="1"/>
      <w:numFmt w:val="bullet"/>
      <w:lvlText w:val="◦"/>
      <w:lvlJc w:val="left"/>
      <w:pPr>
        <w:tabs>
          <w:tab w:val="num" w:pos="720"/>
        </w:tabs>
        <w:ind w:left="720" w:hanging="360"/>
      </w:pPr>
      <w:rPr>
        <w:rFonts w:ascii="Garamond" w:hAnsi="Garamond" w:hint="default"/>
      </w:rPr>
    </w:lvl>
    <w:lvl w:ilvl="1" w:tplc="4BC2B678" w:tentative="1">
      <w:start w:val="1"/>
      <w:numFmt w:val="bullet"/>
      <w:lvlText w:val="◦"/>
      <w:lvlJc w:val="left"/>
      <w:pPr>
        <w:tabs>
          <w:tab w:val="num" w:pos="1440"/>
        </w:tabs>
        <w:ind w:left="1440" w:hanging="360"/>
      </w:pPr>
      <w:rPr>
        <w:rFonts w:ascii="Garamond" w:hAnsi="Garamond" w:hint="default"/>
      </w:rPr>
    </w:lvl>
    <w:lvl w:ilvl="2" w:tplc="B9CE9AA2" w:tentative="1">
      <w:start w:val="1"/>
      <w:numFmt w:val="bullet"/>
      <w:lvlText w:val="◦"/>
      <w:lvlJc w:val="left"/>
      <w:pPr>
        <w:tabs>
          <w:tab w:val="num" w:pos="2160"/>
        </w:tabs>
        <w:ind w:left="2160" w:hanging="360"/>
      </w:pPr>
      <w:rPr>
        <w:rFonts w:ascii="Garamond" w:hAnsi="Garamond" w:hint="default"/>
      </w:rPr>
    </w:lvl>
    <w:lvl w:ilvl="3" w:tplc="CB52C38E" w:tentative="1">
      <w:start w:val="1"/>
      <w:numFmt w:val="bullet"/>
      <w:lvlText w:val="◦"/>
      <w:lvlJc w:val="left"/>
      <w:pPr>
        <w:tabs>
          <w:tab w:val="num" w:pos="2880"/>
        </w:tabs>
        <w:ind w:left="2880" w:hanging="360"/>
      </w:pPr>
      <w:rPr>
        <w:rFonts w:ascii="Garamond" w:hAnsi="Garamond" w:hint="default"/>
      </w:rPr>
    </w:lvl>
    <w:lvl w:ilvl="4" w:tplc="92E4AB24" w:tentative="1">
      <w:start w:val="1"/>
      <w:numFmt w:val="bullet"/>
      <w:lvlText w:val="◦"/>
      <w:lvlJc w:val="left"/>
      <w:pPr>
        <w:tabs>
          <w:tab w:val="num" w:pos="3600"/>
        </w:tabs>
        <w:ind w:left="3600" w:hanging="360"/>
      </w:pPr>
      <w:rPr>
        <w:rFonts w:ascii="Garamond" w:hAnsi="Garamond" w:hint="default"/>
      </w:rPr>
    </w:lvl>
    <w:lvl w:ilvl="5" w:tplc="13D6399E" w:tentative="1">
      <w:start w:val="1"/>
      <w:numFmt w:val="bullet"/>
      <w:lvlText w:val="◦"/>
      <w:lvlJc w:val="left"/>
      <w:pPr>
        <w:tabs>
          <w:tab w:val="num" w:pos="4320"/>
        </w:tabs>
        <w:ind w:left="4320" w:hanging="360"/>
      </w:pPr>
      <w:rPr>
        <w:rFonts w:ascii="Garamond" w:hAnsi="Garamond" w:hint="default"/>
      </w:rPr>
    </w:lvl>
    <w:lvl w:ilvl="6" w:tplc="E328FB18" w:tentative="1">
      <w:start w:val="1"/>
      <w:numFmt w:val="bullet"/>
      <w:lvlText w:val="◦"/>
      <w:lvlJc w:val="left"/>
      <w:pPr>
        <w:tabs>
          <w:tab w:val="num" w:pos="5040"/>
        </w:tabs>
        <w:ind w:left="5040" w:hanging="360"/>
      </w:pPr>
      <w:rPr>
        <w:rFonts w:ascii="Garamond" w:hAnsi="Garamond" w:hint="default"/>
      </w:rPr>
    </w:lvl>
    <w:lvl w:ilvl="7" w:tplc="515EE9FC" w:tentative="1">
      <w:start w:val="1"/>
      <w:numFmt w:val="bullet"/>
      <w:lvlText w:val="◦"/>
      <w:lvlJc w:val="left"/>
      <w:pPr>
        <w:tabs>
          <w:tab w:val="num" w:pos="5760"/>
        </w:tabs>
        <w:ind w:left="5760" w:hanging="360"/>
      </w:pPr>
      <w:rPr>
        <w:rFonts w:ascii="Garamond" w:hAnsi="Garamond" w:hint="default"/>
      </w:rPr>
    </w:lvl>
    <w:lvl w:ilvl="8" w:tplc="FC74AA04" w:tentative="1">
      <w:start w:val="1"/>
      <w:numFmt w:val="bullet"/>
      <w:lvlText w:val="◦"/>
      <w:lvlJc w:val="left"/>
      <w:pPr>
        <w:tabs>
          <w:tab w:val="num" w:pos="6480"/>
        </w:tabs>
        <w:ind w:left="6480" w:hanging="360"/>
      </w:pPr>
      <w:rPr>
        <w:rFonts w:ascii="Garamond" w:hAnsi="Garamond" w:hint="default"/>
      </w:rPr>
    </w:lvl>
  </w:abstractNum>
  <w:abstractNum w:abstractNumId="33" w15:restartNumberingAfterBreak="0">
    <w:nsid w:val="075C0565"/>
    <w:multiLevelType w:val="hybridMultilevel"/>
    <w:tmpl w:val="8EFCC44C"/>
    <w:lvl w:ilvl="0" w:tplc="FFFFFFFF">
      <w:start w:val="1"/>
      <w:numFmt w:val="bullet"/>
      <w:lvlText w:val="•"/>
      <w:lvlJc w:val="left"/>
      <w:pPr>
        <w:tabs>
          <w:tab w:val="num" w:pos="1440"/>
        </w:tabs>
        <w:ind w:left="1440" w:hanging="360"/>
      </w:pPr>
      <w:rPr>
        <w:rFonts w:ascii="Arial" w:hAnsi="Arial" w:hint="default"/>
      </w:rPr>
    </w:lvl>
    <w:lvl w:ilvl="1" w:tplc="FFFFFFFF" w:tentative="1">
      <w:start w:val="1"/>
      <w:numFmt w:val="decimal"/>
      <w:lvlText w:val="%2."/>
      <w:lvlJc w:val="left"/>
      <w:pPr>
        <w:tabs>
          <w:tab w:val="num" w:pos="2160"/>
        </w:tabs>
        <w:ind w:left="2160" w:hanging="360"/>
      </w:pPr>
    </w:lvl>
    <w:lvl w:ilvl="2" w:tplc="FFFFFFFF" w:tentative="1">
      <w:start w:val="1"/>
      <w:numFmt w:val="decimal"/>
      <w:lvlText w:val="%3."/>
      <w:lvlJc w:val="left"/>
      <w:pPr>
        <w:tabs>
          <w:tab w:val="num" w:pos="2880"/>
        </w:tabs>
        <w:ind w:left="2880" w:hanging="360"/>
      </w:pPr>
    </w:lvl>
    <w:lvl w:ilvl="3" w:tplc="FFFFFFFF" w:tentative="1">
      <w:start w:val="1"/>
      <w:numFmt w:val="decimal"/>
      <w:lvlText w:val="%4."/>
      <w:lvlJc w:val="left"/>
      <w:pPr>
        <w:tabs>
          <w:tab w:val="num" w:pos="3600"/>
        </w:tabs>
        <w:ind w:left="3600" w:hanging="360"/>
      </w:pPr>
    </w:lvl>
    <w:lvl w:ilvl="4" w:tplc="FFFFFFFF" w:tentative="1">
      <w:start w:val="1"/>
      <w:numFmt w:val="decimal"/>
      <w:lvlText w:val="%5."/>
      <w:lvlJc w:val="left"/>
      <w:pPr>
        <w:tabs>
          <w:tab w:val="num" w:pos="4320"/>
        </w:tabs>
        <w:ind w:left="4320" w:hanging="360"/>
      </w:pPr>
    </w:lvl>
    <w:lvl w:ilvl="5" w:tplc="FFFFFFFF" w:tentative="1">
      <w:start w:val="1"/>
      <w:numFmt w:val="decimal"/>
      <w:lvlText w:val="%6."/>
      <w:lvlJc w:val="left"/>
      <w:pPr>
        <w:tabs>
          <w:tab w:val="num" w:pos="5040"/>
        </w:tabs>
        <w:ind w:left="5040" w:hanging="360"/>
      </w:pPr>
    </w:lvl>
    <w:lvl w:ilvl="6" w:tplc="FFFFFFFF" w:tentative="1">
      <w:start w:val="1"/>
      <w:numFmt w:val="decimal"/>
      <w:lvlText w:val="%7."/>
      <w:lvlJc w:val="left"/>
      <w:pPr>
        <w:tabs>
          <w:tab w:val="num" w:pos="5760"/>
        </w:tabs>
        <w:ind w:left="5760" w:hanging="360"/>
      </w:pPr>
    </w:lvl>
    <w:lvl w:ilvl="7" w:tplc="FFFFFFFF" w:tentative="1">
      <w:start w:val="1"/>
      <w:numFmt w:val="decimal"/>
      <w:lvlText w:val="%8."/>
      <w:lvlJc w:val="left"/>
      <w:pPr>
        <w:tabs>
          <w:tab w:val="num" w:pos="6480"/>
        </w:tabs>
        <w:ind w:left="6480" w:hanging="360"/>
      </w:pPr>
    </w:lvl>
    <w:lvl w:ilvl="8" w:tplc="FFFFFFFF" w:tentative="1">
      <w:start w:val="1"/>
      <w:numFmt w:val="decimal"/>
      <w:lvlText w:val="%9."/>
      <w:lvlJc w:val="left"/>
      <w:pPr>
        <w:tabs>
          <w:tab w:val="num" w:pos="7200"/>
        </w:tabs>
        <w:ind w:left="7200" w:hanging="360"/>
      </w:pPr>
    </w:lvl>
  </w:abstractNum>
  <w:abstractNum w:abstractNumId="34" w15:restartNumberingAfterBreak="0">
    <w:nsid w:val="081409A9"/>
    <w:multiLevelType w:val="hybridMultilevel"/>
    <w:tmpl w:val="AFEA1B3C"/>
    <w:lvl w:ilvl="0" w:tplc="34589EBA">
      <w:start w:val="1"/>
      <w:numFmt w:val="bullet"/>
      <w:lvlText w:val=""/>
      <w:lvlJc w:val="left"/>
      <w:pPr>
        <w:tabs>
          <w:tab w:val="num" w:pos="720"/>
        </w:tabs>
        <w:ind w:left="720" w:hanging="360"/>
      </w:pPr>
      <w:rPr>
        <w:rFonts w:ascii="Wingdings" w:hAnsi="Wingdings" w:hint="default"/>
      </w:rPr>
    </w:lvl>
    <w:lvl w:ilvl="1" w:tplc="C9149934" w:tentative="1">
      <w:start w:val="1"/>
      <w:numFmt w:val="bullet"/>
      <w:lvlText w:val=""/>
      <w:lvlJc w:val="left"/>
      <w:pPr>
        <w:tabs>
          <w:tab w:val="num" w:pos="1440"/>
        </w:tabs>
        <w:ind w:left="1440" w:hanging="360"/>
      </w:pPr>
      <w:rPr>
        <w:rFonts w:ascii="Wingdings" w:hAnsi="Wingdings" w:hint="default"/>
      </w:rPr>
    </w:lvl>
    <w:lvl w:ilvl="2" w:tplc="F17E2716" w:tentative="1">
      <w:start w:val="1"/>
      <w:numFmt w:val="bullet"/>
      <w:lvlText w:val=""/>
      <w:lvlJc w:val="left"/>
      <w:pPr>
        <w:tabs>
          <w:tab w:val="num" w:pos="2160"/>
        </w:tabs>
        <w:ind w:left="2160" w:hanging="360"/>
      </w:pPr>
      <w:rPr>
        <w:rFonts w:ascii="Wingdings" w:hAnsi="Wingdings" w:hint="default"/>
      </w:rPr>
    </w:lvl>
    <w:lvl w:ilvl="3" w:tplc="CFBAB59C" w:tentative="1">
      <w:start w:val="1"/>
      <w:numFmt w:val="bullet"/>
      <w:lvlText w:val=""/>
      <w:lvlJc w:val="left"/>
      <w:pPr>
        <w:tabs>
          <w:tab w:val="num" w:pos="2880"/>
        </w:tabs>
        <w:ind w:left="2880" w:hanging="360"/>
      </w:pPr>
      <w:rPr>
        <w:rFonts w:ascii="Wingdings" w:hAnsi="Wingdings" w:hint="default"/>
      </w:rPr>
    </w:lvl>
    <w:lvl w:ilvl="4" w:tplc="AA3C5DC8" w:tentative="1">
      <w:start w:val="1"/>
      <w:numFmt w:val="bullet"/>
      <w:lvlText w:val=""/>
      <w:lvlJc w:val="left"/>
      <w:pPr>
        <w:tabs>
          <w:tab w:val="num" w:pos="3600"/>
        </w:tabs>
        <w:ind w:left="3600" w:hanging="360"/>
      </w:pPr>
      <w:rPr>
        <w:rFonts w:ascii="Wingdings" w:hAnsi="Wingdings" w:hint="default"/>
      </w:rPr>
    </w:lvl>
    <w:lvl w:ilvl="5" w:tplc="1616CC7C" w:tentative="1">
      <w:start w:val="1"/>
      <w:numFmt w:val="bullet"/>
      <w:lvlText w:val=""/>
      <w:lvlJc w:val="left"/>
      <w:pPr>
        <w:tabs>
          <w:tab w:val="num" w:pos="4320"/>
        </w:tabs>
        <w:ind w:left="4320" w:hanging="360"/>
      </w:pPr>
      <w:rPr>
        <w:rFonts w:ascii="Wingdings" w:hAnsi="Wingdings" w:hint="default"/>
      </w:rPr>
    </w:lvl>
    <w:lvl w:ilvl="6" w:tplc="4D38D936" w:tentative="1">
      <w:start w:val="1"/>
      <w:numFmt w:val="bullet"/>
      <w:lvlText w:val=""/>
      <w:lvlJc w:val="left"/>
      <w:pPr>
        <w:tabs>
          <w:tab w:val="num" w:pos="5040"/>
        </w:tabs>
        <w:ind w:left="5040" w:hanging="360"/>
      </w:pPr>
      <w:rPr>
        <w:rFonts w:ascii="Wingdings" w:hAnsi="Wingdings" w:hint="default"/>
      </w:rPr>
    </w:lvl>
    <w:lvl w:ilvl="7" w:tplc="8F3C7FC6" w:tentative="1">
      <w:start w:val="1"/>
      <w:numFmt w:val="bullet"/>
      <w:lvlText w:val=""/>
      <w:lvlJc w:val="left"/>
      <w:pPr>
        <w:tabs>
          <w:tab w:val="num" w:pos="5760"/>
        </w:tabs>
        <w:ind w:left="5760" w:hanging="360"/>
      </w:pPr>
      <w:rPr>
        <w:rFonts w:ascii="Wingdings" w:hAnsi="Wingdings" w:hint="default"/>
      </w:rPr>
    </w:lvl>
    <w:lvl w:ilvl="8" w:tplc="418C20B8"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082518FE"/>
    <w:multiLevelType w:val="hybridMultilevel"/>
    <w:tmpl w:val="F5E2979A"/>
    <w:lvl w:ilvl="0" w:tplc="76806E26">
      <w:start w:val="1"/>
      <w:numFmt w:val="bullet"/>
      <w:lvlText w:val="•"/>
      <w:lvlJc w:val="left"/>
      <w:pPr>
        <w:tabs>
          <w:tab w:val="num" w:pos="720"/>
        </w:tabs>
        <w:ind w:left="720" w:hanging="360"/>
      </w:pPr>
      <w:rPr>
        <w:rFonts w:ascii="Arial" w:hAnsi="Arial" w:hint="default"/>
      </w:rPr>
    </w:lvl>
    <w:lvl w:ilvl="1" w:tplc="236AF424" w:tentative="1">
      <w:start w:val="1"/>
      <w:numFmt w:val="bullet"/>
      <w:lvlText w:val="•"/>
      <w:lvlJc w:val="left"/>
      <w:pPr>
        <w:tabs>
          <w:tab w:val="num" w:pos="1440"/>
        </w:tabs>
        <w:ind w:left="1440" w:hanging="360"/>
      </w:pPr>
      <w:rPr>
        <w:rFonts w:ascii="Arial" w:hAnsi="Arial" w:hint="default"/>
      </w:rPr>
    </w:lvl>
    <w:lvl w:ilvl="2" w:tplc="CDEA34EE" w:tentative="1">
      <w:start w:val="1"/>
      <w:numFmt w:val="bullet"/>
      <w:lvlText w:val="•"/>
      <w:lvlJc w:val="left"/>
      <w:pPr>
        <w:tabs>
          <w:tab w:val="num" w:pos="2160"/>
        </w:tabs>
        <w:ind w:left="2160" w:hanging="360"/>
      </w:pPr>
      <w:rPr>
        <w:rFonts w:ascii="Arial" w:hAnsi="Arial" w:hint="default"/>
      </w:rPr>
    </w:lvl>
    <w:lvl w:ilvl="3" w:tplc="152C94CA" w:tentative="1">
      <w:start w:val="1"/>
      <w:numFmt w:val="bullet"/>
      <w:lvlText w:val="•"/>
      <w:lvlJc w:val="left"/>
      <w:pPr>
        <w:tabs>
          <w:tab w:val="num" w:pos="2880"/>
        </w:tabs>
        <w:ind w:left="2880" w:hanging="360"/>
      </w:pPr>
      <w:rPr>
        <w:rFonts w:ascii="Arial" w:hAnsi="Arial" w:hint="default"/>
      </w:rPr>
    </w:lvl>
    <w:lvl w:ilvl="4" w:tplc="9190DFF8" w:tentative="1">
      <w:start w:val="1"/>
      <w:numFmt w:val="bullet"/>
      <w:lvlText w:val="•"/>
      <w:lvlJc w:val="left"/>
      <w:pPr>
        <w:tabs>
          <w:tab w:val="num" w:pos="3600"/>
        </w:tabs>
        <w:ind w:left="3600" w:hanging="360"/>
      </w:pPr>
      <w:rPr>
        <w:rFonts w:ascii="Arial" w:hAnsi="Arial" w:hint="default"/>
      </w:rPr>
    </w:lvl>
    <w:lvl w:ilvl="5" w:tplc="EF80A7B2" w:tentative="1">
      <w:start w:val="1"/>
      <w:numFmt w:val="bullet"/>
      <w:lvlText w:val="•"/>
      <w:lvlJc w:val="left"/>
      <w:pPr>
        <w:tabs>
          <w:tab w:val="num" w:pos="4320"/>
        </w:tabs>
        <w:ind w:left="4320" w:hanging="360"/>
      </w:pPr>
      <w:rPr>
        <w:rFonts w:ascii="Arial" w:hAnsi="Arial" w:hint="default"/>
      </w:rPr>
    </w:lvl>
    <w:lvl w:ilvl="6" w:tplc="05F870BC" w:tentative="1">
      <w:start w:val="1"/>
      <w:numFmt w:val="bullet"/>
      <w:lvlText w:val="•"/>
      <w:lvlJc w:val="left"/>
      <w:pPr>
        <w:tabs>
          <w:tab w:val="num" w:pos="5040"/>
        </w:tabs>
        <w:ind w:left="5040" w:hanging="360"/>
      </w:pPr>
      <w:rPr>
        <w:rFonts w:ascii="Arial" w:hAnsi="Arial" w:hint="default"/>
      </w:rPr>
    </w:lvl>
    <w:lvl w:ilvl="7" w:tplc="609CC04E" w:tentative="1">
      <w:start w:val="1"/>
      <w:numFmt w:val="bullet"/>
      <w:lvlText w:val="•"/>
      <w:lvlJc w:val="left"/>
      <w:pPr>
        <w:tabs>
          <w:tab w:val="num" w:pos="5760"/>
        </w:tabs>
        <w:ind w:left="5760" w:hanging="360"/>
      </w:pPr>
      <w:rPr>
        <w:rFonts w:ascii="Arial" w:hAnsi="Arial" w:hint="default"/>
      </w:rPr>
    </w:lvl>
    <w:lvl w:ilvl="8" w:tplc="E85EE5B2"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084C7583"/>
    <w:multiLevelType w:val="hybridMultilevel"/>
    <w:tmpl w:val="D924F7BE"/>
    <w:lvl w:ilvl="0" w:tplc="E36AFC12">
      <w:start w:val="1"/>
      <w:numFmt w:val="bullet"/>
      <w:lvlText w:val="•"/>
      <w:lvlJc w:val="left"/>
      <w:pPr>
        <w:tabs>
          <w:tab w:val="num" w:pos="720"/>
        </w:tabs>
        <w:ind w:left="720" w:hanging="360"/>
      </w:pPr>
      <w:rPr>
        <w:rFonts w:ascii="Arial" w:hAnsi="Arial" w:hint="default"/>
      </w:rPr>
    </w:lvl>
    <w:lvl w:ilvl="1" w:tplc="EF10FE12" w:tentative="1">
      <w:start w:val="1"/>
      <w:numFmt w:val="bullet"/>
      <w:lvlText w:val="•"/>
      <w:lvlJc w:val="left"/>
      <w:pPr>
        <w:tabs>
          <w:tab w:val="num" w:pos="1440"/>
        </w:tabs>
        <w:ind w:left="1440" w:hanging="360"/>
      </w:pPr>
      <w:rPr>
        <w:rFonts w:ascii="Arial" w:hAnsi="Arial" w:hint="default"/>
      </w:rPr>
    </w:lvl>
    <w:lvl w:ilvl="2" w:tplc="A540FC3C" w:tentative="1">
      <w:start w:val="1"/>
      <w:numFmt w:val="bullet"/>
      <w:lvlText w:val="•"/>
      <w:lvlJc w:val="left"/>
      <w:pPr>
        <w:tabs>
          <w:tab w:val="num" w:pos="2160"/>
        </w:tabs>
        <w:ind w:left="2160" w:hanging="360"/>
      </w:pPr>
      <w:rPr>
        <w:rFonts w:ascii="Arial" w:hAnsi="Arial" w:hint="default"/>
      </w:rPr>
    </w:lvl>
    <w:lvl w:ilvl="3" w:tplc="3F4007BC" w:tentative="1">
      <w:start w:val="1"/>
      <w:numFmt w:val="bullet"/>
      <w:lvlText w:val="•"/>
      <w:lvlJc w:val="left"/>
      <w:pPr>
        <w:tabs>
          <w:tab w:val="num" w:pos="2880"/>
        </w:tabs>
        <w:ind w:left="2880" w:hanging="360"/>
      </w:pPr>
      <w:rPr>
        <w:rFonts w:ascii="Arial" w:hAnsi="Arial" w:hint="default"/>
      </w:rPr>
    </w:lvl>
    <w:lvl w:ilvl="4" w:tplc="2C8A0198" w:tentative="1">
      <w:start w:val="1"/>
      <w:numFmt w:val="bullet"/>
      <w:lvlText w:val="•"/>
      <w:lvlJc w:val="left"/>
      <w:pPr>
        <w:tabs>
          <w:tab w:val="num" w:pos="3600"/>
        </w:tabs>
        <w:ind w:left="3600" w:hanging="360"/>
      </w:pPr>
      <w:rPr>
        <w:rFonts w:ascii="Arial" w:hAnsi="Arial" w:hint="default"/>
      </w:rPr>
    </w:lvl>
    <w:lvl w:ilvl="5" w:tplc="8028023E" w:tentative="1">
      <w:start w:val="1"/>
      <w:numFmt w:val="bullet"/>
      <w:lvlText w:val="•"/>
      <w:lvlJc w:val="left"/>
      <w:pPr>
        <w:tabs>
          <w:tab w:val="num" w:pos="4320"/>
        </w:tabs>
        <w:ind w:left="4320" w:hanging="360"/>
      </w:pPr>
      <w:rPr>
        <w:rFonts w:ascii="Arial" w:hAnsi="Arial" w:hint="default"/>
      </w:rPr>
    </w:lvl>
    <w:lvl w:ilvl="6" w:tplc="73E6DAD0" w:tentative="1">
      <w:start w:val="1"/>
      <w:numFmt w:val="bullet"/>
      <w:lvlText w:val="•"/>
      <w:lvlJc w:val="left"/>
      <w:pPr>
        <w:tabs>
          <w:tab w:val="num" w:pos="5040"/>
        </w:tabs>
        <w:ind w:left="5040" w:hanging="360"/>
      </w:pPr>
      <w:rPr>
        <w:rFonts w:ascii="Arial" w:hAnsi="Arial" w:hint="default"/>
      </w:rPr>
    </w:lvl>
    <w:lvl w:ilvl="7" w:tplc="0A0AA4D4" w:tentative="1">
      <w:start w:val="1"/>
      <w:numFmt w:val="bullet"/>
      <w:lvlText w:val="•"/>
      <w:lvlJc w:val="left"/>
      <w:pPr>
        <w:tabs>
          <w:tab w:val="num" w:pos="5760"/>
        </w:tabs>
        <w:ind w:left="5760" w:hanging="360"/>
      </w:pPr>
      <w:rPr>
        <w:rFonts w:ascii="Arial" w:hAnsi="Arial" w:hint="default"/>
      </w:rPr>
    </w:lvl>
    <w:lvl w:ilvl="8" w:tplc="C696FDF6"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08F37D5A"/>
    <w:multiLevelType w:val="hybridMultilevel"/>
    <w:tmpl w:val="65EA3718"/>
    <w:lvl w:ilvl="0" w:tplc="E6CCA1E8">
      <w:start w:val="1"/>
      <w:numFmt w:val="bullet"/>
      <w:lvlText w:val=""/>
      <w:lvlJc w:val="left"/>
      <w:pPr>
        <w:tabs>
          <w:tab w:val="num" w:pos="720"/>
        </w:tabs>
        <w:ind w:left="720" w:hanging="360"/>
      </w:pPr>
      <w:rPr>
        <w:rFonts w:ascii="Wingdings" w:hAnsi="Wingdings" w:hint="default"/>
      </w:rPr>
    </w:lvl>
    <w:lvl w:ilvl="1" w:tplc="B62ADB5C" w:tentative="1">
      <w:start w:val="1"/>
      <w:numFmt w:val="bullet"/>
      <w:lvlText w:val=""/>
      <w:lvlJc w:val="left"/>
      <w:pPr>
        <w:tabs>
          <w:tab w:val="num" w:pos="1440"/>
        </w:tabs>
        <w:ind w:left="1440" w:hanging="360"/>
      </w:pPr>
      <w:rPr>
        <w:rFonts w:ascii="Wingdings" w:hAnsi="Wingdings" w:hint="default"/>
      </w:rPr>
    </w:lvl>
    <w:lvl w:ilvl="2" w:tplc="FB0C9D0C" w:tentative="1">
      <w:start w:val="1"/>
      <w:numFmt w:val="bullet"/>
      <w:lvlText w:val=""/>
      <w:lvlJc w:val="left"/>
      <w:pPr>
        <w:tabs>
          <w:tab w:val="num" w:pos="2160"/>
        </w:tabs>
        <w:ind w:left="2160" w:hanging="360"/>
      </w:pPr>
      <w:rPr>
        <w:rFonts w:ascii="Wingdings" w:hAnsi="Wingdings" w:hint="default"/>
      </w:rPr>
    </w:lvl>
    <w:lvl w:ilvl="3" w:tplc="763EAD9A" w:tentative="1">
      <w:start w:val="1"/>
      <w:numFmt w:val="bullet"/>
      <w:lvlText w:val=""/>
      <w:lvlJc w:val="left"/>
      <w:pPr>
        <w:tabs>
          <w:tab w:val="num" w:pos="2880"/>
        </w:tabs>
        <w:ind w:left="2880" w:hanging="360"/>
      </w:pPr>
      <w:rPr>
        <w:rFonts w:ascii="Wingdings" w:hAnsi="Wingdings" w:hint="default"/>
      </w:rPr>
    </w:lvl>
    <w:lvl w:ilvl="4" w:tplc="6A907606" w:tentative="1">
      <w:start w:val="1"/>
      <w:numFmt w:val="bullet"/>
      <w:lvlText w:val=""/>
      <w:lvlJc w:val="left"/>
      <w:pPr>
        <w:tabs>
          <w:tab w:val="num" w:pos="3600"/>
        </w:tabs>
        <w:ind w:left="3600" w:hanging="360"/>
      </w:pPr>
      <w:rPr>
        <w:rFonts w:ascii="Wingdings" w:hAnsi="Wingdings" w:hint="default"/>
      </w:rPr>
    </w:lvl>
    <w:lvl w:ilvl="5" w:tplc="2D5A1A36" w:tentative="1">
      <w:start w:val="1"/>
      <w:numFmt w:val="bullet"/>
      <w:lvlText w:val=""/>
      <w:lvlJc w:val="left"/>
      <w:pPr>
        <w:tabs>
          <w:tab w:val="num" w:pos="4320"/>
        </w:tabs>
        <w:ind w:left="4320" w:hanging="360"/>
      </w:pPr>
      <w:rPr>
        <w:rFonts w:ascii="Wingdings" w:hAnsi="Wingdings" w:hint="default"/>
      </w:rPr>
    </w:lvl>
    <w:lvl w:ilvl="6" w:tplc="09265CD2" w:tentative="1">
      <w:start w:val="1"/>
      <w:numFmt w:val="bullet"/>
      <w:lvlText w:val=""/>
      <w:lvlJc w:val="left"/>
      <w:pPr>
        <w:tabs>
          <w:tab w:val="num" w:pos="5040"/>
        </w:tabs>
        <w:ind w:left="5040" w:hanging="360"/>
      </w:pPr>
      <w:rPr>
        <w:rFonts w:ascii="Wingdings" w:hAnsi="Wingdings" w:hint="default"/>
      </w:rPr>
    </w:lvl>
    <w:lvl w:ilvl="7" w:tplc="72FEFA6E" w:tentative="1">
      <w:start w:val="1"/>
      <w:numFmt w:val="bullet"/>
      <w:lvlText w:val=""/>
      <w:lvlJc w:val="left"/>
      <w:pPr>
        <w:tabs>
          <w:tab w:val="num" w:pos="5760"/>
        </w:tabs>
        <w:ind w:left="5760" w:hanging="360"/>
      </w:pPr>
      <w:rPr>
        <w:rFonts w:ascii="Wingdings" w:hAnsi="Wingdings" w:hint="default"/>
      </w:rPr>
    </w:lvl>
    <w:lvl w:ilvl="8" w:tplc="F2122376"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09077FA7"/>
    <w:multiLevelType w:val="hybridMultilevel"/>
    <w:tmpl w:val="20DAA3DC"/>
    <w:lvl w:ilvl="0" w:tplc="A3F468AC">
      <w:start w:val="1"/>
      <w:numFmt w:val="bullet"/>
      <w:lvlText w:val=""/>
      <w:lvlJc w:val="left"/>
      <w:pPr>
        <w:tabs>
          <w:tab w:val="num" w:pos="720"/>
        </w:tabs>
        <w:ind w:left="720" w:hanging="360"/>
      </w:pPr>
      <w:rPr>
        <w:rFonts w:ascii="Wingdings 2" w:hAnsi="Wingdings 2" w:hint="default"/>
      </w:rPr>
    </w:lvl>
    <w:lvl w:ilvl="1" w:tplc="0CB4DB78" w:tentative="1">
      <w:start w:val="1"/>
      <w:numFmt w:val="bullet"/>
      <w:lvlText w:val=""/>
      <w:lvlJc w:val="left"/>
      <w:pPr>
        <w:tabs>
          <w:tab w:val="num" w:pos="1440"/>
        </w:tabs>
        <w:ind w:left="1440" w:hanging="360"/>
      </w:pPr>
      <w:rPr>
        <w:rFonts w:ascii="Wingdings 2" w:hAnsi="Wingdings 2" w:hint="default"/>
      </w:rPr>
    </w:lvl>
    <w:lvl w:ilvl="2" w:tplc="35C2AD46" w:tentative="1">
      <w:start w:val="1"/>
      <w:numFmt w:val="bullet"/>
      <w:lvlText w:val=""/>
      <w:lvlJc w:val="left"/>
      <w:pPr>
        <w:tabs>
          <w:tab w:val="num" w:pos="2160"/>
        </w:tabs>
        <w:ind w:left="2160" w:hanging="360"/>
      </w:pPr>
      <w:rPr>
        <w:rFonts w:ascii="Wingdings 2" w:hAnsi="Wingdings 2" w:hint="default"/>
      </w:rPr>
    </w:lvl>
    <w:lvl w:ilvl="3" w:tplc="08EE0178" w:tentative="1">
      <w:start w:val="1"/>
      <w:numFmt w:val="bullet"/>
      <w:lvlText w:val=""/>
      <w:lvlJc w:val="left"/>
      <w:pPr>
        <w:tabs>
          <w:tab w:val="num" w:pos="2880"/>
        </w:tabs>
        <w:ind w:left="2880" w:hanging="360"/>
      </w:pPr>
      <w:rPr>
        <w:rFonts w:ascii="Wingdings 2" w:hAnsi="Wingdings 2" w:hint="default"/>
      </w:rPr>
    </w:lvl>
    <w:lvl w:ilvl="4" w:tplc="D65C3854" w:tentative="1">
      <w:start w:val="1"/>
      <w:numFmt w:val="bullet"/>
      <w:lvlText w:val=""/>
      <w:lvlJc w:val="left"/>
      <w:pPr>
        <w:tabs>
          <w:tab w:val="num" w:pos="3600"/>
        </w:tabs>
        <w:ind w:left="3600" w:hanging="360"/>
      </w:pPr>
      <w:rPr>
        <w:rFonts w:ascii="Wingdings 2" w:hAnsi="Wingdings 2" w:hint="default"/>
      </w:rPr>
    </w:lvl>
    <w:lvl w:ilvl="5" w:tplc="5808B3F4" w:tentative="1">
      <w:start w:val="1"/>
      <w:numFmt w:val="bullet"/>
      <w:lvlText w:val=""/>
      <w:lvlJc w:val="left"/>
      <w:pPr>
        <w:tabs>
          <w:tab w:val="num" w:pos="4320"/>
        </w:tabs>
        <w:ind w:left="4320" w:hanging="360"/>
      </w:pPr>
      <w:rPr>
        <w:rFonts w:ascii="Wingdings 2" w:hAnsi="Wingdings 2" w:hint="default"/>
      </w:rPr>
    </w:lvl>
    <w:lvl w:ilvl="6" w:tplc="051C7A7C" w:tentative="1">
      <w:start w:val="1"/>
      <w:numFmt w:val="bullet"/>
      <w:lvlText w:val=""/>
      <w:lvlJc w:val="left"/>
      <w:pPr>
        <w:tabs>
          <w:tab w:val="num" w:pos="5040"/>
        </w:tabs>
        <w:ind w:left="5040" w:hanging="360"/>
      </w:pPr>
      <w:rPr>
        <w:rFonts w:ascii="Wingdings 2" w:hAnsi="Wingdings 2" w:hint="default"/>
      </w:rPr>
    </w:lvl>
    <w:lvl w:ilvl="7" w:tplc="44D05F84" w:tentative="1">
      <w:start w:val="1"/>
      <w:numFmt w:val="bullet"/>
      <w:lvlText w:val=""/>
      <w:lvlJc w:val="left"/>
      <w:pPr>
        <w:tabs>
          <w:tab w:val="num" w:pos="5760"/>
        </w:tabs>
        <w:ind w:left="5760" w:hanging="360"/>
      </w:pPr>
      <w:rPr>
        <w:rFonts w:ascii="Wingdings 2" w:hAnsi="Wingdings 2" w:hint="default"/>
      </w:rPr>
    </w:lvl>
    <w:lvl w:ilvl="8" w:tplc="A0BE4748" w:tentative="1">
      <w:start w:val="1"/>
      <w:numFmt w:val="bullet"/>
      <w:lvlText w:val=""/>
      <w:lvlJc w:val="left"/>
      <w:pPr>
        <w:tabs>
          <w:tab w:val="num" w:pos="6480"/>
        </w:tabs>
        <w:ind w:left="6480" w:hanging="360"/>
      </w:pPr>
      <w:rPr>
        <w:rFonts w:ascii="Wingdings 2" w:hAnsi="Wingdings 2" w:hint="default"/>
      </w:rPr>
    </w:lvl>
  </w:abstractNum>
  <w:abstractNum w:abstractNumId="39" w15:restartNumberingAfterBreak="0">
    <w:nsid w:val="095360DA"/>
    <w:multiLevelType w:val="hybridMultilevel"/>
    <w:tmpl w:val="414C6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09B04E18"/>
    <w:multiLevelType w:val="hybridMultilevel"/>
    <w:tmpl w:val="FFFFFFFF"/>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1" w15:restartNumberingAfterBreak="0">
    <w:nsid w:val="09C91F04"/>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0A1213C8"/>
    <w:multiLevelType w:val="hybridMultilevel"/>
    <w:tmpl w:val="0DA61050"/>
    <w:lvl w:ilvl="0" w:tplc="1F30C0A8">
      <w:start w:val="1"/>
      <w:numFmt w:val="bullet"/>
      <w:lvlText w:val=""/>
      <w:lvlJc w:val="left"/>
      <w:pPr>
        <w:tabs>
          <w:tab w:val="num" w:pos="720"/>
        </w:tabs>
        <w:ind w:left="720" w:hanging="360"/>
      </w:pPr>
      <w:rPr>
        <w:rFonts w:ascii="Wingdings 2" w:hAnsi="Wingdings 2" w:hint="default"/>
      </w:rPr>
    </w:lvl>
    <w:lvl w:ilvl="1" w:tplc="6D8C2B78" w:tentative="1">
      <w:start w:val="1"/>
      <w:numFmt w:val="bullet"/>
      <w:lvlText w:val=""/>
      <w:lvlJc w:val="left"/>
      <w:pPr>
        <w:tabs>
          <w:tab w:val="num" w:pos="1440"/>
        </w:tabs>
        <w:ind w:left="1440" w:hanging="360"/>
      </w:pPr>
      <w:rPr>
        <w:rFonts w:ascii="Wingdings 2" w:hAnsi="Wingdings 2" w:hint="default"/>
      </w:rPr>
    </w:lvl>
    <w:lvl w:ilvl="2" w:tplc="2250DA34" w:tentative="1">
      <w:start w:val="1"/>
      <w:numFmt w:val="bullet"/>
      <w:lvlText w:val=""/>
      <w:lvlJc w:val="left"/>
      <w:pPr>
        <w:tabs>
          <w:tab w:val="num" w:pos="2160"/>
        </w:tabs>
        <w:ind w:left="2160" w:hanging="360"/>
      </w:pPr>
      <w:rPr>
        <w:rFonts w:ascii="Wingdings 2" w:hAnsi="Wingdings 2" w:hint="default"/>
      </w:rPr>
    </w:lvl>
    <w:lvl w:ilvl="3" w:tplc="788C1FE8" w:tentative="1">
      <w:start w:val="1"/>
      <w:numFmt w:val="bullet"/>
      <w:lvlText w:val=""/>
      <w:lvlJc w:val="left"/>
      <w:pPr>
        <w:tabs>
          <w:tab w:val="num" w:pos="2880"/>
        </w:tabs>
        <w:ind w:left="2880" w:hanging="360"/>
      </w:pPr>
      <w:rPr>
        <w:rFonts w:ascii="Wingdings 2" w:hAnsi="Wingdings 2" w:hint="default"/>
      </w:rPr>
    </w:lvl>
    <w:lvl w:ilvl="4" w:tplc="59D6F2D4" w:tentative="1">
      <w:start w:val="1"/>
      <w:numFmt w:val="bullet"/>
      <w:lvlText w:val=""/>
      <w:lvlJc w:val="left"/>
      <w:pPr>
        <w:tabs>
          <w:tab w:val="num" w:pos="3600"/>
        </w:tabs>
        <w:ind w:left="3600" w:hanging="360"/>
      </w:pPr>
      <w:rPr>
        <w:rFonts w:ascii="Wingdings 2" w:hAnsi="Wingdings 2" w:hint="default"/>
      </w:rPr>
    </w:lvl>
    <w:lvl w:ilvl="5" w:tplc="30302D6E" w:tentative="1">
      <w:start w:val="1"/>
      <w:numFmt w:val="bullet"/>
      <w:lvlText w:val=""/>
      <w:lvlJc w:val="left"/>
      <w:pPr>
        <w:tabs>
          <w:tab w:val="num" w:pos="4320"/>
        </w:tabs>
        <w:ind w:left="4320" w:hanging="360"/>
      </w:pPr>
      <w:rPr>
        <w:rFonts w:ascii="Wingdings 2" w:hAnsi="Wingdings 2" w:hint="default"/>
      </w:rPr>
    </w:lvl>
    <w:lvl w:ilvl="6" w:tplc="4216B81E" w:tentative="1">
      <w:start w:val="1"/>
      <w:numFmt w:val="bullet"/>
      <w:lvlText w:val=""/>
      <w:lvlJc w:val="left"/>
      <w:pPr>
        <w:tabs>
          <w:tab w:val="num" w:pos="5040"/>
        </w:tabs>
        <w:ind w:left="5040" w:hanging="360"/>
      </w:pPr>
      <w:rPr>
        <w:rFonts w:ascii="Wingdings 2" w:hAnsi="Wingdings 2" w:hint="default"/>
      </w:rPr>
    </w:lvl>
    <w:lvl w:ilvl="7" w:tplc="0F9C3802" w:tentative="1">
      <w:start w:val="1"/>
      <w:numFmt w:val="bullet"/>
      <w:lvlText w:val=""/>
      <w:lvlJc w:val="left"/>
      <w:pPr>
        <w:tabs>
          <w:tab w:val="num" w:pos="5760"/>
        </w:tabs>
        <w:ind w:left="5760" w:hanging="360"/>
      </w:pPr>
      <w:rPr>
        <w:rFonts w:ascii="Wingdings 2" w:hAnsi="Wingdings 2" w:hint="default"/>
      </w:rPr>
    </w:lvl>
    <w:lvl w:ilvl="8" w:tplc="14FC5998" w:tentative="1">
      <w:start w:val="1"/>
      <w:numFmt w:val="bullet"/>
      <w:lvlText w:val=""/>
      <w:lvlJc w:val="left"/>
      <w:pPr>
        <w:tabs>
          <w:tab w:val="num" w:pos="6480"/>
        </w:tabs>
        <w:ind w:left="6480" w:hanging="360"/>
      </w:pPr>
      <w:rPr>
        <w:rFonts w:ascii="Wingdings 2" w:hAnsi="Wingdings 2" w:hint="default"/>
      </w:rPr>
    </w:lvl>
  </w:abstractNum>
  <w:abstractNum w:abstractNumId="43" w15:restartNumberingAfterBreak="0">
    <w:nsid w:val="0A133F0C"/>
    <w:multiLevelType w:val="hybridMultilevel"/>
    <w:tmpl w:val="BFA260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0A68710B"/>
    <w:multiLevelType w:val="hybridMultilevel"/>
    <w:tmpl w:val="07ACABA4"/>
    <w:lvl w:ilvl="0" w:tplc="3CCCE116">
      <w:start w:val="6"/>
      <w:numFmt w:val="decimal"/>
      <w:lvlText w:val="%1."/>
      <w:lvlJc w:val="left"/>
      <w:pPr>
        <w:tabs>
          <w:tab w:val="num" w:pos="720"/>
        </w:tabs>
        <w:ind w:left="720" w:hanging="360"/>
      </w:pPr>
    </w:lvl>
    <w:lvl w:ilvl="1" w:tplc="AFA0FFA2" w:tentative="1">
      <w:start w:val="1"/>
      <w:numFmt w:val="decimal"/>
      <w:lvlText w:val="%2."/>
      <w:lvlJc w:val="left"/>
      <w:pPr>
        <w:tabs>
          <w:tab w:val="num" w:pos="1440"/>
        </w:tabs>
        <w:ind w:left="1440" w:hanging="360"/>
      </w:pPr>
    </w:lvl>
    <w:lvl w:ilvl="2" w:tplc="77A21770" w:tentative="1">
      <w:start w:val="1"/>
      <w:numFmt w:val="decimal"/>
      <w:lvlText w:val="%3."/>
      <w:lvlJc w:val="left"/>
      <w:pPr>
        <w:tabs>
          <w:tab w:val="num" w:pos="2160"/>
        </w:tabs>
        <w:ind w:left="2160" w:hanging="360"/>
      </w:pPr>
    </w:lvl>
    <w:lvl w:ilvl="3" w:tplc="6C9618B8" w:tentative="1">
      <w:start w:val="1"/>
      <w:numFmt w:val="decimal"/>
      <w:lvlText w:val="%4."/>
      <w:lvlJc w:val="left"/>
      <w:pPr>
        <w:tabs>
          <w:tab w:val="num" w:pos="2880"/>
        </w:tabs>
        <w:ind w:left="2880" w:hanging="360"/>
      </w:pPr>
    </w:lvl>
    <w:lvl w:ilvl="4" w:tplc="CDB09298" w:tentative="1">
      <w:start w:val="1"/>
      <w:numFmt w:val="decimal"/>
      <w:lvlText w:val="%5."/>
      <w:lvlJc w:val="left"/>
      <w:pPr>
        <w:tabs>
          <w:tab w:val="num" w:pos="3600"/>
        </w:tabs>
        <w:ind w:left="3600" w:hanging="360"/>
      </w:pPr>
    </w:lvl>
    <w:lvl w:ilvl="5" w:tplc="59E639E4" w:tentative="1">
      <w:start w:val="1"/>
      <w:numFmt w:val="decimal"/>
      <w:lvlText w:val="%6."/>
      <w:lvlJc w:val="left"/>
      <w:pPr>
        <w:tabs>
          <w:tab w:val="num" w:pos="4320"/>
        </w:tabs>
        <w:ind w:left="4320" w:hanging="360"/>
      </w:pPr>
    </w:lvl>
    <w:lvl w:ilvl="6" w:tplc="73E44B64" w:tentative="1">
      <w:start w:val="1"/>
      <w:numFmt w:val="decimal"/>
      <w:lvlText w:val="%7."/>
      <w:lvlJc w:val="left"/>
      <w:pPr>
        <w:tabs>
          <w:tab w:val="num" w:pos="5040"/>
        </w:tabs>
        <w:ind w:left="5040" w:hanging="360"/>
      </w:pPr>
    </w:lvl>
    <w:lvl w:ilvl="7" w:tplc="A2DE8B0E" w:tentative="1">
      <w:start w:val="1"/>
      <w:numFmt w:val="decimal"/>
      <w:lvlText w:val="%8."/>
      <w:lvlJc w:val="left"/>
      <w:pPr>
        <w:tabs>
          <w:tab w:val="num" w:pos="5760"/>
        </w:tabs>
        <w:ind w:left="5760" w:hanging="360"/>
      </w:pPr>
    </w:lvl>
    <w:lvl w:ilvl="8" w:tplc="3AF42732" w:tentative="1">
      <w:start w:val="1"/>
      <w:numFmt w:val="decimal"/>
      <w:lvlText w:val="%9."/>
      <w:lvlJc w:val="left"/>
      <w:pPr>
        <w:tabs>
          <w:tab w:val="num" w:pos="6480"/>
        </w:tabs>
        <w:ind w:left="6480" w:hanging="360"/>
      </w:pPr>
    </w:lvl>
  </w:abstractNum>
  <w:abstractNum w:abstractNumId="45" w15:restartNumberingAfterBreak="0">
    <w:nsid w:val="0A6A3807"/>
    <w:multiLevelType w:val="hybridMultilevel"/>
    <w:tmpl w:val="39921252"/>
    <w:lvl w:ilvl="0" w:tplc="33C806A8">
      <w:start w:val="1"/>
      <w:numFmt w:val="bullet"/>
      <w:lvlText w:val=""/>
      <w:lvlJc w:val="left"/>
      <w:pPr>
        <w:tabs>
          <w:tab w:val="num" w:pos="720"/>
        </w:tabs>
        <w:ind w:left="720" w:hanging="360"/>
      </w:pPr>
      <w:rPr>
        <w:rFonts w:ascii="Wingdings 2" w:hAnsi="Wingdings 2" w:hint="default"/>
      </w:rPr>
    </w:lvl>
    <w:lvl w:ilvl="1" w:tplc="C18A7B64" w:tentative="1">
      <w:start w:val="1"/>
      <w:numFmt w:val="bullet"/>
      <w:lvlText w:val=""/>
      <w:lvlJc w:val="left"/>
      <w:pPr>
        <w:tabs>
          <w:tab w:val="num" w:pos="1440"/>
        </w:tabs>
        <w:ind w:left="1440" w:hanging="360"/>
      </w:pPr>
      <w:rPr>
        <w:rFonts w:ascii="Wingdings 2" w:hAnsi="Wingdings 2" w:hint="default"/>
      </w:rPr>
    </w:lvl>
    <w:lvl w:ilvl="2" w:tplc="2C10D9F6" w:tentative="1">
      <w:start w:val="1"/>
      <w:numFmt w:val="bullet"/>
      <w:lvlText w:val=""/>
      <w:lvlJc w:val="left"/>
      <w:pPr>
        <w:tabs>
          <w:tab w:val="num" w:pos="2160"/>
        </w:tabs>
        <w:ind w:left="2160" w:hanging="360"/>
      </w:pPr>
      <w:rPr>
        <w:rFonts w:ascii="Wingdings 2" w:hAnsi="Wingdings 2" w:hint="default"/>
      </w:rPr>
    </w:lvl>
    <w:lvl w:ilvl="3" w:tplc="573AC9A8" w:tentative="1">
      <w:start w:val="1"/>
      <w:numFmt w:val="bullet"/>
      <w:lvlText w:val=""/>
      <w:lvlJc w:val="left"/>
      <w:pPr>
        <w:tabs>
          <w:tab w:val="num" w:pos="2880"/>
        </w:tabs>
        <w:ind w:left="2880" w:hanging="360"/>
      </w:pPr>
      <w:rPr>
        <w:rFonts w:ascii="Wingdings 2" w:hAnsi="Wingdings 2" w:hint="default"/>
      </w:rPr>
    </w:lvl>
    <w:lvl w:ilvl="4" w:tplc="BA2CA5E8" w:tentative="1">
      <w:start w:val="1"/>
      <w:numFmt w:val="bullet"/>
      <w:lvlText w:val=""/>
      <w:lvlJc w:val="left"/>
      <w:pPr>
        <w:tabs>
          <w:tab w:val="num" w:pos="3600"/>
        </w:tabs>
        <w:ind w:left="3600" w:hanging="360"/>
      </w:pPr>
      <w:rPr>
        <w:rFonts w:ascii="Wingdings 2" w:hAnsi="Wingdings 2" w:hint="default"/>
      </w:rPr>
    </w:lvl>
    <w:lvl w:ilvl="5" w:tplc="375C1BC8" w:tentative="1">
      <w:start w:val="1"/>
      <w:numFmt w:val="bullet"/>
      <w:lvlText w:val=""/>
      <w:lvlJc w:val="left"/>
      <w:pPr>
        <w:tabs>
          <w:tab w:val="num" w:pos="4320"/>
        </w:tabs>
        <w:ind w:left="4320" w:hanging="360"/>
      </w:pPr>
      <w:rPr>
        <w:rFonts w:ascii="Wingdings 2" w:hAnsi="Wingdings 2" w:hint="default"/>
      </w:rPr>
    </w:lvl>
    <w:lvl w:ilvl="6" w:tplc="4580BD78" w:tentative="1">
      <w:start w:val="1"/>
      <w:numFmt w:val="bullet"/>
      <w:lvlText w:val=""/>
      <w:lvlJc w:val="left"/>
      <w:pPr>
        <w:tabs>
          <w:tab w:val="num" w:pos="5040"/>
        </w:tabs>
        <w:ind w:left="5040" w:hanging="360"/>
      </w:pPr>
      <w:rPr>
        <w:rFonts w:ascii="Wingdings 2" w:hAnsi="Wingdings 2" w:hint="default"/>
      </w:rPr>
    </w:lvl>
    <w:lvl w:ilvl="7" w:tplc="3EE4414C" w:tentative="1">
      <w:start w:val="1"/>
      <w:numFmt w:val="bullet"/>
      <w:lvlText w:val=""/>
      <w:lvlJc w:val="left"/>
      <w:pPr>
        <w:tabs>
          <w:tab w:val="num" w:pos="5760"/>
        </w:tabs>
        <w:ind w:left="5760" w:hanging="360"/>
      </w:pPr>
      <w:rPr>
        <w:rFonts w:ascii="Wingdings 2" w:hAnsi="Wingdings 2" w:hint="default"/>
      </w:rPr>
    </w:lvl>
    <w:lvl w:ilvl="8" w:tplc="620E39BC" w:tentative="1">
      <w:start w:val="1"/>
      <w:numFmt w:val="bullet"/>
      <w:lvlText w:val=""/>
      <w:lvlJc w:val="left"/>
      <w:pPr>
        <w:tabs>
          <w:tab w:val="num" w:pos="6480"/>
        </w:tabs>
        <w:ind w:left="6480" w:hanging="360"/>
      </w:pPr>
      <w:rPr>
        <w:rFonts w:ascii="Wingdings 2" w:hAnsi="Wingdings 2" w:hint="default"/>
      </w:rPr>
    </w:lvl>
  </w:abstractNum>
  <w:abstractNum w:abstractNumId="46" w15:restartNumberingAfterBreak="0">
    <w:nsid w:val="0A8C465B"/>
    <w:multiLevelType w:val="hybridMultilevel"/>
    <w:tmpl w:val="8FDA0E44"/>
    <w:lvl w:ilvl="0" w:tplc="B60A389E">
      <w:start w:val="1"/>
      <w:numFmt w:val="bullet"/>
      <w:lvlText w:val=""/>
      <w:lvlJc w:val="left"/>
      <w:pPr>
        <w:tabs>
          <w:tab w:val="num" w:pos="720"/>
        </w:tabs>
        <w:ind w:left="720" w:hanging="360"/>
      </w:pPr>
      <w:rPr>
        <w:rFonts w:ascii="Wingdings 2" w:hAnsi="Wingdings 2" w:hint="default"/>
      </w:rPr>
    </w:lvl>
    <w:lvl w:ilvl="1" w:tplc="71543976" w:tentative="1">
      <w:start w:val="1"/>
      <w:numFmt w:val="bullet"/>
      <w:lvlText w:val=""/>
      <w:lvlJc w:val="left"/>
      <w:pPr>
        <w:tabs>
          <w:tab w:val="num" w:pos="1440"/>
        </w:tabs>
        <w:ind w:left="1440" w:hanging="360"/>
      </w:pPr>
      <w:rPr>
        <w:rFonts w:ascii="Wingdings 2" w:hAnsi="Wingdings 2" w:hint="default"/>
      </w:rPr>
    </w:lvl>
    <w:lvl w:ilvl="2" w:tplc="EE46A2CC" w:tentative="1">
      <w:start w:val="1"/>
      <w:numFmt w:val="bullet"/>
      <w:lvlText w:val=""/>
      <w:lvlJc w:val="left"/>
      <w:pPr>
        <w:tabs>
          <w:tab w:val="num" w:pos="2160"/>
        </w:tabs>
        <w:ind w:left="2160" w:hanging="360"/>
      </w:pPr>
      <w:rPr>
        <w:rFonts w:ascii="Wingdings 2" w:hAnsi="Wingdings 2" w:hint="default"/>
      </w:rPr>
    </w:lvl>
    <w:lvl w:ilvl="3" w:tplc="FBEA01D2" w:tentative="1">
      <w:start w:val="1"/>
      <w:numFmt w:val="bullet"/>
      <w:lvlText w:val=""/>
      <w:lvlJc w:val="left"/>
      <w:pPr>
        <w:tabs>
          <w:tab w:val="num" w:pos="2880"/>
        </w:tabs>
        <w:ind w:left="2880" w:hanging="360"/>
      </w:pPr>
      <w:rPr>
        <w:rFonts w:ascii="Wingdings 2" w:hAnsi="Wingdings 2" w:hint="default"/>
      </w:rPr>
    </w:lvl>
    <w:lvl w:ilvl="4" w:tplc="38CAE61E" w:tentative="1">
      <w:start w:val="1"/>
      <w:numFmt w:val="bullet"/>
      <w:lvlText w:val=""/>
      <w:lvlJc w:val="left"/>
      <w:pPr>
        <w:tabs>
          <w:tab w:val="num" w:pos="3600"/>
        </w:tabs>
        <w:ind w:left="3600" w:hanging="360"/>
      </w:pPr>
      <w:rPr>
        <w:rFonts w:ascii="Wingdings 2" w:hAnsi="Wingdings 2" w:hint="default"/>
      </w:rPr>
    </w:lvl>
    <w:lvl w:ilvl="5" w:tplc="8AB81E64" w:tentative="1">
      <w:start w:val="1"/>
      <w:numFmt w:val="bullet"/>
      <w:lvlText w:val=""/>
      <w:lvlJc w:val="left"/>
      <w:pPr>
        <w:tabs>
          <w:tab w:val="num" w:pos="4320"/>
        </w:tabs>
        <w:ind w:left="4320" w:hanging="360"/>
      </w:pPr>
      <w:rPr>
        <w:rFonts w:ascii="Wingdings 2" w:hAnsi="Wingdings 2" w:hint="default"/>
      </w:rPr>
    </w:lvl>
    <w:lvl w:ilvl="6" w:tplc="35B24C10" w:tentative="1">
      <w:start w:val="1"/>
      <w:numFmt w:val="bullet"/>
      <w:lvlText w:val=""/>
      <w:lvlJc w:val="left"/>
      <w:pPr>
        <w:tabs>
          <w:tab w:val="num" w:pos="5040"/>
        </w:tabs>
        <w:ind w:left="5040" w:hanging="360"/>
      </w:pPr>
      <w:rPr>
        <w:rFonts w:ascii="Wingdings 2" w:hAnsi="Wingdings 2" w:hint="default"/>
      </w:rPr>
    </w:lvl>
    <w:lvl w:ilvl="7" w:tplc="84D8E480" w:tentative="1">
      <w:start w:val="1"/>
      <w:numFmt w:val="bullet"/>
      <w:lvlText w:val=""/>
      <w:lvlJc w:val="left"/>
      <w:pPr>
        <w:tabs>
          <w:tab w:val="num" w:pos="5760"/>
        </w:tabs>
        <w:ind w:left="5760" w:hanging="360"/>
      </w:pPr>
      <w:rPr>
        <w:rFonts w:ascii="Wingdings 2" w:hAnsi="Wingdings 2" w:hint="default"/>
      </w:rPr>
    </w:lvl>
    <w:lvl w:ilvl="8" w:tplc="9BDCE40E" w:tentative="1">
      <w:start w:val="1"/>
      <w:numFmt w:val="bullet"/>
      <w:lvlText w:val=""/>
      <w:lvlJc w:val="left"/>
      <w:pPr>
        <w:tabs>
          <w:tab w:val="num" w:pos="6480"/>
        </w:tabs>
        <w:ind w:left="6480" w:hanging="360"/>
      </w:pPr>
      <w:rPr>
        <w:rFonts w:ascii="Wingdings 2" w:hAnsi="Wingdings 2" w:hint="default"/>
      </w:rPr>
    </w:lvl>
  </w:abstractNum>
  <w:abstractNum w:abstractNumId="47" w15:restartNumberingAfterBreak="0">
    <w:nsid w:val="0B212BE6"/>
    <w:multiLevelType w:val="hybridMultilevel"/>
    <w:tmpl w:val="B1905186"/>
    <w:lvl w:ilvl="0" w:tplc="E1DC64DA">
      <w:start w:val="1"/>
      <w:numFmt w:val="bullet"/>
      <w:lvlText w:val=""/>
      <w:lvlJc w:val="left"/>
      <w:pPr>
        <w:tabs>
          <w:tab w:val="num" w:pos="720"/>
        </w:tabs>
        <w:ind w:left="720" w:hanging="360"/>
      </w:pPr>
      <w:rPr>
        <w:rFonts w:ascii="Wingdings 3" w:hAnsi="Wingdings 3" w:hint="default"/>
      </w:rPr>
    </w:lvl>
    <w:lvl w:ilvl="1" w:tplc="680AC4C4" w:tentative="1">
      <w:start w:val="1"/>
      <w:numFmt w:val="bullet"/>
      <w:lvlText w:val=""/>
      <w:lvlJc w:val="left"/>
      <w:pPr>
        <w:tabs>
          <w:tab w:val="num" w:pos="1440"/>
        </w:tabs>
        <w:ind w:left="1440" w:hanging="360"/>
      </w:pPr>
      <w:rPr>
        <w:rFonts w:ascii="Wingdings 3" w:hAnsi="Wingdings 3" w:hint="default"/>
      </w:rPr>
    </w:lvl>
    <w:lvl w:ilvl="2" w:tplc="2378325A" w:tentative="1">
      <w:start w:val="1"/>
      <w:numFmt w:val="bullet"/>
      <w:lvlText w:val=""/>
      <w:lvlJc w:val="left"/>
      <w:pPr>
        <w:tabs>
          <w:tab w:val="num" w:pos="2160"/>
        </w:tabs>
        <w:ind w:left="2160" w:hanging="360"/>
      </w:pPr>
      <w:rPr>
        <w:rFonts w:ascii="Wingdings 3" w:hAnsi="Wingdings 3" w:hint="default"/>
      </w:rPr>
    </w:lvl>
    <w:lvl w:ilvl="3" w:tplc="02B0990A" w:tentative="1">
      <w:start w:val="1"/>
      <w:numFmt w:val="bullet"/>
      <w:lvlText w:val=""/>
      <w:lvlJc w:val="left"/>
      <w:pPr>
        <w:tabs>
          <w:tab w:val="num" w:pos="2880"/>
        </w:tabs>
        <w:ind w:left="2880" w:hanging="360"/>
      </w:pPr>
      <w:rPr>
        <w:rFonts w:ascii="Wingdings 3" w:hAnsi="Wingdings 3" w:hint="default"/>
      </w:rPr>
    </w:lvl>
    <w:lvl w:ilvl="4" w:tplc="8F44A634" w:tentative="1">
      <w:start w:val="1"/>
      <w:numFmt w:val="bullet"/>
      <w:lvlText w:val=""/>
      <w:lvlJc w:val="left"/>
      <w:pPr>
        <w:tabs>
          <w:tab w:val="num" w:pos="3600"/>
        </w:tabs>
        <w:ind w:left="3600" w:hanging="360"/>
      </w:pPr>
      <w:rPr>
        <w:rFonts w:ascii="Wingdings 3" w:hAnsi="Wingdings 3" w:hint="default"/>
      </w:rPr>
    </w:lvl>
    <w:lvl w:ilvl="5" w:tplc="AF805266" w:tentative="1">
      <w:start w:val="1"/>
      <w:numFmt w:val="bullet"/>
      <w:lvlText w:val=""/>
      <w:lvlJc w:val="left"/>
      <w:pPr>
        <w:tabs>
          <w:tab w:val="num" w:pos="4320"/>
        </w:tabs>
        <w:ind w:left="4320" w:hanging="360"/>
      </w:pPr>
      <w:rPr>
        <w:rFonts w:ascii="Wingdings 3" w:hAnsi="Wingdings 3" w:hint="default"/>
      </w:rPr>
    </w:lvl>
    <w:lvl w:ilvl="6" w:tplc="A7249170" w:tentative="1">
      <w:start w:val="1"/>
      <w:numFmt w:val="bullet"/>
      <w:lvlText w:val=""/>
      <w:lvlJc w:val="left"/>
      <w:pPr>
        <w:tabs>
          <w:tab w:val="num" w:pos="5040"/>
        </w:tabs>
        <w:ind w:left="5040" w:hanging="360"/>
      </w:pPr>
      <w:rPr>
        <w:rFonts w:ascii="Wingdings 3" w:hAnsi="Wingdings 3" w:hint="default"/>
      </w:rPr>
    </w:lvl>
    <w:lvl w:ilvl="7" w:tplc="EAC89EAE" w:tentative="1">
      <w:start w:val="1"/>
      <w:numFmt w:val="bullet"/>
      <w:lvlText w:val=""/>
      <w:lvlJc w:val="left"/>
      <w:pPr>
        <w:tabs>
          <w:tab w:val="num" w:pos="5760"/>
        </w:tabs>
        <w:ind w:left="5760" w:hanging="360"/>
      </w:pPr>
      <w:rPr>
        <w:rFonts w:ascii="Wingdings 3" w:hAnsi="Wingdings 3" w:hint="default"/>
      </w:rPr>
    </w:lvl>
    <w:lvl w:ilvl="8" w:tplc="EDD2107E" w:tentative="1">
      <w:start w:val="1"/>
      <w:numFmt w:val="bullet"/>
      <w:lvlText w:val=""/>
      <w:lvlJc w:val="left"/>
      <w:pPr>
        <w:tabs>
          <w:tab w:val="num" w:pos="6480"/>
        </w:tabs>
        <w:ind w:left="6480" w:hanging="360"/>
      </w:pPr>
      <w:rPr>
        <w:rFonts w:ascii="Wingdings 3" w:hAnsi="Wingdings 3" w:hint="default"/>
      </w:rPr>
    </w:lvl>
  </w:abstractNum>
  <w:abstractNum w:abstractNumId="48" w15:restartNumberingAfterBreak="0">
    <w:nsid w:val="0B212F82"/>
    <w:multiLevelType w:val="hybridMultilevel"/>
    <w:tmpl w:val="87CE6340"/>
    <w:lvl w:ilvl="0" w:tplc="04C2CEDC">
      <w:start w:val="1"/>
      <w:numFmt w:val="bullet"/>
      <w:lvlText w:val=""/>
      <w:lvlJc w:val="left"/>
      <w:pPr>
        <w:tabs>
          <w:tab w:val="num" w:pos="720"/>
        </w:tabs>
        <w:ind w:left="720" w:hanging="360"/>
      </w:pPr>
      <w:rPr>
        <w:rFonts w:ascii="Wingdings" w:hAnsi="Wingdings" w:hint="default"/>
      </w:rPr>
    </w:lvl>
    <w:lvl w:ilvl="1" w:tplc="4E86F5C4">
      <w:start w:val="1"/>
      <w:numFmt w:val="bullet"/>
      <w:lvlText w:val=""/>
      <w:lvlJc w:val="left"/>
      <w:pPr>
        <w:tabs>
          <w:tab w:val="num" w:pos="1440"/>
        </w:tabs>
        <w:ind w:left="1440" w:hanging="360"/>
      </w:pPr>
      <w:rPr>
        <w:rFonts w:ascii="Wingdings" w:hAnsi="Wingdings" w:hint="default"/>
      </w:rPr>
    </w:lvl>
    <w:lvl w:ilvl="2" w:tplc="FBEADBC0" w:tentative="1">
      <w:start w:val="1"/>
      <w:numFmt w:val="bullet"/>
      <w:lvlText w:val=""/>
      <w:lvlJc w:val="left"/>
      <w:pPr>
        <w:tabs>
          <w:tab w:val="num" w:pos="2160"/>
        </w:tabs>
        <w:ind w:left="2160" w:hanging="360"/>
      </w:pPr>
      <w:rPr>
        <w:rFonts w:ascii="Wingdings" w:hAnsi="Wingdings" w:hint="default"/>
      </w:rPr>
    </w:lvl>
    <w:lvl w:ilvl="3" w:tplc="0058A136" w:tentative="1">
      <w:start w:val="1"/>
      <w:numFmt w:val="bullet"/>
      <w:lvlText w:val=""/>
      <w:lvlJc w:val="left"/>
      <w:pPr>
        <w:tabs>
          <w:tab w:val="num" w:pos="2880"/>
        </w:tabs>
        <w:ind w:left="2880" w:hanging="360"/>
      </w:pPr>
      <w:rPr>
        <w:rFonts w:ascii="Wingdings" w:hAnsi="Wingdings" w:hint="default"/>
      </w:rPr>
    </w:lvl>
    <w:lvl w:ilvl="4" w:tplc="40CA156A" w:tentative="1">
      <w:start w:val="1"/>
      <w:numFmt w:val="bullet"/>
      <w:lvlText w:val=""/>
      <w:lvlJc w:val="left"/>
      <w:pPr>
        <w:tabs>
          <w:tab w:val="num" w:pos="3600"/>
        </w:tabs>
        <w:ind w:left="3600" w:hanging="360"/>
      </w:pPr>
      <w:rPr>
        <w:rFonts w:ascii="Wingdings" w:hAnsi="Wingdings" w:hint="default"/>
      </w:rPr>
    </w:lvl>
    <w:lvl w:ilvl="5" w:tplc="D0EA1CA6" w:tentative="1">
      <w:start w:val="1"/>
      <w:numFmt w:val="bullet"/>
      <w:lvlText w:val=""/>
      <w:lvlJc w:val="left"/>
      <w:pPr>
        <w:tabs>
          <w:tab w:val="num" w:pos="4320"/>
        </w:tabs>
        <w:ind w:left="4320" w:hanging="360"/>
      </w:pPr>
      <w:rPr>
        <w:rFonts w:ascii="Wingdings" w:hAnsi="Wingdings" w:hint="default"/>
      </w:rPr>
    </w:lvl>
    <w:lvl w:ilvl="6" w:tplc="7E34FB68" w:tentative="1">
      <w:start w:val="1"/>
      <w:numFmt w:val="bullet"/>
      <w:lvlText w:val=""/>
      <w:lvlJc w:val="left"/>
      <w:pPr>
        <w:tabs>
          <w:tab w:val="num" w:pos="5040"/>
        </w:tabs>
        <w:ind w:left="5040" w:hanging="360"/>
      </w:pPr>
      <w:rPr>
        <w:rFonts w:ascii="Wingdings" w:hAnsi="Wingdings" w:hint="default"/>
      </w:rPr>
    </w:lvl>
    <w:lvl w:ilvl="7" w:tplc="843EC6BA" w:tentative="1">
      <w:start w:val="1"/>
      <w:numFmt w:val="bullet"/>
      <w:lvlText w:val=""/>
      <w:lvlJc w:val="left"/>
      <w:pPr>
        <w:tabs>
          <w:tab w:val="num" w:pos="5760"/>
        </w:tabs>
        <w:ind w:left="5760" w:hanging="360"/>
      </w:pPr>
      <w:rPr>
        <w:rFonts w:ascii="Wingdings" w:hAnsi="Wingdings" w:hint="default"/>
      </w:rPr>
    </w:lvl>
    <w:lvl w:ilvl="8" w:tplc="5F0E2474"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0B2C40B5"/>
    <w:multiLevelType w:val="hybridMultilevel"/>
    <w:tmpl w:val="21589FB8"/>
    <w:lvl w:ilvl="0" w:tplc="C59C8110">
      <w:start w:val="1"/>
      <w:numFmt w:val="bullet"/>
      <w:lvlText w:val=""/>
      <w:lvlJc w:val="left"/>
      <w:pPr>
        <w:tabs>
          <w:tab w:val="num" w:pos="720"/>
        </w:tabs>
        <w:ind w:left="720" w:hanging="360"/>
      </w:pPr>
      <w:rPr>
        <w:rFonts w:ascii="Wingdings" w:hAnsi="Wingdings" w:hint="default"/>
      </w:rPr>
    </w:lvl>
    <w:lvl w:ilvl="1" w:tplc="E4E830CE" w:tentative="1">
      <w:start w:val="1"/>
      <w:numFmt w:val="bullet"/>
      <w:lvlText w:val=""/>
      <w:lvlJc w:val="left"/>
      <w:pPr>
        <w:tabs>
          <w:tab w:val="num" w:pos="1440"/>
        </w:tabs>
        <w:ind w:left="1440" w:hanging="360"/>
      </w:pPr>
      <w:rPr>
        <w:rFonts w:ascii="Wingdings" w:hAnsi="Wingdings" w:hint="default"/>
      </w:rPr>
    </w:lvl>
    <w:lvl w:ilvl="2" w:tplc="D898B9C4" w:tentative="1">
      <w:start w:val="1"/>
      <w:numFmt w:val="bullet"/>
      <w:lvlText w:val=""/>
      <w:lvlJc w:val="left"/>
      <w:pPr>
        <w:tabs>
          <w:tab w:val="num" w:pos="2160"/>
        </w:tabs>
        <w:ind w:left="2160" w:hanging="360"/>
      </w:pPr>
      <w:rPr>
        <w:rFonts w:ascii="Wingdings" w:hAnsi="Wingdings" w:hint="default"/>
      </w:rPr>
    </w:lvl>
    <w:lvl w:ilvl="3" w:tplc="0CB0F5D6" w:tentative="1">
      <w:start w:val="1"/>
      <w:numFmt w:val="bullet"/>
      <w:lvlText w:val=""/>
      <w:lvlJc w:val="left"/>
      <w:pPr>
        <w:tabs>
          <w:tab w:val="num" w:pos="2880"/>
        </w:tabs>
        <w:ind w:left="2880" w:hanging="360"/>
      </w:pPr>
      <w:rPr>
        <w:rFonts w:ascii="Wingdings" w:hAnsi="Wingdings" w:hint="default"/>
      </w:rPr>
    </w:lvl>
    <w:lvl w:ilvl="4" w:tplc="A85E8E30" w:tentative="1">
      <w:start w:val="1"/>
      <w:numFmt w:val="bullet"/>
      <w:lvlText w:val=""/>
      <w:lvlJc w:val="left"/>
      <w:pPr>
        <w:tabs>
          <w:tab w:val="num" w:pos="3600"/>
        </w:tabs>
        <w:ind w:left="3600" w:hanging="360"/>
      </w:pPr>
      <w:rPr>
        <w:rFonts w:ascii="Wingdings" w:hAnsi="Wingdings" w:hint="default"/>
      </w:rPr>
    </w:lvl>
    <w:lvl w:ilvl="5" w:tplc="3C10B2B6" w:tentative="1">
      <w:start w:val="1"/>
      <w:numFmt w:val="bullet"/>
      <w:lvlText w:val=""/>
      <w:lvlJc w:val="left"/>
      <w:pPr>
        <w:tabs>
          <w:tab w:val="num" w:pos="4320"/>
        </w:tabs>
        <w:ind w:left="4320" w:hanging="360"/>
      </w:pPr>
      <w:rPr>
        <w:rFonts w:ascii="Wingdings" w:hAnsi="Wingdings" w:hint="default"/>
      </w:rPr>
    </w:lvl>
    <w:lvl w:ilvl="6" w:tplc="7F905AA4" w:tentative="1">
      <w:start w:val="1"/>
      <w:numFmt w:val="bullet"/>
      <w:lvlText w:val=""/>
      <w:lvlJc w:val="left"/>
      <w:pPr>
        <w:tabs>
          <w:tab w:val="num" w:pos="5040"/>
        </w:tabs>
        <w:ind w:left="5040" w:hanging="360"/>
      </w:pPr>
      <w:rPr>
        <w:rFonts w:ascii="Wingdings" w:hAnsi="Wingdings" w:hint="default"/>
      </w:rPr>
    </w:lvl>
    <w:lvl w:ilvl="7" w:tplc="B8EA8646" w:tentative="1">
      <w:start w:val="1"/>
      <w:numFmt w:val="bullet"/>
      <w:lvlText w:val=""/>
      <w:lvlJc w:val="left"/>
      <w:pPr>
        <w:tabs>
          <w:tab w:val="num" w:pos="5760"/>
        </w:tabs>
        <w:ind w:left="5760" w:hanging="360"/>
      </w:pPr>
      <w:rPr>
        <w:rFonts w:ascii="Wingdings" w:hAnsi="Wingdings" w:hint="default"/>
      </w:rPr>
    </w:lvl>
    <w:lvl w:ilvl="8" w:tplc="A01CF680"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0BC94A82"/>
    <w:multiLevelType w:val="hybridMultilevel"/>
    <w:tmpl w:val="4FB2B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0BE03260"/>
    <w:multiLevelType w:val="hybridMultilevel"/>
    <w:tmpl w:val="960E3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0C0F57FC"/>
    <w:multiLevelType w:val="hybridMultilevel"/>
    <w:tmpl w:val="6E4E2952"/>
    <w:lvl w:ilvl="0" w:tplc="931869E0">
      <w:start w:val="1"/>
      <w:numFmt w:val="bullet"/>
      <w:lvlText w:val="•"/>
      <w:lvlJc w:val="left"/>
      <w:pPr>
        <w:tabs>
          <w:tab w:val="num" w:pos="720"/>
        </w:tabs>
        <w:ind w:left="720" w:hanging="360"/>
      </w:pPr>
      <w:rPr>
        <w:rFonts w:ascii="Arial" w:hAnsi="Arial" w:hint="default"/>
      </w:rPr>
    </w:lvl>
    <w:lvl w:ilvl="1" w:tplc="1EC4A57A" w:tentative="1">
      <w:start w:val="1"/>
      <w:numFmt w:val="bullet"/>
      <w:lvlText w:val="•"/>
      <w:lvlJc w:val="left"/>
      <w:pPr>
        <w:tabs>
          <w:tab w:val="num" w:pos="1440"/>
        </w:tabs>
        <w:ind w:left="1440" w:hanging="360"/>
      </w:pPr>
      <w:rPr>
        <w:rFonts w:ascii="Arial" w:hAnsi="Arial" w:hint="default"/>
      </w:rPr>
    </w:lvl>
    <w:lvl w:ilvl="2" w:tplc="B6F0A7D4" w:tentative="1">
      <w:start w:val="1"/>
      <w:numFmt w:val="bullet"/>
      <w:lvlText w:val="•"/>
      <w:lvlJc w:val="left"/>
      <w:pPr>
        <w:tabs>
          <w:tab w:val="num" w:pos="2160"/>
        </w:tabs>
        <w:ind w:left="2160" w:hanging="360"/>
      </w:pPr>
      <w:rPr>
        <w:rFonts w:ascii="Arial" w:hAnsi="Arial" w:hint="default"/>
      </w:rPr>
    </w:lvl>
    <w:lvl w:ilvl="3" w:tplc="F45C0844" w:tentative="1">
      <w:start w:val="1"/>
      <w:numFmt w:val="bullet"/>
      <w:lvlText w:val="•"/>
      <w:lvlJc w:val="left"/>
      <w:pPr>
        <w:tabs>
          <w:tab w:val="num" w:pos="2880"/>
        </w:tabs>
        <w:ind w:left="2880" w:hanging="360"/>
      </w:pPr>
      <w:rPr>
        <w:rFonts w:ascii="Arial" w:hAnsi="Arial" w:hint="default"/>
      </w:rPr>
    </w:lvl>
    <w:lvl w:ilvl="4" w:tplc="756E65B0" w:tentative="1">
      <w:start w:val="1"/>
      <w:numFmt w:val="bullet"/>
      <w:lvlText w:val="•"/>
      <w:lvlJc w:val="left"/>
      <w:pPr>
        <w:tabs>
          <w:tab w:val="num" w:pos="3600"/>
        </w:tabs>
        <w:ind w:left="3600" w:hanging="360"/>
      </w:pPr>
      <w:rPr>
        <w:rFonts w:ascii="Arial" w:hAnsi="Arial" w:hint="default"/>
      </w:rPr>
    </w:lvl>
    <w:lvl w:ilvl="5" w:tplc="7924E940" w:tentative="1">
      <w:start w:val="1"/>
      <w:numFmt w:val="bullet"/>
      <w:lvlText w:val="•"/>
      <w:lvlJc w:val="left"/>
      <w:pPr>
        <w:tabs>
          <w:tab w:val="num" w:pos="4320"/>
        </w:tabs>
        <w:ind w:left="4320" w:hanging="360"/>
      </w:pPr>
      <w:rPr>
        <w:rFonts w:ascii="Arial" w:hAnsi="Arial" w:hint="default"/>
      </w:rPr>
    </w:lvl>
    <w:lvl w:ilvl="6" w:tplc="C2FCEE7C" w:tentative="1">
      <w:start w:val="1"/>
      <w:numFmt w:val="bullet"/>
      <w:lvlText w:val="•"/>
      <w:lvlJc w:val="left"/>
      <w:pPr>
        <w:tabs>
          <w:tab w:val="num" w:pos="5040"/>
        </w:tabs>
        <w:ind w:left="5040" w:hanging="360"/>
      </w:pPr>
      <w:rPr>
        <w:rFonts w:ascii="Arial" w:hAnsi="Arial" w:hint="default"/>
      </w:rPr>
    </w:lvl>
    <w:lvl w:ilvl="7" w:tplc="CF3CBAAE" w:tentative="1">
      <w:start w:val="1"/>
      <w:numFmt w:val="bullet"/>
      <w:lvlText w:val="•"/>
      <w:lvlJc w:val="left"/>
      <w:pPr>
        <w:tabs>
          <w:tab w:val="num" w:pos="5760"/>
        </w:tabs>
        <w:ind w:left="5760" w:hanging="360"/>
      </w:pPr>
      <w:rPr>
        <w:rFonts w:ascii="Arial" w:hAnsi="Arial" w:hint="default"/>
      </w:rPr>
    </w:lvl>
    <w:lvl w:ilvl="8" w:tplc="35988BA8" w:tentative="1">
      <w:start w:val="1"/>
      <w:numFmt w:val="bullet"/>
      <w:lvlText w:val="•"/>
      <w:lvlJc w:val="left"/>
      <w:pPr>
        <w:tabs>
          <w:tab w:val="num" w:pos="6480"/>
        </w:tabs>
        <w:ind w:left="6480" w:hanging="360"/>
      </w:pPr>
      <w:rPr>
        <w:rFonts w:ascii="Arial" w:hAnsi="Arial" w:hint="default"/>
      </w:rPr>
    </w:lvl>
  </w:abstractNum>
  <w:abstractNum w:abstractNumId="53" w15:restartNumberingAfterBreak="0">
    <w:nsid w:val="0C6E0FC7"/>
    <w:multiLevelType w:val="hybridMultilevel"/>
    <w:tmpl w:val="D3B2C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0D0D5C9E"/>
    <w:multiLevelType w:val="hybridMultilevel"/>
    <w:tmpl w:val="B7E2E14C"/>
    <w:lvl w:ilvl="0" w:tplc="CFCC3EBC">
      <w:start w:val="1"/>
      <w:numFmt w:val="bullet"/>
      <w:lvlText w:val=""/>
      <w:lvlJc w:val="left"/>
      <w:pPr>
        <w:tabs>
          <w:tab w:val="num" w:pos="1080"/>
        </w:tabs>
        <w:ind w:left="1080" w:hanging="360"/>
      </w:pPr>
      <w:rPr>
        <w:rFonts w:ascii="Symbol" w:hAnsi="Symbol" w:hint="default"/>
      </w:rPr>
    </w:lvl>
    <w:lvl w:ilvl="1" w:tplc="FCE81624" w:tentative="1">
      <w:start w:val="1"/>
      <w:numFmt w:val="bullet"/>
      <w:lvlText w:val=""/>
      <w:lvlJc w:val="left"/>
      <w:pPr>
        <w:tabs>
          <w:tab w:val="num" w:pos="1800"/>
        </w:tabs>
        <w:ind w:left="1800" w:hanging="360"/>
      </w:pPr>
      <w:rPr>
        <w:rFonts w:ascii="Symbol" w:hAnsi="Symbol" w:hint="default"/>
      </w:rPr>
    </w:lvl>
    <w:lvl w:ilvl="2" w:tplc="D3F4E0E6" w:tentative="1">
      <w:start w:val="1"/>
      <w:numFmt w:val="bullet"/>
      <w:lvlText w:val=""/>
      <w:lvlJc w:val="left"/>
      <w:pPr>
        <w:tabs>
          <w:tab w:val="num" w:pos="2520"/>
        </w:tabs>
        <w:ind w:left="2520" w:hanging="360"/>
      </w:pPr>
      <w:rPr>
        <w:rFonts w:ascii="Symbol" w:hAnsi="Symbol" w:hint="default"/>
      </w:rPr>
    </w:lvl>
    <w:lvl w:ilvl="3" w:tplc="62C6C13C" w:tentative="1">
      <w:start w:val="1"/>
      <w:numFmt w:val="bullet"/>
      <w:lvlText w:val=""/>
      <w:lvlJc w:val="left"/>
      <w:pPr>
        <w:tabs>
          <w:tab w:val="num" w:pos="3240"/>
        </w:tabs>
        <w:ind w:left="3240" w:hanging="360"/>
      </w:pPr>
      <w:rPr>
        <w:rFonts w:ascii="Symbol" w:hAnsi="Symbol" w:hint="default"/>
      </w:rPr>
    </w:lvl>
    <w:lvl w:ilvl="4" w:tplc="91225F48" w:tentative="1">
      <w:start w:val="1"/>
      <w:numFmt w:val="bullet"/>
      <w:lvlText w:val=""/>
      <w:lvlJc w:val="left"/>
      <w:pPr>
        <w:tabs>
          <w:tab w:val="num" w:pos="3960"/>
        </w:tabs>
        <w:ind w:left="3960" w:hanging="360"/>
      </w:pPr>
      <w:rPr>
        <w:rFonts w:ascii="Symbol" w:hAnsi="Symbol" w:hint="default"/>
      </w:rPr>
    </w:lvl>
    <w:lvl w:ilvl="5" w:tplc="C520E81A" w:tentative="1">
      <w:start w:val="1"/>
      <w:numFmt w:val="bullet"/>
      <w:lvlText w:val=""/>
      <w:lvlJc w:val="left"/>
      <w:pPr>
        <w:tabs>
          <w:tab w:val="num" w:pos="4680"/>
        </w:tabs>
        <w:ind w:left="4680" w:hanging="360"/>
      </w:pPr>
      <w:rPr>
        <w:rFonts w:ascii="Symbol" w:hAnsi="Symbol" w:hint="default"/>
      </w:rPr>
    </w:lvl>
    <w:lvl w:ilvl="6" w:tplc="BFA82EC4" w:tentative="1">
      <w:start w:val="1"/>
      <w:numFmt w:val="bullet"/>
      <w:lvlText w:val=""/>
      <w:lvlJc w:val="left"/>
      <w:pPr>
        <w:tabs>
          <w:tab w:val="num" w:pos="5400"/>
        </w:tabs>
        <w:ind w:left="5400" w:hanging="360"/>
      </w:pPr>
      <w:rPr>
        <w:rFonts w:ascii="Symbol" w:hAnsi="Symbol" w:hint="default"/>
      </w:rPr>
    </w:lvl>
    <w:lvl w:ilvl="7" w:tplc="9056A712" w:tentative="1">
      <w:start w:val="1"/>
      <w:numFmt w:val="bullet"/>
      <w:lvlText w:val=""/>
      <w:lvlJc w:val="left"/>
      <w:pPr>
        <w:tabs>
          <w:tab w:val="num" w:pos="6120"/>
        </w:tabs>
        <w:ind w:left="6120" w:hanging="360"/>
      </w:pPr>
      <w:rPr>
        <w:rFonts w:ascii="Symbol" w:hAnsi="Symbol" w:hint="default"/>
      </w:rPr>
    </w:lvl>
    <w:lvl w:ilvl="8" w:tplc="DCDEE386" w:tentative="1">
      <w:start w:val="1"/>
      <w:numFmt w:val="bullet"/>
      <w:lvlText w:val=""/>
      <w:lvlJc w:val="left"/>
      <w:pPr>
        <w:tabs>
          <w:tab w:val="num" w:pos="6840"/>
        </w:tabs>
        <w:ind w:left="6840" w:hanging="360"/>
      </w:pPr>
      <w:rPr>
        <w:rFonts w:ascii="Symbol" w:hAnsi="Symbol" w:hint="default"/>
      </w:rPr>
    </w:lvl>
  </w:abstractNum>
  <w:abstractNum w:abstractNumId="55" w15:restartNumberingAfterBreak="0">
    <w:nsid w:val="0D3F6847"/>
    <w:multiLevelType w:val="hybridMultilevel"/>
    <w:tmpl w:val="6AB40340"/>
    <w:lvl w:ilvl="0" w:tplc="238403C2">
      <w:start w:val="3"/>
      <w:numFmt w:val="decimal"/>
      <w:lvlText w:val="%1."/>
      <w:lvlJc w:val="left"/>
      <w:pPr>
        <w:tabs>
          <w:tab w:val="num" w:pos="720"/>
        </w:tabs>
        <w:ind w:left="720" w:hanging="360"/>
      </w:pPr>
    </w:lvl>
    <w:lvl w:ilvl="1" w:tplc="92FE9934" w:tentative="1">
      <w:start w:val="1"/>
      <w:numFmt w:val="decimal"/>
      <w:lvlText w:val="%2."/>
      <w:lvlJc w:val="left"/>
      <w:pPr>
        <w:tabs>
          <w:tab w:val="num" w:pos="1440"/>
        </w:tabs>
        <w:ind w:left="1440" w:hanging="360"/>
      </w:pPr>
    </w:lvl>
    <w:lvl w:ilvl="2" w:tplc="D06EBC94" w:tentative="1">
      <w:start w:val="1"/>
      <w:numFmt w:val="decimal"/>
      <w:lvlText w:val="%3."/>
      <w:lvlJc w:val="left"/>
      <w:pPr>
        <w:tabs>
          <w:tab w:val="num" w:pos="2160"/>
        </w:tabs>
        <w:ind w:left="2160" w:hanging="360"/>
      </w:pPr>
    </w:lvl>
    <w:lvl w:ilvl="3" w:tplc="1C2C3314" w:tentative="1">
      <w:start w:val="1"/>
      <w:numFmt w:val="decimal"/>
      <w:lvlText w:val="%4."/>
      <w:lvlJc w:val="left"/>
      <w:pPr>
        <w:tabs>
          <w:tab w:val="num" w:pos="2880"/>
        </w:tabs>
        <w:ind w:left="2880" w:hanging="360"/>
      </w:pPr>
    </w:lvl>
    <w:lvl w:ilvl="4" w:tplc="EAFA3946" w:tentative="1">
      <w:start w:val="1"/>
      <w:numFmt w:val="decimal"/>
      <w:lvlText w:val="%5."/>
      <w:lvlJc w:val="left"/>
      <w:pPr>
        <w:tabs>
          <w:tab w:val="num" w:pos="3600"/>
        </w:tabs>
        <w:ind w:left="3600" w:hanging="360"/>
      </w:pPr>
    </w:lvl>
    <w:lvl w:ilvl="5" w:tplc="9F306C58" w:tentative="1">
      <w:start w:val="1"/>
      <w:numFmt w:val="decimal"/>
      <w:lvlText w:val="%6."/>
      <w:lvlJc w:val="left"/>
      <w:pPr>
        <w:tabs>
          <w:tab w:val="num" w:pos="4320"/>
        </w:tabs>
        <w:ind w:left="4320" w:hanging="360"/>
      </w:pPr>
    </w:lvl>
    <w:lvl w:ilvl="6" w:tplc="F418D928" w:tentative="1">
      <w:start w:val="1"/>
      <w:numFmt w:val="decimal"/>
      <w:lvlText w:val="%7."/>
      <w:lvlJc w:val="left"/>
      <w:pPr>
        <w:tabs>
          <w:tab w:val="num" w:pos="5040"/>
        </w:tabs>
        <w:ind w:left="5040" w:hanging="360"/>
      </w:pPr>
    </w:lvl>
    <w:lvl w:ilvl="7" w:tplc="9678FCF0" w:tentative="1">
      <w:start w:val="1"/>
      <w:numFmt w:val="decimal"/>
      <w:lvlText w:val="%8."/>
      <w:lvlJc w:val="left"/>
      <w:pPr>
        <w:tabs>
          <w:tab w:val="num" w:pos="5760"/>
        </w:tabs>
        <w:ind w:left="5760" w:hanging="360"/>
      </w:pPr>
    </w:lvl>
    <w:lvl w:ilvl="8" w:tplc="47D29F0A" w:tentative="1">
      <w:start w:val="1"/>
      <w:numFmt w:val="decimal"/>
      <w:lvlText w:val="%9."/>
      <w:lvlJc w:val="left"/>
      <w:pPr>
        <w:tabs>
          <w:tab w:val="num" w:pos="6480"/>
        </w:tabs>
        <w:ind w:left="6480" w:hanging="360"/>
      </w:pPr>
    </w:lvl>
  </w:abstractNum>
  <w:abstractNum w:abstractNumId="56" w15:restartNumberingAfterBreak="0">
    <w:nsid w:val="0D4130FB"/>
    <w:multiLevelType w:val="hybridMultilevel"/>
    <w:tmpl w:val="811EE58A"/>
    <w:lvl w:ilvl="0" w:tplc="5EF07A8E">
      <w:start w:val="1"/>
      <w:numFmt w:val="bullet"/>
      <w:lvlText w:val="•"/>
      <w:lvlJc w:val="left"/>
      <w:pPr>
        <w:tabs>
          <w:tab w:val="num" w:pos="720"/>
        </w:tabs>
        <w:ind w:left="720" w:hanging="360"/>
      </w:pPr>
      <w:rPr>
        <w:rFonts w:ascii="Arial" w:hAnsi="Arial" w:hint="default"/>
      </w:rPr>
    </w:lvl>
    <w:lvl w:ilvl="1" w:tplc="3E28E2EE" w:tentative="1">
      <w:start w:val="1"/>
      <w:numFmt w:val="bullet"/>
      <w:lvlText w:val="•"/>
      <w:lvlJc w:val="left"/>
      <w:pPr>
        <w:tabs>
          <w:tab w:val="num" w:pos="1440"/>
        </w:tabs>
        <w:ind w:left="1440" w:hanging="360"/>
      </w:pPr>
      <w:rPr>
        <w:rFonts w:ascii="Arial" w:hAnsi="Arial" w:hint="default"/>
      </w:rPr>
    </w:lvl>
    <w:lvl w:ilvl="2" w:tplc="47DA079C" w:tentative="1">
      <w:start w:val="1"/>
      <w:numFmt w:val="bullet"/>
      <w:lvlText w:val="•"/>
      <w:lvlJc w:val="left"/>
      <w:pPr>
        <w:tabs>
          <w:tab w:val="num" w:pos="2160"/>
        </w:tabs>
        <w:ind w:left="2160" w:hanging="360"/>
      </w:pPr>
      <w:rPr>
        <w:rFonts w:ascii="Arial" w:hAnsi="Arial" w:hint="default"/>
      </w:rPr>
    </w:lvl>
    <w:lvl w:ilvl="3" w:tplc="67C8EE80" w:tentative="1">
      <w:start w:val="1"/>
      <w:numFmt w:val="bullet"/>
      <w:lvlText w:val="•"/>
      <w:lvlJc w:val="left"/>
      <w:pPr>
        <w:tabs>
          <w:tab w:val="num" w:pos="2880"/>
        </w:tabs>
        <w:ind w:left="2880" w:hanging="360"/>
      </w:pPr>
      <w:rPr>
        <w:rFonts w:ascii="Arial" w:hAnsi="Arial" w:hint="default"/>
      </w:rPr>
    </w:lvl>
    <w:lvl w:ilvl="4" w:tplc="35B26C10" w:tentative="1">
      <w:start w:val="1"/>
      <w:numFmt w:val="bullet"/>
      <w:lvlText w:val="•"/>
      <w:lvlJc w:val="left"/>
      <w:pPr>
        <w:tabs>
          <w:tab w:val="num" w:pos="3600"/>
        </w:tabs>
        <w:ind w:left="3600" w:hanging="360"/>
      </w:pPr>
      <w:rPr>
        <w:rFonts w:ascii="Arial" w:hAnsi="Arial" w:hint="default"/>
      </w:rPr>
    </w:lvl>
    <w:lvl w:ilvl="5" w:tplc="11EABCCA" w:tentative="1">
      <w:start w:val="1"/>
      <w:numFmt w:val="bullet"/>
      <w:lvlText w:val="•"/>
      <w:lvlJc w:val="left"/>
      <w:pPr>
        <w:tabs>
          <w:tab w:val="num" w:pos="4320"/>
        </w:tabs>
        <w:ind w:left="4320" w:hanging="360"/>
      </w:pPr>
      <w:rPr>
        <w:rFonts w:ascii="Arial" w:hAnsi="Arial" w:hint="default"/>
      </w:rPr>
    </w:lvl>
    <w:lvl w:ilvl="6" w:tplc="05E8CD3C" w:tentative="1">
      <w:start w:val="1"/>
      <w:numFmt w:val="bullet"/>
      <w:lvlText w:val="•"/>
      <w:lvlJc w:val="left"/>
      <w:pPr>
        <w:tabs>
          <w:tab w:val="num" w:pos="5040"/>
        </w:tabs>
        <w:ind w:left="5040" w:hanging="360"/>
      </w:pPr>
      <w:rPr>
        <w:rFonts w:ascii="Arial" w:hAnsi="Arial" w:hint="default"/>
      </w:rPr>
    </w:lvl>
    <w:lvl w:ilvl="7" w:tplc="0C4C3B34" w:tentative="1">
      <w:start w:val="1"/>
      <w:numFmt w:val="bullet"/>
      <w:lvlText w:val="•"/>
      <w:lvlJc w:val="left"/>
      <w:pPr>
        <w:tabs>
          <w:tab w:val="num" w:pos="5760"/>
        </w:tabs>
        <w:ind w:left="5760" w:hanging="360"/>
      </w:pPr>
      <w:rPr>
        <w:rFonts w:ascii="Arial" w:hAnsi="Arial" w:hint="default"/>
      </w:rPr>
    </w:lvl>
    <w:lvl w:ilvl="8" w:tplc="C71CF09E"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0D872F91"/>
    <w:multiLevelType w:val="hybridMultilevel"/>
    <w:tmpl w:val="168C674E"/>
    <w:lvl w:ilvl="0" w:tplc="82BE490E">
      <w:start w:val="1"/>
      <w:numFmt w:val="bullet"/>
      <w:lvlText w:val=""/>
      <w:lvlJc w:val="left"/>
      <w:pPr>
        <w:tabs>
          <w:tab w:val="num" w:pos="720"/>
        </w:tabs>
        <w:ind w:left="720" w:hanging="360"/>
      </w:pPr>
      <w:rPr>
        <w:rFonts w:ascii="Wingdings" w:hAnsi="Wingdings" w:hint="default"/>
      </w:rPr>
    </w:lvl>
    <w:lvl w:ilvl="1" w:tplc="F69445A4" w:tentative="1">
      <w:start w:val="1"/>
      <w:numFmt w:val="bullet"/>
      <w:lvlText w:val=""/>
      <w:lvlJc w:val="left"/>
      <w:pPr>
        <w:tabs>
          <w:tab w:val="num" w:pos="1440"/>
        </w:tabs>
        <w:ind w:left="1440" w:hanging="360"/>
      </w:pPr>
      <w:rPr>
        <w:rFonts w:ascii="Wingdings" w:hAnsi="Wingdings" w:hint="default"/>
      </w:rPr>
    </w:lvl>
    <w:lvl w:ilvl="2" w:tplc="F300095C" w:tentative="1">
      <w:start w:val="1"/>
      <w:numFmt w:val="bullet"/>
      <w:lvlText w:val=""/>
      <w:lvlJc w:val="left"/>
      <w:pPr>
        <w:tabs>
          <w:tab w:val="num" w:pos="2160"/>
        </w:tabs>
        <w:ind w:left="2160" w:hanging="360"/>
      </w:pPr>
      <w:rPr>
        <w:rFonts w:ascii="Wingdings" w:hAnsi="Wingdings" w:hint="default"/>
      </w:rPr>
    </w:lvl>
    <w:lvl w:ilvl="3" w:tplc="65D62E2C" w:tentative="1">
      <w:start w:val="1"/>
      <w:numFmt w:val="bullet"/>
      <w:lvlText w:val=""/>
      <w:lvlJc w:val="left"/>
      <w:pPr>
        <w:tabs>
          <w:tab w:val="num" w:pos="2880"/>
        </w:tabs>
        <w:ind w:left="2880" w:hanging="360"/>
      </w:pPr>
      <w:rPr>
        <w:rFonts w:ascii="Wingdings" w:hAnsi="Wingdings" w:hint="default"/>
      </w:rPr>
    </w:lvl>
    <w:lvl w:ilvl="4" w:tplc="98BCCAAC" w:tentative="1">
      <w:start w:val="1"/>
      <w:numFmt w:val="bullet"/>
      <w:lvlText w:val=""/>
      <w:lvlJc w:val="left"/>
      <w:pPr>
        <w:tabs>
          <w:tab w:val="num" w:pos="3600"/>
        </w:tabs>
        <w:ind w:left="3600" w:hanging="360"/>
      </w:pPr>
      <w:rPr>
        <w:rFonts w:ascii="Wingdings" w:hAnsi="Wingdings" w:hint="default"/>
      </w:rPr>
    </w:lvl>
    <w:lvl w:ilvl="5" w:tplc="A91877D6" w:tentative="1">
      <w:start w:val="1"/>
      <w:numFmt w:val="bullet"/>
      <w:lvlText w:val=""/>
      <w:lvlJc w:val="left"/>
      <w:pPr>
        <w:tabs>
          <w:tab w:val="num" w:pos="4320"/>
        </w:tabs>
        <w:ind w:left="4320" w:hanging="360"/>
      </w:pPr>
      <w:rPr>
        <w:rFonts w:ascii="Wingdings" w:hAnsi="Wingdings" w:hint="default"/>
      </w:rPr>
    </w:lvl>
    <w:lvl w:ilvl="6" w:tplc="E3EA342C" w:tentative="1">
      <w:start w:val="1"/>
      <w:numFmt w:val="bullet"/>
      <w:lvlText w:val=""/>
      <w:lvlJc w:val="left"/>
      <w:pPr>
        <w:tabs>
          <w:tab w:val="num" w:pos="5040"/>
        </w:tabs>
        <w:ind w:left="5040" w:hanging="360"/>
      </w:pPr>
      <w:rPr>
        <w:rFonts w:ascii="Wingdings" w:hAnsi="Wingdings" w:hint="default"/>
      </w:rPr>
    </w:lvl>
    <w:lvl w:ilvl="7" w:tplc="C296941A" w:tentative="1">
      <w:start w:val="1"/>
      <w:numFmt w:val="bullet"/>
      <w:lvlText w:val=""/>
      <w:lvlJc w:val="left"/>
      <w:pPr>
        <w:tabs>
          <w:tab w:val="num" w:pos="5760"/>
        </w:tabs>
        <w:ind w:left="5760" w:hanging="360"/>
      </w:pPr>
      <w:rPr>
        <w:rFonts w:ascii="Wingdings" w:hAnsi="Wingdings" w:hint="default"/>
      </w:rPr>
    </w:lvl>
    <w:lvl w:ilvl="8" w:tplc="4DCE42EE"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0E08787B"/>
    <w:multiLevelType w:val="hybridMultilevel"/>
    <w:tmpl w:val="BF72EA76"/>
    <w:lvl w:ilvl="0" w:tplc="FFFFFFFF">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0E2552CF"/>
    <w:multiLevelType w:val="hybridMultilevel"/>
    <w:tmpl w:val="2026C542"/>
    <w:lvl w:ilvl="0" w:tplc="219A9056">
      <w:start w:val="1"/>
      <w:numFmt w:val="hebrew2"/>
      <w:lvlText w:val="%1-"/>
      <w:lvlJc w:val="left"/>
      <w:pPr>
        <w:tabs>
          <w:tab w:val="num" w:pos="1080"/>
        </w:tabs>
        <w:ind w:left="1080" w:hanging="360"/>
      </w:pPr>
    </w:lvl>
    <w:lvl w:ilvl="1" w:tplc="A3F8CF58" w:tentative="1">
      <w:start w:val="1"/>
      <w:numFmt w:val="hebrew2"/>
      <w:lvlText w:val="%2-"/>
      <w:lvlJc w:val="left"/>
      <w:pPr>
        <w:tabs>
          <w:tab w:val="num" w:pos="1800"/>
        </w:tabs>
        <w:ind w:left="1800" w:hanging="360"/>
      </w:pPr>
    </w:lvl>
    <w:lvl w:ilvl="2" w:tplc="EDE64B14" w:tentative="1">
      <w:start w:val="1"/>
      <w:numFmt w:val="hebrew2"/>
      <w:lvlText w:val="%3-"/>
      <w:lvlJc w:val="left"/>
      <w:pPr>
        <w:tabs>
          <w:tab w:val="num" w:pos="2520"/>
        </w:tabs>
        <w:ind w:left="2520" w:hanging="360"/>
      </w:pPr>
    </w:lvl>
    <w:lvl w:ilvl="3" w:tplc="CCB85866" w:tentative="1">
      <w:start w:val="1"/>
      <w:numFmt w:val="hebrew2"/>
      <w:lvlText w:val="%4-"/>
      <w:lvlJc w:val="left"/>
      <w:pPr>
        <w:tabs>
          <w:tab w:val="num" w:pos="3240"/>
        </w:tabs>
        <w:ind w:left="3240" w:hanging="360"/>
      </w:pPr>
    </w:lvl>
    <w:lvl w:ilvl="4" w:tplc="AF82A142" w:tentative="1">
      <w:start w:val="1"/>
      <w:numFmt w:val="hebrew2"/>
      <w:lvlText w:val="%5-"/>
      <w:lvlJc w:val="left"/>
      <w:pPr>
        <w:tabs>
          <w:tab w:val="num" w:pos="3960"/>
        </w:tabs>
        <w:ind w:left="3960" w:hanging="360"/>
      </w:pPr>
    </w:lvl>
    <w:lvl w:ilvl="5" w:tplc="CA548496" w:tentative="1">
      <w:start w:val="1"/>
      <w:numFmt w:val="hebrew2"/>
      <w:lvlText w:val="%6-"/>
      <w:lvlJc w:val="left"/>
      <w:pPr>
        <w:tabs>
          <w:tab w:val="num" w:pos="4680"/>
        </w:tabs>
        <w:ind w:left="4680" w:hanging="360"/>
      </w:pPr>
    </w:lvl>
    <w:lvl w:ilvl="6" w:tplc="D66CAAB0" w:tentative="1">
      <w:start w:val="1"/>
      <w:numFmt w:val="hebrew2"/>
      <w:lvlText w:val="%7-"/>
      <w:lvlJc w:val="left"/>
      <w:pPr>
        <w:tabs>
          <w:tab w:val="num" w:pos="5400"/>
        </w:tabs>
        <w:ind w:left="5400" w:hanging="360"/>
      </w:pPr>
    </w:lvl>
    <w:lvl w:ilvl="7" w:tplc="C4F6A120" w:tentative="1">
      <w:start w:val="1"/>
      <w:numFmt w:val="hebrew2"/>
      <w:lvlText w:val="%8-"/>
      <w:lvlJc w:val="left"/>
      <w:pPr>
        <w:tabs>
          <w:tab w:val="num" w:pos="6120"/>
        </w:tabs>
        <w:ind w:left="6120" w:hanging="360"/>
      </w:pPr>
    </w:lvl>
    <w:lvl w:ilvl="8" w:tplc="B9BC01E4" w:tentative="1">
      <w:start w:val="1"/>
      <w:numFmt w:val="hebrew2"/>
      <w:lvlText w:val="%9-"/>
      <w:lvlJc w:val="left"/>
      <w:pPr>
        <w:tabs>
          <w:tab w:val="num" w:pos="6840"/>
        </w:tabs>
        <w:ind w:left="6840" w:hanging="360"/>
      </w:pPr>
    </w:lvl>
  </w:abstractNum>
  <w:abstractNum w:abstractNumId="60" w15:restartNumberingAfterBreak="0">
    <w:nsid w:val="0E381BD3"/>
    <w:multiLevelType w:val="hybridMultilevel"/>
    <w:tmpl w:val="3EC6A98A"/>
    <w:lvl w:ilvl="0" w:tplc="A22CFFA4">
      <w:start w:val="1"/>
      <w:numFmt w:val="bullet"/>
      <w:lvlText w:val="•"/>
      <w:lvlJc w:val="left"/>
      <w:pPr>
        <w:tabs>
          <w:tab w:val="num" w:pos="720"/>
        </w:tabs>
        <w:ind w:left="720" w:hanging="360"/>
      </w:pPr>
      <w:rPr>
        <w:rFonts w:ascii="Arial" w:hAnsi="Arial" w:hint="default"/>
      </w:rPr>
    </w:lvl>
    <w:lvl w:ilvl="1" w:tplc="E2A0BBC4" w:tentative="1">
      <w:start w:val="1"/>
      <w:numFmt w:val="bullet"/>
      <w:lvlText w:val="•"/>
      <w:lvlJc w:val="left"/>
      <w:pPr>
        <w:tabs>
          <w:tab w:val="num" w:pos="1440"/>
        </w:tabs>
        <w:ind w:left="1440" w:hanging="360"/>
      </w:pPr>
      <w:rPr>
        <w:rFonts w:ascii="Arial" w:hAnsi="Arial" w:hint="default"/>
      </w:rPr>
    </w:lvl>
    <w:lvl w:ilvl="2" w:tplc="D7569C50" w:tentative="1">
      <w:start w:val="1"/>
      <w:numFmt w:val="bullet"/>
      <w:lvlText w:val="•"/>
      <w:lvlJc w:val="left"/>
      <w:pPr>
        <w:tabs>
          <w:tab w:val="num" w:pos="2160"/>
        </w:tabs>
        <w:ind w:left="2160" w:hanging="360"/>
      </w:pPr>
      <w:rPr>
        <w:rFonts w:ascii="Arial" w:hAnsi="Arial" w:hint="default"/>
      </w:rPr>
    </w:lvl>
    <w:lvl w:ilvl="3" w:tplc="4A3C7868" w:tentative="1">
      <w:start w:val="1"/>
      <w:numFmt w:val="bullet"/>
      <w:lvlText w:val="•"/>
      <w:lvlJc w:val="left"/>
      <w:pPr>
        <w:tabs>
          <w:tab w:val="num" w:pos="2880"/>
        </w:tabs>
        <w:ind w:left="2880" w:hanging="360"/>
      </w:pPr>
      <w:rPr>
        <w:rFonts w:ascii="Arial" w:hAnsi="Arial" w:hint="default"/>
      </w:rPr>
    </w:lvl>
    <w:lvl w:ilvl="4" w:tplc="BAA4DEF2" w:tentative="1">
      <w:start w:val="1"/>
      <w:numFmt w:val="bullet"/>
      <w:lvlText w:val="•"/>
      <w:lvlJc w:val="left"/>
      <w:pPr>
        <w:tabs>
          <w:tab w:val="num" w:pos="3600"/>
        </w:tabs>
        <w:ind w:left="3600" w:hanging="360"/>
      </w:pPr>
      <w:rPr>
        <w:rFonts w:ascii="Arial" w:hAnsi="Arial" w:hint="default"/>
      </w:rPr>
    </w:lvl>
    <w:lvl w:ilvl="5" w:tplc="A4E0C12E" w:tentative="1">
      <w:start w:val="1"/>
      <w:numFmt w:val="bullet"/>
      <w:lvlText w:val="•"/>
      <w:lvlJc w:val="left"/>
      <w:pPr>
        <w:tabs>
          <w:tab w:val="num" w:pos="4320"/>
        </w:tabs>
        <w:ind w:left="4320" w:hanging="360"/>
      </w:pPr>
      <w:rPr>
        <w:rFonts w:ascii="Arial" w:hAnsi="Arial" w:hint="default"/>
      </w:rPr>
    </w:lvl>
    <w:lvl w:ilvl="6" w:tplc="88467EEE" w:tentative="1">
      <w:start w:val="1"/>
      <w:numFmt w:val="bullet"/>
      <w:lvlText w:val="•"/>
      <w:lvlJc w:val="left"/>
      <w:pPr>
        <w:tabs>
          <w:tab w:val="num" w:pos="5040"/>
        </w:tabs>
        <w:ind w:left="5040" w:hanging="360"/>
      </w:pPr>
      <w:rPr>
        <w:rFonts w:ascii="Arial" w:hAnsi="Arial" w:hint="default"/>
      </w:rPr>
    </w:lvl>
    <w:lvl w:ilvl="7" w:tplc="17CC47D0" w:tentative="1">
      <w:start w:val="1"/>
      <w:numFmt w:val="bullet"/>
      <w:lvlText w:val="•"/>
      <w:lvlJc w:val="left"/>
      <w:pPr>
        <w:tabs>
          <w:tab w:val="num" w:pos="5760"/>
        </w:tabs>
        <w:ind w:left="5760" w:hanging="360"/>
      </w:pPr>
      <w:rPr>
        <w:rFonts w:ascii="Arial" w:hAnsi="Arial" w:hint="default"/>
      </w:rPr>
    </w:lvl>
    <w:lvl w:ilvl="8" w:tplc="8026D6E2" w:tentative="1">
      <w:start w:val="1"/>
      <w:numFmt w:val="bullet"/>
      <w:lvlText w:val="•"/>
      <w:lvlJc w:val="left"/>
      <w:pPr>
        <w:tabs>
          <w:tab w:val="num" w:pos="6480"/>
        </w:tabs>
        <w:ind w:left="6480" w:hanging="360"/>
      </w:pPr>
      <w:rPr>
        <w:rFonts w:ascii="Arial" w:hAnsi="Arial" w:hint="default"/>
      </w:rPr>
    </w:lvl>
  </w:abstractNum>
  <w:abstractNum w:abstractNumId="61" w15:restartNumberingAfterBreak="0">
    <w:nsid w:val="0E383717"/>
    <w:multiLevelType w:val="hybridMultilevel"/>
    <w:tmpl w:val="46E8A876"/>
    <w:lvl w:ilvl="0" w:tplc="56D0FF08">
      <w:start w:val="1"/>
      <w:numFmt w:val="bullet"/>
      <w:lvlText w:val=""/>
      <w:lvlJc w:val="left"/>
      <w:pPr>
        <w:tabs>
          <w:tab w:val="num" w:pos="720"/>
        </w:tabs>
        <w:ind w:left="720" w:hanging="360"/>
      </w:pPr>
      <w:rPr>
        <w:rFonts w:ascii="Wingdings" w:hAnsi="Wingdings" w:hint="default"/>
      </w:rPr>
    </w:lvl>
    <w:lvl w:ilvl="1" w:tplc="79EE388A" w:tentative="1">
      <w:start w:val="1"/>
      <w:numFmt w:val="bullet"/>
      <w:lvlText w:val=""/>
      <w:lvlJc w:val="left"/>
      <w:pPr>
        <w:tabs>
          <w:tab w:val="num" w:pos="1440"/>
        </w:tabs>
        <w:ind w:left="1440" w:hanging="360"/>
      </w:pPr>
      <w:rPr>
        <w:rFonts w:ascii="Wingdings" w:hAnsi="Wingdings" w:hint="default"/>
      </w:rPr>
    </w:lvl>
    <w:lvl w:ilvl="2" w:tplc="931C1DD2" w:tentative="1">
      <w:start w:val="1"/>
      <w:numFmt w:val="bullet"/>
      <w:lvlText w:val=""/>
      <w:lvlJc w:val="left"/>
      <w:pPr>
        <w:tabs>
          <w:tab w:val="num" w:pos="2160"/>
        </w:tabs>
        <w:ind w:left="2160" w:hanging="360"/>
      </w:pPr>
      <w:rPr>
        <w:rFonts w:ascii="Wingdings" w:hAnsi="Wingdings" w:hint="default"/>
      </w:rPr>
    </w:lvl>
    <w:lvl w:ilvl="3" w:tplc="564E4B9A" w:tentative="1">
      <w:start w:val="1"/>
      <w:numFmt w:val="bullet"/>
      <w:lvlText w:val=""/>
      <w:lvlJc w:val="left"/>
      <w:pPr>
        <w:tabs>
          <w:tab w:val="num" w:pos="2880"/>
        </w:tabs>
        <w:ind w:left="2880" w:hanging="360"/>
      </w:pPr>
      <w:rPr>
        <w:rFonts w:ascii="Wingdings" w:hAnsi="Wingdings" w:hint="default"/>
      </w:rPr>
    </w:lvl>
    <w:lvl w:ilvl="4" w:tplc="A362718A" w:tentative="1">
      <w:start w:val="1"/>
      <w:numFmt w:val="bullet"/>
      <w:lvlText w:val=""/>
      <w:lvlJc w:val="left"/>
      <w:pPr>
        <w:tabs>
          <w:tab w:val="num" w:pos="3600"/>
        </w:tabs>
        <w:ind w:left="3600" w:hanging="360"/>
      </w:pPr>
      <w:rPr>
        <w:rFonts w:ascii="Wingdings" w:hAnsi="Wingdings" w:hint="default"/>
      </w:rPr>
    </w:lvl>
    <w:lvl w:ilvl="5" w:tplc="17881296" w:tentative="1">
      <w:start w:val="1"/>
      <w:numFmt w:val="bullet"/>
      <w:lvlText w:val=""/>
      <w:lvlJc w:val="left"/>
      <w:pPr>
        <w:tabs>
          <w:tab w:val="num" w:pos="4320"/>
        </w:tabs>
        <w:ind w:left="4320" w:hanging="360"/>
      </w:pPr>
      <w:rPr>
        <w:rFonts w:ascii="Wingdings" w:hAnsi="Wingdings" w:hint="default"/>
      </w:rPr>
    </w:lvl>
    <w:lvl w:ilvl="6" w:tplc="827C5660" w:tentative="1">
      <w:start w:val="1"/>
      <w:numFmt w:val="bullet"/>
      <w:lvlText w:val=""/>
      <w:lvlJc w:val="left"/>
      <w:pPr>
        <w:tabs>
          <w:tab w:val="num" w:pos="5040"/>
        </w:tabs>
        <w:ind w:left="5040" w:hanging="360"/>
      </w:pPr>
      <w:rPr>
        <w:rFonts w:ascii="Wingdings" w:hAnsi="Wingdings" w:hint="default"/>
      </w:rPr>
    </w:lvl>
    <w:lvl w:ilvl="7" w:tplc="147A0042" w:tentative="1">
      <w:start w:val="1"/>
      <w:numFmt w:val="bullet"/>
      <w:lvlText w:val=""/>
      <w:lvlJc w:val="left"/>
      <w:pPr>
        <w:tabs>
          <w:tab w:val="num" w:pos="5760"/>
        </w:tabs>
        <w:ind w:left="5760" w:hanging="360"/>
      </w:pPr>
      <w:rPr>
        <w:rFonts w:ascii="Wingdings" w:hAnsi="Wingdings" w:hint="default"/>
      </w:rPr>
    </w:lvl>
    <w:lvl w:ilvl="8" w:tplc="452AD6AE"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0E9649A2"/>
    <w:multiLevelType w:val="multilevel"/>
    <w:tmpl w:val="FFFFFFFF"/>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cs="Times New Roman" w:hint="default"/>
      </w:rPr>
    </w:lvl>
    <w:lvl w:ilvl="2">
      <w:start w:val="1"/>
      <w:numFmt w:val="bullet"/>
      <w:lvlText w:val=""/>
      <w:lvlJc w:val="left"/>
      <w:pPr>
        <w:tabs>
          <w:tab w:val="num" w:pos="2340"/>
        </w:tabs>
        <w:ind w:left="2160" w:hanging="180"/>
      </w:pPr>
      <w:rPr>
        <w:rFonts w:ascii="Symbol" w:hAnsi="Symbol" w:hint="default"/>
        <w:color w:val="auto"/>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63" w15:restartNumberingAfterBreak="0">
    <w:nsid w:val="0E980C11"/>
    <w:multiLevelType w:val="hybridMultilevel"/>
    <w:tmpl w:val="2982B18E"/>
    <w:lvl w:ilvl="0" w:tplc="3AA40BAE">
      <w:start w:val="1"/>
      <w:numFmt w:val="bullet"/>
      <w:lvlText w:val=""/>
      <w:lvlJc w:val="left"/>
      <w:pPr>
        <w:tabs>
          <w:tab w:val="num" w:pos="720"/>
        </w:tabs>
        <w:ind w:left="720" w:hanging="360"/>
      </w:pPr>
      <w:rPr>
        <w:rFonts w:ascii="Wingdings" w:hAnsi="Wingdings" w:hint="default"/>
      </w:rPr>
    </w:lvl>
    <w:lvl w:ilvl="1" w:tplc="8364212A" w:tentative="1">
      <w:start w:val="1"/>
      <w:numFmt w:val="bullet"/>
      <w:lvlText w:val=""/>
      <w:lvlJc w:val="left"/>
      <w:pPr>
        <w:tabs>
          <w:tab w:val="num" w:pos="1440"/>
        </w:tabs>
        <w:ind w:left="1440" w:hanging="360"/>
      </w:pPr>
      <w:rPr>
        <w:rFonts w:ascii="Wingdings" w:hAnsi="Wingdings" w:hint="default"/>
      </w:rPr>
    </w:lvl>
    <w:lvl w:ilvl="2" w:tplc="8AD4927A" w:tentative="1">
      <w:start w:val="1"/>
      <w:numFmt w:val="bullet"/>
      <w:lvlText w:val=""/>
      <w:lvlJc w:val="left"/>
      <w:pPr>
        <w:tabs>
          <w:tab w:val="num" w:pos="2160"/>
        </w:tabs>
        <w:ind w:left="2160" w:hanging="360"/>
      </w:pPr>
      <w:rPr>
        <w:rFonts w:ascii="Wingdings" w:hAnsi="Wingdings" w:hint="default"/>
      </w:rPr>
    </w:lvl>
    <w:lvl w:ilvl="3" w:tplc="FE1C4300" w:tentative="1">
      <w:start w:val="1"/>
      <w:numFmt w:val="bullet"/>
      <w:lvlText w:val=""/>
      <w:lvlJc w:val="left"/>
      <w:pPr>
        <w:tabs>
          <w:tab w:val="num" w:pos="2880"/>
        </w:tabs>
        <w:ind w:left="2880" w:hanging="360"/>
      </w:pPr>
      <w:rPr>
        <w:rFonts w:ascii="Wingdings" w:hAnsi="Wingdings" w:hint="default"/>
      </w:rPr>
    </w:lvl>
    <w:lvl w:ilvl="4" w:tplc="D020DB34" w:tentative="1">
      <w:start w:val="1"/>
      <w:numFmt w:val="bullet"/>
      <w:lvlText w:val=""/>
      <w:lvlJc w:val="left"/>
      <w:pPr>
        <w:tabs>
          <w:tab w:val="num" w:pos="3600"/>
        </w:tabs>
        <w:ind w:left="3600" w:hanging="360"/>
      </w:pPr>
      <w:rPr>
        <w:rFonts w:ascii="Wingdings" w:hAnsi="Wingdings" w:hint="default"/>
      </w:rPr>
    </w:lvl>
    <w:lvl w:ilvl="5" w:tplc="E7E86D7C" w:tentative="1">
      <w:start w:val="1"/>
      <w:numFmt w:val="bullet"/>
      <w:lvlText w:val=""/>
      <w:lvlJc w:val="left"/>
      <w:pPr>
        <w:tabs>
          <w:tab w:val="num" w:pos="4320"/>
        </w:tabs>
        <w:ind w:left="4320" w:hanging="360"/>
      </w:pPr>
      <w:rPr>
        <w:rFonts w:ascii="Wingdings" w:hAnsi="Wingdings" w:hint="default"/>
      </w:rPr>
    </w:lvl>
    <w:lvl w:ilvl="6" w:tplc="BE60D9F8" w:tentative="1">
      <w:start w:val="1"/>
      <w:numFmt w:val="bullet"/>
      <w:lvlText w:val=""/>
      <w:lvlJc w:val="left"/>
      <w:pPr>
        <w:tabs>
          <w:tab w:val="num" w:pos="5040"/>
        </w:tabs>
        <w:ind w:left="5040" w:hanging="360"/>
      </w:pPr>
      <w:rPr>
        <w:rFonts w:ascii="Wingdings" w:hAnsi="Wingdings" w:hint="default"/>
      </w:rPr>
    </w:lvl>
    <w:lvl w:ilvl="7" w:tplc="8320D1CE" w:tentative="1">
      <w:start w:val="1"/>
      <w:numFmt w:val="bullet"/>
      <w:lvlText w:val=""/>
      <w:lvlJc w:val="left"/>
      <w:pPr>
        <w:tabs>
          <w:tab w:val="num" w:pos="5760"/>
        </w:tabs>
        <w:ind w:left="5760" w:hanging="360"/>
      </w:pPr>
      <w:rPr>
        <w:rFonts w:ascii="Wingdings" w:hAnsi="Wingdings" w:hint="default"/>
      </w:rPr>
    </w:lvl>
    <w:lvl w:ilvl="8" w:tplc="76FC3FD4"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0EA5068C"/>
    <w:multiLevelType w:val="hybridMultilevel"/>
    <w:tmpl w:val="9080F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0EC96C1E"/>
    <w:multiLevelType w:val="hybridMultilevel"/>
    <w:tmpl w:val="17D46C40"/>
    <w:lvl w:ilvl="0" w:tplc="4BAECB82">
      <w:start w:val="1"/>
      <w:numFmt w:val="bullet"/>
      <w:lvlText w:val=""/>
      <w:lvlJc w:val="left"/>
      <w:pPr>
        <w:tabs>
          <w:tab w:val="num" w:pos="720"/>
        </w:tabs>
        <w:ind w:left="720" w:hanging="360"/>
      </w:pPr>
      <w:rPr>
        <w:rFonts w:ascii="Wingdings 2" w:hAnsi="Wingdings 2" w:hint="default"/>
      </w:rPr>
    </w:lvl>
    <w:lvl w:ilvl="1" w:tplc="E564ABD2" w:tentative="1">
      <w:start w:val="1"/>
      <w:numFmt w:val="bullet"/>
      <w:lvlText w:val=""/>
      <w:lvlJc w:val="left"/>
      <w:pPr>
        <w:tabs>
          <w:tab w:val="num" w:pos="1440"/>
        </w:tabs>
        <w:ind w:left="1440" w:hanging="360"/>
      </w:pPr>
      <w:rPr>
        <w:rFonts w:ascii="Wingdings 2" w:hAnsi="Wingdings 2" w:hint="default"/>
      </w:rPr>
    </w:lvl>
    <w:lvl w:ilvl="2" w:tplc="43F460BE" w:tentative="1">
      <w:start w:val="1"/>
      <w:numFmt w:val="bullet"/>
      <w:lvlText w:val=""/>
      <w:lvlJc w:val="left"/>
      <w:pPr>
        <w:tabs>
          <w:tab w:val="num" w:pos="2160"/>
        </w:tabs>
        <w:ind w:left="2160" w:hanging="360"/>
      </w:pPr>
      <w:rPr>
        <w:rFonts w:ascii="Wingdings 2" w:hAnsi="Wingdings 2" w:hint="default"/>
      </w:rPr>
    </w:lvl>
    <w:lvl w:ilvl="3" w:tplc="D438EED0" w:tentative="1">
      <w:start w:val="1"/>
      <w:numFmt w:val="bullet"/>
      <w:lvlText w:val=""/>
      <w:lvlJc w:val="left"/>
      <w:pPr>
        <w:tabs>
          <w:tab w:val="num" w:pos="2880"/>
        </w:tabs>
        <w:ind w:left="2880" w:hanging="360"/>
      </w:pPr>
      <w:rPr>
        <w:rFonts w:ascii="Wingdings 2" w:hAnsi="Wingdings 2" w:hint="default"/>
      </w:rPr>
    </w:lvl>
    <w:lvl w:ilvl="4" w:tplc="3F68EF56" w:tentative="1">
      <w:start w:val="1"/>
      <w:numFmt w:val="bullet"/>
      <w:lvlText w:val=""/>
      <w:lvlJc w:val="left"/>
      <w:pPr>
        <w:tabs>
          <w:tab w:val="num" w:pos="3600"/>
        </w:tabs>
        <w:ind w:left="3600" w:hanging="360"/>
      </w:pPr>
      <w:rPr>
        <w:rFonts w:ascii="Wingdings 2" w:hAnsi="Wingdings 2" w:hint="default"/>
      </w:rPr>
    </w:lvl>
    <w:lvl w:ilvl="5" w:tplc="6C904144" w:tentative="1">
      <w:start w:val="1"/>
      <w:numFmt w:val="bullet"/>
      <w:lvlText w:val=""/>
      <w:lvlJc w:val="left"/>
      <w:pPr>
        <w:tabs>
          <w:tab w:val="num" w:pos="4320"/>
        </w:tabs>
        <w:ind w:left="4320" w:hanging="360"/>
      </w:pPr>
      <w:rPr>
        <w:rFonts w:ascii="Wingdings 2" w:hAnsi="Wingdings 2" w:hint="default"/>
      </w:rPr>
    </w:lvl>
    <w:lvl w:ilvl="6" w:tplc="20E8E9D0" w:tentative="1">
      <w:start w:val="1"/>
      <w:numFmt w:val="bullet"/>
      <w:lvlText w:val=""/>
      <w:lvlJc w:val="left"/>
      <w:pPr>
        <w:tabs>
          <w:tab w:val="num" w:pos="5040"/>
        </w:tabs>
        <w:ind w:left="5040" w:hanging="360"/>
      </w:pPr>
      <w:rPr>
        <w:rFonts w:ascii="Wingdings 2" w:hAnsi="Wingdings 2" w:hint="default"/>
      </w:rPr>
    </w:lvl>
    <w:lvl w:ilvl="7" w:tplc="5C76AFF8" w:tentative="1">
      <w:start w:val="1"/>
      <w:numFmt w:val="bullet"/>
      <w:lvlText w:val=""/>
      <w:lvlJc w:val="left"/>
      <w:pPr>
        <w:tabs>
          <w:tab w:val="num" w:pos="5760"/>
        </w:tabs>
        <w:ind w:left="5760" w:hanging="360"/>
      </w:pPr>
      <w:rPr>
        <w:rFonts w:ascii="Wingdings 2" w:hAnsi="Wingdings 2" w:hint="default"/>
      </w:rPr>
    </w:lvl>
    <w:lvl w:ilvl="8" w:tplc="3DA072F6" w:tentative="1">
      <w:start w:val="1"/>
      <w:numFmt w:val="bullet"/>
      <w:lvlText w:val=""/>
      <w:lvlJc w:val="left"/>
      <w:pPr>
        <w:tabs>
          <w:tab w:val="num" w:pos="6480"/>
        </w:tabs>
        <w:ind w:left="6480" w:hanging="360"/>
      </w:pPr>
      <w:rPr>
        <w:rFonts w:ascii="Wingdings 2" w:hAnsi="Wingdings 2" w:hint="default"/>
      </w:rPr>
    </w:lvl>
  </w:abstractNum>
  <w:abstractNum w:abstractNumId="66" w15:restartNumberingAfterBreak="0">
    <w:nsid w:val="0F350A87"/>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7" w15:restartNumberingAfterBreak="0">
    <w:nsid w:val="1028093E"/>
    <w:multiLevelType w:val="hybridMultilevel"/>
    <w:tmpl w:val="81F06386"/>
    <w:lvl w:ilvl="0" w:tplc="82EE807E">
      <w:start w:val="1"/>
      <w:numFmt w:val="hebrew2"/>
      <w:lvlText w:val="%1-"/>
      <w:lvlJc w:val="left"/>
      <w:pPr>
        <w:tabs>
          <w:tab w:val="num" w:pos="720"/>
        </w:tabs>
        <w:ind w:left="720" w:hanging="360"/>
      </w:pPr>
    </w:lvl>
    <w:lvl w:ilvl="1" w:tplc="00F881C8" w:tentative="1">
      <w:start w:val="1"/>
      <w:numFmt w:val="hebrew2"/>
      <w:lvlText w:val="%2-"/>
      <w:lvlJc w:val="left"/>
      <w:pPr>
        <w:tabs>
          <w:tab w:val="num" w:pos="1440"/>
        </w:tabs>
        <w:ind w:left="1440" w:hanging="360"/>
      </w:pPr>
    </w:lvl>
    <w:lvl w:ilvl="2" w:tplc="3D1CB3B2" w:tentative="1">
      <w:start w:val="1"/>
      <w:numFmt w:val="hebrew2"/>
      <w:lvlText w:val="%3-"/>
      <w:lvlJc w:val="left"/>
      <w:pPr>
        <w:tabs>
          <w:tab w:val="num" w:pos="2160"/>
        </w:tabs>
        <w:ind w:left="2160" w:hanging="360"/>
      </w:pPr>
    </w:lvl>
    <w:lvl w:ilvl="3" w:tplc="54D86C78" w:tentative="1">
      <w:start w:val="1"/>
      <w:numFmt w:val="hebrew2"/>
      <w:lvlText w:val="%4-"/>
      <w:lvlJc w:val="left"/>
      <w:pPr>
        <w:tabs>
          <w:tab w:val="num" w:pos="2880"/>
        </w:tabs>
        <w:ind w:left="2880" w:hanging="360"/>
      </w:pPr>
    </w:lvl>
    <w:lvl w:ilvl="4" w:tplc="B928A90A" w:tentative="1">
      <w:start w:val="1"/>
      <w:numFmt w:val="hebrew2"/>
      <w:lvlText w:val="%5-"/>
      <w:lvlJc w:val="left"/>
      <w:pPr>
        <w:tabs>
          <w:tab w:val="num" w:pos="3600"/>
        </w:tabs>
        <w:ind w:left="3600" w:hanging="360"/>
      </w:pPr>
    </w:lvl>
    <w:lvl w:ilvl="5" w:tplc="7E482B8E" w:tentative="1">
      <w:start w:val="1"/>
      <w:numFmt w:val="hebrew2"/>
      <w:lvlText w:val="%6-"/>
      <w:lvlJc w:val="left"/>
      <w:pPr>
        <w:tabs>
          <w:tab w:val="num" w:pos="4320"/>
        </w:tabs>
        <w:ind w:left="4320" w:hanging="360"/>
      </w:pPr>
    </w:lvl>
    <w:lvl w:ilvl="6" w:tplc="65B40DC2" w:tentative="1">
      <w:start w:val="1"/>
      <w:numFmt w:val="hebrew2"/>
      <w:lvlText w:val="%7-"/>
      <w:lvlJc w:val="left"/>
      <w:pPr>
        <w:tabs>
          <w:tab w:val="num" w:pos="5040"/>
        </w:tabs>
        <w:ind w:left="5040" w:hanging="360"/>
      </w:pPr>
    </w:lvl>
    <w:lvl w:ilvl="7" w:tplc="2382B976" w:tentative="1">
      <w:start w:val="1"/>
      <w:numFmt w:val="hebrew2"/>
      <w:lvlText w:val="%8-"/>
      <w:lvlJc w:val="left"/>
      <w:pPr>
        <w:tabs>
          <w:tab w:val="num" w:pos="5760"/>
        </w:tabs>
        <w:ind w:left="5760" w:hanging="360"/>
      </w:pPr>
    </w:lvl>
    <w:lvl w:ilvl="8" w:tplc="901CFAEC" w:tentative="1">
      <w:start w:val="1"/>
      <w:numFmt w:val="hebrew2"/>
      <w:lvlText w:val="%9-"/>
      <w:lvlJc w:val="left"/>
      <w:pPr>
        <w:tabs>
          <w:tab w:val="num" w:pos="6480"/>
        </w:tabs>
        <w:ind w:left="6480" w:hanging="360"/>
      </w:pPr>
    </w:lvl>
  </w:abstractNum>
  <w:abstractNum w:abstractNumId="68" w15:restartNumberingAfterBreak="0">
    <w:nsid w:val="103E5522"/>
    <w:multiLevelType w:val="hybridMultilevel"/>
    <w:tmpl w:val="6A222CAC"/>
    <w:lvl w:ilvl="0" w:tplc="0CF45324">
      <w:start w:val="1"/>
      <w:numFmt w:val="bullet"/>
      <w:lvlText w:val="•"/>
      <w:lvlJc w:val="left"/>
      <w:pPr>
        <w:tabs>
          <w:tab w:val="num" w:pos="1440"/>
        </w:tabs>
        <w:ind w:left="1440" w:hanging="360"/>
      </w:pPr>
      <w:rPr>
        <w:rFonts w:ascii="Arial" w:hAnsi="Arial" w:hint="default"/>
      </w:rPr>
    </w:lvl>
    <w:lvl w:ilvl="1" w:tplc="16E4AECE" w:tentative="1">
      <w:start w:val="1"/>
      <w:numFmt w:val="bullet"/>
      <w:lvlText w:val="•"/>
      <w:lvlJc w:val="left"/>
      <w:pPr>
        <w:tabs>
          <w:tab w:val="num" w:pos="2160"/>
        </w:tabs>
        <w:ind w:left="2160" w:hanging="360"/>
      </w:pPr>
      <w:rPr>
        <w:rFonts w:ascii="Arial" w:hAnsi="Arial" w:hint="default"/>
      </w:rPr>
    </w:lvl>
    <w:lvl w:ilvl="2" w:tplc="8C0C3A4A" w:tentative="1">
      <w:start w:val="1"/>
      <w:numFmt w:val="bullet"/>
      <w:lvlText w:val="•"/>
      <w:lvlJc w:val="left"/>
      <w:pPr>
        <w:tabs>
          <w:tab w:val="num" w:pos="2880"/>
        </w:tabs>
        <w:ind w:left="2880" w:hanging="360"/>
      </w:pPr>
      <w:rPr>
        <w:rFonts w:ascii="Arial" w:hAnsi="Arial" w:hint="default"/>
      </w:rPr>
    </w:lvl>
    <w:lvl w:ilvl="3" w:tplc="A05A2C6E" w:tentative="1">
      <w:start w:val="1"/>
      <w:numFmt w:val="bullet"/>
      <w:lvlText w:val="•"/>
      <w:lvlJc w:val="left"/>
      <w:pPr>
        <w:tabs>
          <w:tab w:val="num" w:pos="3600"/>
        </w:tabs>
        <w:ind w:left="3600" w:hanging="360"/>
      </w:pPr>
      <w:rPr>
        <w:rFonts w:ascii="Arial" w:hAnsi="Arial" w:hint="default"/>
      </w:rPr>
    </w:lvl>
    <w:lvl w:ilvl="4" w:tplc="E3468652" w:tentative="1">
      <w:start w:val="1"/>
      <w:numFmt w:val="bullet"/>
      <w:lvlText w:val="•"/>
      <w:lvlJc w:val="left"/>
      <w:pPr>
        <w:tabs>
          <w:tab w:val="num" w:pos="4320"/>
        </w:tabs>
        <w:ind w:left="4320" w:hanging="360"/>
      </w:pPr>
      <w:rPr>
        <w:rFonts w:ascii="Arial" w:hAnsi="Arial" w:hint="default"/>
      </w:rPr>
    </w:lvl>
    <w:lvl w:ilvl="5" w:tplc="7DF8136A" w:tentative="1">
      <w:start w:val="1"/>
      <w:numFmt w:val="bullet"/>
      <w:lvlText w:val="•"/>
      <w:lvlJc w:val="left"/>
      <w:pPr>
        <w:tabs>
          <w:tab w:val="num" w:pos="5040"/>
        </w:tabs>
        <w:ind w:left="5040" w:hanging="360"/>
      </w:pPr>
      <w:rPr>
        <w:rFonts w:ascii="Arial" w:hAnsi="Arial" w:hint="default"/>
      </w:rPr>
    </w:lvl>
    <w:lvl w:ilvl="6" w:tplc="254C2C0C" w:tentative="1">
      <w:start w:val="1"/>
      <w:numFmt w:val="bullet"/>
      <w:lvlText w:val="•"/>
      <w:lvlJc w:val="left"/>
      <w:pPr>
        <w:tabs>
          <w:tab w:val="num" w:pos="5760"/>
        </w:tabs>
        <w:ind w:left="5760" w:hanging="360"/>
      </w:pPr>
      <w:rPr>
        <w:rFonts w:ascii="Arial" w:hAnsi="Arial" w:hint="default"/>
      </w:rPr>
    </w:lvl>
    <w:lvl w:ilvl="7" w:tplc="1E0871F6" w:tentative="1">
      <w:start w:val="1"/>
      <w:numFmt w:val="bullet"/>
      <w:lvlText w:val="•"/>
      <w:lvlJc w:val="left"/>
      <w:pPr>
        <w:tabs>
          <w:tab w:val="num" w:pos="6480"/>
        </w:tabs>
        <w:ind w:left="6480" w:hanging="360"/>
      </w:pPr>
      <w:rPr>
        <w:rFonts w:ascii="Arial" w:hAnsi="Arial" w:hint="default"/>
      </w:rPr>
    </w:lvl>
    <w:lvl w:ilvl="8" w:tplc="4CEC6088" w:tentative="1">
      <w:start w:val="1"/>
      <w:numFmt w:val="bullet"/>
      <w:lvlText w:val="•"/>
      <w:lvlJc w:val="left"/>
      <w:pPr>
        <w:tabs>
          <w:tab w:val="num" w:pos="7200"/>
        </w:tabs>
        <w:ind w:left="7200" w:hanging="360"/>
      </w:pPr>
      <w:rPr>
        <w:rFonts w:ascii="Arial" w:hAnsi="Arial" w:hint="default"/>
      </w:rPr>
    </w:lvl>
  </w:abstractNum>
  <w:abstractNum w:abstractNumId="69" w15:restartNumberingAfterBreak="0">
    <w:nsid w:val="10955948"/>
    <w:multiLevelType w:val="multilevel"/>
    <w:tmpl w:val="9D5C6286"/>
    <w:lvl w:ilvl="0">
      <w:start w:val="1"/>
      <w:numFmt w:val="hebrew1"/>
      <w:lvlText w:val="%1."/>
      <w:lvlJc w:val="left"/>
      <w:pPr>
        <w:tabs>
          <w:tab w:val="num" w:pos="720"/>
        </w:tabs>
        <w:ind w:left="720" w:hanging="360"/>
      </w:pPr>
      <w:rPr>
        <w:rFonts w:cs="Times New Roman" w:hint="default"/>
      </w:rPr>
    </w:lvl>
    <w:lvl w:ilvl="1">
      <w:start w:val="1"/>
      <w:numFmt w:val="decimal"/>
      <w:lvlText w:val="%2."/>
      <w:lvlJc w:val="left"/>
      <w:pPr>
        <w:tabs>
          <w:tab w:val="num" w:pos="1440"/>
        </w:tabs>
        <w:ind w:left="1440" w:hanging="360"/>
      </w:pPr>
      <w:rPr>
        <w:rFonts w:asciiTheme="minorHAnsi" w:eastAsiaTheme="minorHAnsi" w:hAnsiTheme="minorHAnsi" w:cstheme="minorBidi"/>
      </w:rPr>
    </w:lvl>
    <w:lvl w:ilvl="2">
      <w:start w:val="1"/>
      <w:numFmt w:val="bullet"/>
      <w:lvlText w:val=""/>
      <w:lvlJc w:val="left"/>
      <w:pPr>
        <w:tabs>
          <w:tab w:val="num" w:pos="2340"/>
        </w:tabs>
        <w:ind w:left="2160" w:hanging="180"/>
      </w:pPr>
      <w:rPr>
        <w:rFonts w:ascii="Symbol" w:hAnsi="Symbol" w:hint="default"/>
        <w:color w:val="auto"/>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70" w15:restartNumberingAfterBreak="0">
    <w:nsid w:val="10B21EA2"/>
    <w:multiLevelType w:val="multilevel"/>
    <w:tmpl w:val="C136C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0E95EA3"/>
    <w:multiLevelType w:val="multilevel"/>
    <w:tmpl w:val="FFFFFFFF"/>
    <w:lvl w:ilvl="0">
      <w:start w:val="1"/>
      <w:numFmt w:val="hebrew1"/>
      <w:lvlText w:val="%1."/>
      <w:lvlJc w:val="left"/>
      <w:pPr>
        <w:tabs>
          <w:tab w:val="num" w:pos="720"/>
        </w:tabs>
        <w:ind w:left="72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340"/>
        </w:tabs>
        <w:ind w:left="2160" w:hanging="180"/>
      </w:pPr>
      <w:rPr>
        <w:rFonts w:ascii="Symbol" w:hAnsi="Symbol" w:hint="default"/>
        <w:color w:val="auto"/>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72" w15:restartNumberingAfterBreak="0">
    <w:nsid w:val="112D1207"/>
    <w:multiLevelType w:val="hybridMultilevel"/>
    <w:tmpl w:val="B3DA528E"/>
    <w:lvl w:ilvl="0" w:tplc="AD04DDF4">
      <w:start w:val="1"/>
      <w:numFmt w:val="bullet"/>
      <w:lvlText w:val=""/>
      <w:lvlJc w:val="left"/>
      <w:pPr>
        <w:tabs>
          <w:tab w:val="num" w:pos="720"/>
        </w:tabs>
        <w:ind w:left="720" w:hanging="360"/>
      </w:pPr>
      <w:rPr>
        <w:rFonts w:ascii="Wingdings" w:hAnsi="Wingdings" w:hint="default"/>
      </w:rPr>
    </w:lvl>
    <w:lvl w:ilvl="1" w:tplc="5CA23BD0" w:tentative="1">
      <w:start w:val="1"/>
      <w:numFmt w:val="bullet"/>
      <w:lvlText w:val=""/>
      <w:lvlJc w:val="left"/>
      <w:pPr>
        <w:tabs>
          <w:tab w:val="num" w:pos="1440"/>
        </w:tabs>
        <w:ind w:left="1440" w:hanging="360"/>
      </w:pPr>
      <w:rPr>
        <w:rFonts w:ascii="Wingdings" w:hAnsi="Wingdings" w:hint="default"/>
      </w:rPr>
    </w:lvl>
    <w:lvl w:ilvl="2" w:tplc="1DA0040A" w:tentative="1">
      <w:start w:val="1"/>
      <w:numFmt w:val="bullet"/>
      <w:lvlText w:val=""/>
      <w:lvlJc w:val="left"/>
      <w:pPr>
        <w:tabs>
          <w:tab w:val="num" w:pos="2160"/>
        </w:tabs>
        <w:ind w:left="2160" w:hanging="360"/>
      </w:pPr>
      <w:rPr>
        <w:rFonts w:ascii="Wingdings" w:hAnsi="Wingdings" w:hint="default"/>
      </w:rPr>
    </w:lvl>
    <w:lvl w:ilvl="3" w:tplc="65305D24" w:tentative="1">
      <w:start w:val="1"/>
      <w:numFmt w:val="bullet"/>
      <w:lvlText w:val=""/>
      <w:lvlJc w:val="left"/>
      <w:pPr>
        <w:tabs>
          <w:tab w:val="num" w:pos="2880"/>
        </w:tabs>
        <w:ind w:left="2880" w:hanging="360"/>
      </w:pPr>
      <w:rPr>
        <w:rFonts w:ascii="Wingdings" w:hAnsi="Wingdings" w:hint="default"/>
      </w:rPr>
    </w:lvl>
    <w:lvl w:ilvl="4" w:tplc="93C20926" w:tentative="1">
      <w:start w:val="1"/>
      <w:numFmt w:val="bullet"/>
      <w:lvlText w:val=""/>
      <w:lvlJc w:val="left"/>
      <w:pPr>
        <w:tabs>
          <w:tab w:val="num" w:pos="3600"/>
        </w:tabs>
        <w:ind w:left="3600" w:hanging="360"/>
      </w:pPr>
      <w:rPr>
        <w:rFonts w:ascii="Wingdings" w:hAnsi="Wingdings" w:hint="default"/>
      </w:rPr>
    </w:lvl>
    <w:lvl w:ilvl="5" w:tplc="2FB4604E" w:tentative="1">
      <w:start w:val="1"/>
      <w:numFmt w:val="bullet"/>
      <w:lvlText w:val=""/>
      <w:lvlJc w:val="left"/>
      <w:pPr>
        <w:tabs>
          <w:tab w:val="num" w:pos="4320"/>
        </w:tabs>
        <w:ind w:left="4320" w:hanging="360"/>
      </w:pPr>
      <w:rPr>
        <w:rFonts w:ascii="Wingdings" w:hAnsi="Wingdings" w:hint="default"/>
      </w:rPr>
    </w:lvl>
    <w:lvl w:ilvl="6" w:tplc="EF8A23CA" w:tentative="1">
      <w:start w:val="1"/>
      <w:numFmt w:val="bullet"/>
      <w:lvlText w:val=""/>
      <w:lvlJc w:val="left"/>
      <w:pPr>
        <w:tabs>
          <w:tab w:val="num" w:pos="5040"/>
        </w:tabs>
        <w:ind w:left="5040" w:hanging="360"/>
      </w:pPr>
      <w:rPr>
        <w:rFonts w:ascii="Wingdings" w:hAnsi="Wingdings" w:hint="default"/>
      </w:rPr>
    </w:lvl>
    <w:lvl w:ilvl="7" w:tplc="7C16E490" w:tentative="1">
      <w:start w:val="1"/>
      <w:numFmt w:val="bullet"/>
      <w:lvlText w:val=""/>
      <w:lvlJc w:val="left"/>
      <w:pPr>
        <w:tabs>
          <w:tab w:val="num" w:pos="5760"/>
        </w:tabs>
        <w:ind w:left="5760" w:hanging="360"/>
      </w:pPr>
      <w:rPr>
        <w:rFonts w:ascii="Wingdings" w:hAnsi="Wingdings" w:hint="default"/>
      </w:rPr>
    </w:lvl>
    <w:lvl w:ilvl="8" w:tplc="F02C5120"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11A22E29"/>
    <w:multiLevelType w:val="hybridMultilevel"/>
    <w:tmpl w:val="0D0CF158"/>
    <w:lvl w:ilvl="0" w:tplc="DB0E2E46">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11EC33AD"/>
    <w:multiLevelType w:val="hybridMultilevel"/>
    <w:tmpl w:val="4BC88F70"/>
    <w:lvl w:ilvl="0" w:tplc="2CFE7D14">
      <w:start w:val="1"/>
      <w:numFmt w:val="bullet"/>
      <w:lvlText w:val=""/>
      <w:lvlJc w:val="left"/>
      <w:pPr>
        <w:tabs>
          <w:tab w:val="num" w:pos="720"/>
        </w:tabs>
        <w:ind w:left="720" w:hanging="360"/>
      </w:pPr>
      <w:rPr>
        <w:rFonts w:ascii="Wingdings" w:hAnsi="Wingdings" w:hint="default"/>
      </w:rPr>
    </w:lvl>
    <w:lvl w:ilvl="1" w:tplc="CA746CB8" w:tentative="1">
      <w:start w:val="1"/>
      <w:numFmt w:val="bullet"/>
      <w:lvlText w:val=""/>
      <w:lvlJc w:val="left"/>
      <w:pPr>
        <w:tabs>
          <w:tab w:val="num" w:pos="1440"/>
        </w:tabs>
        <w:ind w:left="1440" w:hanging="360"/>
      </w:pPr>
      <w:rPr>
        <w:rFonts w:ascii="Wingdings" w:hAnsi="Wingdings" w:hint="default"/>
      </w:rPr>
    </w:lvl>
    <w:lvl w:ilvl="2" w:tplc="47C4A188" w:tentative="1">
      <w:start w:val="1"/>
      <w:numFmt w:val="bullet"/>
      <w:lvlText w:val=""/>
      <w:lvlJc w:val="left"/>
      <w:pPr>
        <w:tabs>
          <w:tab w:val="num" w:pos="2160"/>
        </w:tabs>
        <w:ind w:left="2160" w:hanging="360"/>
      </w:pPr>
      <w:rPr>
        <w:rFonts w:ascii="Wingdings" w:hAnsi="Wingdings" w:hint="default"/>
      </w:rPr>
    </w:lvl>
    <w:lvl w:ilvl="3" w:tplc="678E2E7A" w:tentative="1">
      <w:start w:val="1"/>
      <w:numFmt w:val="bullet"/>
      <w:lvlText w:val=""/>
      <w:lvlJc w:val="left"/>
      <w:pPr>
        <w:tabs>
          <w:tab w:val="num" w:pos="2880"/>
        </w:tabs>
        <w:ind w:left="2880" w:hanging="360"/>
      </w:pPr>
      <w:rPr>
        <w:rFonts w:ascii="Wingdings" w:hAnsi="Wingdings" w:hint="default"/>
      </w:rPr>
    </w:lvl>
    <w:lvl w:ilvl="4" w:tplc="74AEC1C8" w:tentative="1">
      <w:start w:val="1"/>
      <w:numFmt w:val="bullet"/>
      <w:lvlText w:val=""/>
      <w:lvlJc w:val="left"/>
      <w:pPr>
        <w:tabs>
          <w:tab w:val="num" w:pos="3600"/>
        </w:tabs>
        <w:ind w:left="3600" w:hanging="360"/>
      </w:pPr>
      <w:rPr>
        <w:rFonts w:ascii="Wingdings" w:hAnsi="Wingdings" w:hint="default"/>
      </w:rPr>
    </w:lvl>
    <w:lvl w:ilvl="5" w:tplc="ADA884F2" w:tentative="1">
      <w:start w:val="1"/>
      <w:numFmt w:val="bullet"/>
      <w:lvlText w:val=""/>
      <w:lvlJc w:val="left"/>
      <w:pPr>
        <w:tabs>
          <w:tab w:val="num" w:pos="4320"/>
        </w:tabs>
        <w:ind w:left="4320" w:hanging="360"/>
      </w:pPr>
      <w:rPr>
        <w:rFonts w:ascii="Wingdings" w:hAnsi="Wingdings" w:hint="default"/>
      </w:rPr>
    </w:lvl>
    <w:lvl w:ilvl="6" w:tplc="C66EF442" w:tentative="1">
      <w:start w:val="1"/>
      <w:numFmt w:val="bullet"/>
      <w:lvlText w:val=""/>
      <w:lvlJc w:val="left"/>
      <w:pPr>
        <w:tabs>
          <w:tab w:val="num" w:pos="5040"/>
        </w:tabs>
        <w:ind w:left="5040" w:hanging="360"/>
      </w:pPr>
      <w:rPr>
        <w:rFonts w:ascii="Wingdings" w:hAnsi="Wingdings" w:hint="default"/>
      </w:rPr>
    </w:lvl>
    <w:lvl w:ilvl="7" w:tplc="0B2A9976" w:tentative="1">
      <w:start w:val="1"/>
      <w:numFmt w:val="bullet"/>
      <w:lvlText w:val=""/>
      <w:lvlJc w:val="left"/>
      <w:pPr>
        <w:tabs>
          <w:tab w:val="num" w:pos="5760"/>
        </w:tabs>
        <w:ind w:left="5760" w:hanging="360"/>
      </w:pPr>
      <w:rPr>
        <w:rFonts w:ascii="Wingdings" w:hAnsi="Wingdings" w:hint="default"/>
      </w:rPr>
    </w:lvl>
    <w:lvl w:ilvl="8" w:tplc="B5A40912"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12197AE0"/>
    <w:multiLevelType w:val="hybridMultilevel"/>
    <w:tmpl w:val="03A29E98"/>
    <w:lvl w:ilvl="0" w:tplc="DB0E2E46">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12711BB3"/>
    <w:multiLevelType w:val="hybridMultilevel"/>
    <w:tmpl w:val="3E2CA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12C241DC"/>
    <w:multiLevelType w:val="hybridMultilevel"/>
    <w:tmpl w:val="B85893BA"/>
    <w:lvl w:ilvl="0" w:tplc="E9E6E00A">
      <w:start w:val="1"/>
      <w:numFmt w:val="bullet"/>
      <w:lvlText w:val=""/>
      <w:lvlJc w:val="left"/>
      <w:pPr>
        <w:tabs>
          <w:tab w:val="num" w:pos="720"/>
        </w:tabs>
        <w:ind w:left="720" w:hanging="360"/>
      </w:pPr>
      <w:rPr>
        <w:rFonts w:ascii="Wingdings" w:hAnsi="Wingdings" w:hint="default"/>
      </w:rPr>
    </w:lvl>
    <w:lvl w:ilvl="1" w:tplc="826CF240" w:tentative="1">
      <w:start w:val="1"/>
      <w:numFmt w:val="bullet"/>
      <w:lvlText w:val=""/>
      <w:lvlJc w:val="left"/>
      <w:pPr>
        <w:tabs>
          <w:tab w:val="num" w:pos="1440"/>
        </w:tabs>
        <w:ind w:left="1440" w:hanging="360"/>
      </w:pPr>
      <w:rPr>
        <w:rFonts w:ascii="Wingdings" w:hAnsi="Wingdings" w:hint="default"/>
      </w:rPr>
    </w:lvl>
    <w:lvl w:ilvl="2" w:tplc="26ACE6FE" w:tentative="1">
      <w:start w:val="1"/>
      <w:numFmt w:val="bullet"/>
      <w:lvlText w:val=""/>
      <w:lvlJc w:val="left"/>
      <w:pPr>
        <w:tabs>
          <w:tab w:val="num" w:pos="2160"/>
        </w:tabs>
        <w:ind w:left="2160" w:hanging="360"/>
      </w:pPr>
      <w:rPr>
        <w:rFonts w:ascii="Wingdings" w:hAnsi="Wingdings" w:hint="default"/>
      </w:rPr>
    </w:lvl>
    <w:lvl w:ilvl="3" w:tplc="2BF25FE4" w:tentative="1">
      <w:start w:val="1"/>
      <w:numFmt w:val="bullet"/>
      <w:lvlText w:val=""/>
      <w:lvlJc w:val="left"/>
      <w:pPr>
        <w:tabs>
          <w:tab w:val="num" w:pos="2880"/>
        </w:tabs>
        <w:ind w:left="2880" w:hanging="360"/>
      </w:pPr>
      <w:rPr>
        <w:rFonts w:ascii="Wingdings" w:hAnsi="Wingdings" w:hint="default"/>
      </w:rPr>
    </w:lvl>
    <w:lvl w:ilvl="4" w:tplc="2DC64C12" w:tentative="1">
      <w:start w:val="1"/>
      <w:numFmt w:val="bullet"/>
      <w:lvlText w:val=""/>
      <w:lvlJc w:val="left"/>
      <w:pPr>
        <w:tabs>
          <w:tab w:val="num" w:pos="3600"/>
        </w:tabs>
        <w:ind w:left="3600" w:hanging="360"/>
      </w:pPr>
      <w:rPr>
        <w:rFonts w:ascii="Wingdings" w:hAnsi="Wingdings" w:hint="default"/>
      </w:rPr>
    </w:lvl>
    <w:lvl w:ilvl="5" w:tplc="E448392E" w:tentative="1">
      <w:start w:val="1"/>
      <w:numFmt w:val="bullet"/>
      <w:lvlText w:val=""/>
      <w:lvlJc w:val="left"/>
      <w:pPr>
        <w:tabs>
          <w:tab w:val="num" w:pos="4320"/>
        </w:tabs>
        <w:ind w:left="4320" w:hanging="360"/>
      </w:pPr>
      <w:rPr>
        <w:rFonts w:ascii="Wingdings" w:hAnsi="Wingdings" w:hint="default"/>
      </w:rPr>
    </w:lvl>
    <w:lvl w:ilvl="6" w:tplc="FC8632D2" w:tentative="1">
      <w:start w:val="1"/>
      <w:numFmt w:val="bullet"/>
      <w:lvlText w:val=""/>
      <w:lvlJc w:val="left"/>
      <w:pPr>
        <w:tabs>
          <w:tab w:val="num" w:pos="5040"/>
        </w:tabs>
        <w:ind w:left="5040" w:hanging="360"/>
      </w:pPr>
      <w:rPr>
        <w:rFonts w:ascii="Wingdings" w:hAnsi="Wingdings" w:hint="default"/>
      </w:rPr>
    </w:lvl>
    <w:lvl w:ilvl="7" w:tplc="323C98B2" w:tentative="1">
      <w:start w:val="1"/>
      <w:numFmt w:val="bullet"/>
      <w:lvlText w:val=""/>
      <w:lvlJc w:val="left"/>
      <w:pPr>
        <w:tabs>
          <w:tab w:val="num" w:pos="5760"/>
        </w:tabs>
        <w:ind w:left="5760" w:hanging="360"/>
      </w:pPr>
      <w:rPr>
        <w:rFonts w:ascii="Wingdings" w:hAnsi="Wingdings" w:hint="default"/>
      </w:rPr>
    </w:lvl>
    <w:lvl w:ilvl="8" w:tplc="81DEAA6C"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12C66D1C"/>
    <w:multiLevelType w:val="hybridMultilevel"/>
    <w:tmpl w:val="2F66C1AE"/>
    <w:lvl w:ilvl="0" w:tplc="CCE855B4">
      <w:start w:val="1"/>
      <w:numFmt w:val="bullet"/>
      <w:lvlText w:val=""/>
      <w:lvlJc w:val="left"/>
      <w:pPr>
        <w:tabs>
          <w:tab w:val="num" w:pos="720"/>
        </w:tabs>
        <w:ind w:left="720" w:hanging="360"/>
      </w:pPr>
      <w:rPr>
        <w:rFonts w:ascii="Wingdings" w:hAnsi="Wingdings" w:hint="default"/>
      </w:rPr>
    </w:lvl>
    <w:lvl w:ilvl="1" w:tplc="4D52A344" w:tentative="1">
      <w:start w:val="1"/>
      <w:numFmt w:val="bullet"/>
      <w:lvlText w:val=""/>
      <w:lvlJc w:val="left"/>
      <w:pPr>
        <w:tabs>
          <w:tab w:val="num" w:pos="1440"/>
        </w:tabs>
        <w:ind w:left="1440" w:hanging="360"/>
      </w:pPr>
      <w:rPr>
        <w:rFonts w:ascii="Wingdings" w:hAnsi="Wingdings" w:hint="default"/>
      </w:rPr>
    </w:lvl>
    <w:lvl w:ilvl="2" w:tplc="F8B6E268" w:tentative="1">
      <w:start w:val="1"/>
      <w:numFmt w:val="bullet"/>
      <w:lvlText w:val=""/>
      <w:lvlJc w:val="left"/>
      <w:pPr>
        <w:tabs>
          <w:tab w:val="num" w:pos="2160"/>
        </w:tabs>
        <w:ind w:left="2160" w:hanging="360"/>
      </w:pPr>
      <w:rPr>
        <w:rFonts w:ascii="Wingdings" w:hAnsi="Wingdings" w:hint="default"/>
      </w:rPr>
    </w:lvl>
    <w:lvl w:ilvl="3" w:tplc="363C2206" w:tentative="1">
      <w:start w:val="1"/>
      <w:numFmt w:val="bullet"/>
      <w:lvlText w:val=""/>
      <w:lvlJc w:val="left"/>
      <w:pPr>
        <w:tabs>
          <w:tab w:val="num" w:pos="2880"/>
        </w:tabs>
        <w:ind w:left="2880" w:hanging="360"/>
      </w:pPr>
      <w:rPr>
        <w:rFonts w:ascii="Wingdings" w:hAnsi="Wingdings" w:hint="default"/>
      </w:rPr>
    </w:lvl>
    <w:lvl w:ilvl="4" w:tplc="98B60342" w:tentative="1">
      <w:start w:val="1"/>
      <w:numFmt w:val="bullet"/>
      <w:lvlText w:val=""/>
      <w:lvlJc w:val="left"/>
      <w:pPr>
        <w:tabs>
          <w:tab w:val="num" w:pos="3600"/>
        </w:tabs>
        <w:ind w:left="3600" w:hanging="360"/>
      </w:pPr>
      <w:rPr>
        <w:rFonts w:ascii="Wingdings" w:hAnsi="Wingdings" w:hint="default"/>
      </w:rPr>
    </w:lvl>
    <w:lvl w:ilvl="5" w:tplc="7DAC9EC0" w:tentative="1">
      <w:start w:val="1"/>
      <w:numFmt w:val="bullet"/>
      <w:lvlText w:val=""/>
      <w:lvlJc w:val="left"/>
      <w:pPr>
        <w:tabs>
          <w:tab w:val="num" w:pos="4320"/>
        </w:tabs>
        <w:ind w:left="4320" w:hanging="360"/>
      </w:pPr>
      <w:rPr>
        <w:rFonts w:ascii="Wingdings" w:hAnsi="Wingdings" w:hint="default"/>
      </w:rPr>
    </w:lvl>
    <w:lvl w:ilvl="6" w:tplc="B1EC40A0" w:tentative="1">
      <w:start w:val="1"/>
      <w:numFmt w:val="bullet"/>
      <w:lvlText w:val=""/>
      <w:lvlJc w:val="left"/>
      <w:pPr>
        <w:tabs>
          <w:tab w:val="num" w:pos="5040"/>
        </w:tabs>
        <w:ind w:left="5040" w:hanging="360"/>
      </w:pPr>
      <w:rPr>
        <w:rFonts w:ascii="Wingdings" w:hAnsi="Wingdings" w:hint="default"/>
      </w:rPr>
    </w:lvl>
    <w:lvl w:ilvl="7" w:tplc="A8601796" w:tentative="1">
      <w:start w:val="1"/>
      <w:numFmt w:val="bullet"/>
      <w:lvlText w:val=""/>
      <w:lvlJc w:val="left"/>
      <w:pPr>
        <w:tabs>
          <w:tab w:val="num" w:pos="5760"/>
        </w:tabs>
        <w:ind w:left="5760" w:hanging="360"/>
      </w:pPr>
      <w:rPr>
        <w:rFonts w:ascii="Wingdings" w:hAnsi="Wingdings" w:hint="default"/>
      </w:rPr>
    </w:lvl>
    <w:lvl w:ilvl="8" w:tplc="55B80A90"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12C67799"/>
    <w:multiLevelType w:val="hybridMultilevel"/>
    <w:tmpl w:val="FFFFFFFF"/>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12F572B7"/>
    <w:multiLevelType w:val="hybridMultilevel"/>
    <w:tmpl w:val="5B12176E"/>
    <w:lvl w:ilvl="0" w:tplc="34203EA6">
      <w:start w:val="1"/>
      <w:numFmt w:val="bullet"/>
      <w:lvlText w:val=""/>
      <w:lvlJc w:val="left"/>
      <w:pPr>
        <w:tabs>
          <w:tab w:val="num" w:pos="720"/>
        </w:tabs>
        <w:ind w:left="720" w:hanging="360"/>
      </w:pPr>
      <w:rPr>
        <w:rFonts w:ascii="Wingdings" w:hAnsi="Wingdings" w:hint="default"/>
      </w:rPr>
    </w:lvl>
    <w:lvl w:ilvl="1" w:tplc="D6C6018C" w:tentative="1">
      <w:start w:val="1"/>
      <w:numFmt w:val="bullet"/>
      <w:lvlText w:val=""/>
      <w:lvlJc w:val="left"/>
      <w:pPr>
        <w:tabs>
          <w:tab w:val="num" w:pos="1440"/>
        </w:tabs>
        <w:ind w:left="1440" w:hanging="360"/>
      </w:pPr>
      <w:rPr>
        <w:rFonts w:ascii="Wingdings" w:hAnsi="Wingdings" w:hint="default"/>
      </w:rPr>
    </w:lvl>
    <w:lvl w:ilvl="2" w:tplc="AB5A2486" w:tentative="1">
      <w:start w:val="1"/>
      <w:numFmt w:val="bullet"/>
      <w:lvlText w:val=""/>
      <w:lvlJc w:val="left"/>
      <w:pPr>
        <w:tabs>
          <w:tab w:val="num" w:pos="2160"/>
        </w:tabs>
        <w:ind w:left="2160" w:hanging="360"/>
      </w:pPr>
      <w:rPr>
        <w:rFonts w:ascii="Wingdings" w:hAnsi="Wingdings" w:hint="default"/>
      </w:rPr>
    </w:lvl>
    <w:lvl w:ilvl="3" w:tplc="AFE6AB8C" w:tentative="1">
      <w:start w:val="1"/>
      <w:numFmt w:val="bullet"/>
      <w:lvlText w:val=""/>
      <w:lvlJc w:val="left"/>
      <w:pPr>
        <w:tabs>
          <w:tab w:val="num" w:pos="2880"/>
        </w:tabs>
        <w:ind w:left="2880" w:hanging="360"/>
      </w:pPr>
      <w:rPr>
        <w:rFonts w:ascii="Wingdings" w:hAnsi="Wingdings" w:hint="default"/>
      </w:rPr>
    </w:lvl>
    <w:lvl w:ilvl="4" w:tplc="B58432EC" w:tentative="1">
      <w:start w:val="1"/>
      <w:numFmt w:val="bullet"/>
      <w:lvlText w:val=""/>
      <w:lvlJc w:val="left"/>
      <w:pPr>
        <w:tabs>
          <w:tab w:val="num" w:pos="3600"/>
        </w:tabs>
        <w:ind w:left="3600" w:hanging="360"/>
      </w:pPr>
      <w:rPr>
        <w:rFonts w:ascii="Wingdings" w:hAnsi="Wingdings" w:hint="default"/>
      </w:rPr>
    </w:lvl>
    <w:lvl w:ilvl="5" w:tplc="F118B9A8" w:tentative="1">
      <w:start w:val="1"/>
      <w:numFmt w:val="bullet"/>
      <w:lvlText w:val=""/>
      <w:lvlJc w:val="left"/>
      <w:pPr>
        <w:tabs>
          <w:tab w:val="num" w:pos="4320"/>
        </w:tabs>
        <w:ind w:left="4320" w:hanging="360"/>
      </w:pPr>
      <w:rPr>
        <w:rFonts w:ascii="Wingdings" w:hAnsi="Wingdings" w:hint="default"/>
      </w:rPr>
    </w:lvl>
    <w:lvl w:ilvl="6" w:tplc="DB000C62" w:tentative="1">
      <w:start w:val="1"/>
      <w:numFmt w:val="bullet"/>
      <w:lvlText w:val=""/>
      <w:lvlJc w:val="left"/>
      <w:pPr>
        <w:tabs>
          <w:tab w:val="num" w:pos="5040"/>
        </w:tabs>
        <w:ind w:left="5040" w:hanging="360"/>
      </w:pPr>
      <w:rPr>
        <w:rFonts w:ascii="Wingdings" w:hAnsi="Wingdings" w:hint="default"/>
      </w:rPr>
    </w:lvl>
    <w:lvl w:ilvl="7" w:tplc="6568B2D6" w:tentative="1">
      <w:start w:val="1"/>
      <w:numFmt w:val="bullet"/>
      <w:lvlText w:val=""/>
      <w:lvlJc w:val="left"/>
      <w:pPr>
        <w:tabs>
          <w:tab w:val="num" w:pos="5760"/>
        </w:tabs>
        <w:ind w:left="5760" w:hanging="360"/>
      </w:pPr>
      <w:rPr>
        <w:rFonts w:ascii="Wingdings" w:hAnsi="Wingdings" w:hint="default"/>
      </w:rPr>
    </w:lvl>
    <w:lvl w:ilvl="8" w:tplc="6CA0A5EC"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12FA3651"/>
    <w:multiLevelType w:val="multilevel"/>
    <w:tmpl w:val="FFFFFFFF"/>
    <w:lvl w:ilvl="0">
      <w:start w:val="1"/>
      <w:numFmt w:val="hebrew1"/>
      <w:lvlText w:val="%1."/>
      <w:lvlJc w:val="left"/>
      <w:pPr>
        <w:tabs>
          <w:tab w:val="num" w:pos="720"/>
        </w:tabs>
        <w:ind w:left="72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340"/>
        </w:tabs>
        <w:ind w:left="2160" w:hanging="180"/>
      </w:pPr>
      <w:rPr>
        <w:rFonts w:ascii="Symbol" w:hAnsi="Symbol" w:hint="default"/>
        <w:color w:val="auto"/>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82" w15:restartNumberingAfterBreak="0">
    <w:nsid w:val="13142606"/>
    <w:multiLevelType w:val="hybridMultilevel"/>
    <w:tmpl w:val="DF78BC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13211EAC"/>
    <w:multiLevelType w:val="hybridMultilevel"/>
    <w:tmpl w:val="B35C7C2C"/>
    <w:lvl w:ilvl="0" w:tplc="07942E3C">
      <w:start w:val="1"/>
      <w:numFmt w:val="bullet"/>
      <w:lvlText w:val=""/>
      <w:lvlJc w:val="left"/>
      <w:pPr>
        <w:tabs>
          <w:tab w:val="num" w:pos="720"/>
        </w:tabs>
        <w:ind w:left="720" w:hanging="360"/>
      </w:pPr>
      <w:rPr>
        <w:rFonts w:ascii="Wingdings" w:hAnsi="Wingdings" w:hint="default"/>
      </w:rPr>
    </w:lvl>
    <w:lvl w:ilvl="1" w:tplc="041CED8A">
      <w:numFmt w:val="bullet"/>
      <w:lvlText w:val=""/>
      <w:lvlJc w:val="left"/>
      <w:pPr>
        <w:tabs>
          <w:tab w:val="num" w:pos="1440"/>
        </w:tabs>
        <w:ind w:left="1440" w:hanging="360"/>
      </w:pPr>
      <w:rPr>
        <w:rFonts w:ascii="Wingdings" w:hAnsi="Wingdings" w:hint="default"/>
      </w:rPr>
    </w:lvl>
    <w:lvl w:ilvl="2" w:tplc="8DD839BE" w:tentative="1">
      <w:start w:val="1"/>
      <w:numFmt w:val="bullet"/>
      <w:lvlText w:val=""/>
      <w:lvlJc w:val="left"/>
      <w:pPr>
        <w:tabs>
          <w:tab w:val="num" w:pos="2160"/>
        </w:tabs>
        <w:ind w:left="2160" w:hanging="360"/>
      </w:pPr>
      <w:rPr>
        <w:rFonts w:ascii="Wingdings" w:hAnsi="Wingdings" w:hint="default"/>
      </w:rPr>
    </w:lvl>
    <w:lvl w:ilvl="3" w:tplc="C1D0D4E6" w:tentative="1">
      <w:start w:val="1"/>
      <w:numFmt w:val="bullet"/>
      <w:lvlText w:val=""/>
      <w:lvlJc w:val="left"/>
      <w:pPr>
        <w:tabs>
          <w:tab w:val="num" w:pos="2880"/>
        </w:tabs>
        <w:ind w:left="2880" w:hanging="360"/>
      </w:pPr>
      <w:rPr>
        <w:rFonts w:ascii="Wingdings" w:hAnsi="Wingdings" w:hint="default"/>
      </w:rPr>
    </w:lvl>
    <w:lvl w:ilvl="4" w:tplc="F7A03822" w:tentative="1">
      <w:start w:val="1"/>
      <w:numFmt w:val="bullet"/>
      <w:lvlText w:val=""/>
      <w:lvlJc w:val="left"/>
      <w:pPr>
        <w:tabs>
          <w:tab w:val="num" w:pos="3600"/>
        </w:tabs>
        <w:ind w:left="3600" w:hanging="360"/>
      </w:pPr>
      <w:rPr>
        <w:rFonts w:ascii="Wingdings" w:hAnsi="Wingdings" w:hint="default"/>
      </w:rPr>
    </w:lvl>
    <w:lvl w:ilvl="5" w:tplc="F2AEA294" w:tentative="1">
      <w:start w:val="1"/>
      <w:numFmt w:val="bullet"/>
      <w:lvlText w:val=""/>
      <w:lvlJc w:val="left"/>
      <w:pPr>
        <w:tabs>
          <w:tab w:val="num" w:pos="4320"/>
        </w:tabs>
        <w:ind w:left="4320" w:hanging="360"/>
      </w:pPr>
      <w:rPr>
        <w:rFonts w:ascii="Wingdings" w:hAnsi="Wingdings" w:hint="default"/>
      </w:rPr>
    </w:lvl>
    <w:lvl w:ilvl="6" w:tplc="A36608E6" w:tentative="1">
      <w:start w:val="1"/>
      <w:numFmt w:val="bullet"/>
      <w:lvlText w:val=""/>
      <w:lvlJc w:val="left"/>
      <w:pPr>
        <w:tabs>
          <w:tab w:val="num" w:pos="5040"/>
        </w:tabs>
        <w:ind w:left="5040" w:hanging="360"/>
      </w:pPr>
      <w:rPr>
        <w:rFonts w:ascii="Wingdings" w:hAnsi="Wingdings" w:hint="default"/>
      </w:rPr>
    </w:lvl>
    <w:lvl w:ilvl="7" w:tplc="A64082C6" w:tentative="1">
      <w:start w:val="1"/>
      <w:numFmt w:val="bullet"/>
      <w:lvlText w:val=""/>
      <w:lvlJc w:val="left"/>
      <w:pPr>
        <w:tabs>
          <w:tab w:val="num" w:pos="5760"/>
        </w:tabs>
        <w:ind w:left="5760" w:hanging="360"/>
      </w:pPr>
      <w:rPr>
        <w:rFonts w:ascii="Wingdings" w:hAnsi="Wingdings" w:hint="default"/>
      </w:rPr>
    </w:lvl>
    <w:lvl w:ilvl="8" w:tplc="4418C4D6"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13DB76A0"/>
    <w:multiLevelType w:val="hybridMultilevel"/>
    <w:tmpl w:val="75FCAF2C"/>
    <w:lvl w:ilvl="0" w:tplc="C1904D24">
      <w:start w:val="1"/>
      <w:numFmt w:val="bullet"/>
      <w:lvlText w:val=""/>
      <w:lvlJc w:val="left"/>
      <w:pPr>
        <w:tabs>
          <w:tab w:val="num" w:pos="720"/>
        </w:tabs>
        <w:ind w:left="720" w:hanging="360"/>
      </w:pPr>
      <w:rPr>
        <w:rFonts w:ascii="Wingdings" w:hAnsi="Wingdings" w:hint="default"/>
      </w:rPr>
    </w:lvl>
    <w:lvl w:ilvl="1" w:tplc="B1941206">
      <w:numFmt w:val="bullet"/>
      <w:lvlText w:val=""/>
      <w:lvlJc w:val="left"/>
      <w:pPr>
        <w:tabs>
          <w:tab w:val="num" w:pos="1440"/>
        </w:tabs>
        <w:ind w:left="1440" w:hanging="360"/>
      </w:pPr>
      <w:rPr>
        <w:rFonts w:ascii="Wingdings" w:hAnsi="Wingdings" w:hint="default"/>
      </w:rPr>
    </w:lvl>
    <w:lvl w:ilvl="2" w:tplc="D6C01D2E" w:tentative="1">
      <w:start w:val="1"/>
      <w:numFmt w:val="bullet"/>
      <w:lvlText w:val=""/>
      <w:lvlJc w:val="left"/>
      <w:pPr>
        <w:tabs>
          <w:tab w:val="num" w:pos="2160"/>
        </w:tabs>
        <w:ind w:left="2160" w:hanging="360"/>
      </w:pPr>
      <w:rPr>
        <w:rFonts w:ascii="Wingdings" w:hAnsi="Wingdings" w:hint="default"/>
      </w:rPr>
    </w:lvl>
    <w:lvl w:ilvl="3" w:tplc="B180FE5E" w:tentative="1">
      <w:start w:val="1"/>
      <w:numFmt w:val="bullet"/>
      <w:lvlText w:val=""/>
      <w:lvlJc w:val="left"/>
      <w:pPr>
        <w:tabs>
          <w:tab w:val="num" w:pos="2880"/>
        </w:tabs>
        <w:ind w:left="2880" w:hanging="360"/>
      </w:pPr>
      <w:rPr>
        <w:rFonts w:ascii="Wingdings" w:hAnsi="Wingdings" w:hint="default"/>
      </w:rPr>
    </w:lvl>
    <w:lvl w:ilvl="4" w:tplc="00E243B2" w:tentative="1">
      <w:start w:val="1"/>
      <w:numFmt w:val="bullet"/>
      <w:lvlText w:val=""/>
      <w:lvlJc w:val="left"/>
      <w:pPr>
        <w:tabs>
          <w:tab w:val="num" w:pos="3600"/>
        </w:tabs>
        <w:ind w:left="3600" w:hanging="360"/>
      </w:pPr>
      <w:rPr>
        <w:rFonts w:ascii="Wingdings" w:hAnsi="Wingdings" w:hint="default"/>
      </w:rPr>
    </w:lvl>
    <w:lvl w:ilvl="5" w:tplc="84902656" w:tentative="1">
      <w:start w:val="1"/>
      <w:numFmt w:val="bullet"/>
      <w:lvlText w:val=""/>
      <w:lvlJc w:val="left"/>
      <w:pPr>
        <w:tabs>
          <w:tab w:val="num" w:pos="4320"/>
        </w:tabs>
        <w:ind w:left="4320" w:hanging="360"/>
      </w:pPr>
      <w:rPr>
        <w:rFonts w:ascii="Wingdings" w:hAnsi="Wingdings" w:hint="default"/>
      </w:rPr>
    </w:lvl>
    <w:lvl w:ilvl="6" w:tplc="35461990" w:tentative="1">
      <w:start w:val="1"/>
      <w:numFmt w:val="bullet"/>
      <w:lvlText w:val=""/>
      <w:lvlJc w:val="left"/>
      <w:pPr>
        <w:tabs>
          <w:tab w:val="num" w:pos="5040"/>
        </w:tabs>
        <w:ind w:left="5040" w:hanging="360"/>
      </w:pPr>
      <w:rPr>
        <w:rFonts w:ascii="Wingdings" w:hAnsi="Wingdings" w:hint="default"/>
      </w:rPr>
    </w:lvl>
    <w:lvl w:ilvl="7" w:tplc="0D908B9C" w:tentative="1">
      <w:start w:val="1"/>
      <w:numFmt w:val="bullet"/>
      <w:lvlText w:val=""/>
      <w:lvlJc w:val="left"/>
      <w:pPr>
        <w:tabs>
          <w:tab w:val="num" w:pos="5760"/>
        </w:tabs>
        <w:ind w:left="5760" w:hanging="360"/>
      </w:pPr>
      <w:rPr>
        <w:rFonts w:ascii="Wingdings" w:hAnsi="Wingdings" w:hint="default"/>
      </w:rPr>
    </w:lvl>
    <w:lvl w:ilvl="8" w:tplc="7D442D10"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14314A56"/>
    <w:multiLevelType w:val="hybridMultilevel"/>
    <w:tmpl w:val="1B84DAAE"/>
    <w:lvl w:ilvl="0" w:tplc="EA4C16DE">
      <w:start w:val="1"/>
      <w:numFmt w:val="bullet"/>
      <w:lvlText w:val=""/>
      <w:lvlJc w:val="left"/>
      <w:pPr>
        <w:tabs>
          <w:tab w:val="num" w:pos="720"/>
        </w:tabs>
        <w:ind w:left="720" w:hanging="360"/>
      </w:pPr>
      <w:rPr>
        <w:rFonts w:ascii="Wingdings" w:hAnsi="Wingdings" w:hint="default"/>
      </w:rPr>
    </w:lvl>
    <w:lvl w:ilvl="1" w:tplc="80AA83DA" w:tentative="1">
      <w:start w:val="1"/>
      <w:numFmt w:val="bullet"/>
      <w:lvlText w:val=""/>
      <w:lvlJc w:val="left"/>
      <w:pPr>
        <w:tabs>
          <w:tab w:val="num" w:pos="1440"/>
        </w:tabs>
        <w:ind w:left="1440" w:hanging="360"/>
      </w:pPr>
      <w:rPr>
        <w:rFonts w:ascii="Wingdings" w:hAnsi="Wingdings" w:hint="default"/>
      </w:rPr>
    </w:lvl>
    <w:lvl w:ilvl="2" w:tplc="C8167822" w:tentative="1">
      <w:start w:val="1"/>
      <w:numFmt w:val="bullet"/>
      <w:lvlText w:val=""/>
      <w:lvlJc w:val="left"/>
      <w:pPr>
        <w:tabs>
          <w:tab w:val="num" w:pos="2160"/>
        </w:tabs>
        <w:ind w:left="2160" w:hanging="360"/>
      </w:pPr>
      <w:rPr>
        <w:rFonts w:ascii="Wingdings" w:hAnsi="Wingdings" w:hint="default"/>
      </w:rPr>
    </w:lvl>
    <w:lvl w:ilvl="3" w:tplc="214E05B6" w:tentative="1">
      <w:start w:val="1"/>
      <w:numFmt w:val="bullet"/>
      <w:lvlText w:val=""/>
      <w:lvlJc w:val="left"/>
      <w:pPr>
        <w:tabs>
          <w:tab w:val="num" w:pos="2880"/>
        </w:tabs>
        <w:ind w:left="2880" w:hanging="360"/>
      </w:pPr>
      <w:rPr>
        <w:rFonts w:ascii="Wingdings" w:hAnsi="Wingdings" w:hint="default"/>
      </w:rPr>
    </w:lvl>
    <w:lvl w:ilvl="4" w:tplc="5A3079C8" w:tentative="1">
      <w:start w:val="1"/>
      <w:numFmt w:val="bullet"/>
      <w:lvlText w:val=""/>
      <w:lvlJc w:val="left"/>
      <w:pPr>
        <w:tabs>
          <w:tab w:val="num" w:pos="3600"/>
        </w:tabs>
        <w:ind w:left="3600" w:hanging="360"/>
      </w:pPr>
      <w:rPr>
        <w:rFonts w:ascii="Wingdings" w:hAnsi="Wingdings" w:hint="default"/>
      </w:rPr>
    </w:lvl>
    <w:lvl w:ilvl="5" w:tplc="87261D86" w:tentative="1">
      <w:start w:val="1"/>
      <w:numFmt w:val="bullet"/>
      <w:lvlText w:val=""/>
      <w:lvlJc w:val="left"/>
      <w:pPr>
        <w:tabs>
          <w:tab w:val="num" w:pos="4320"/>
        </w:tabs>
        <w:ind w:left="4320" w:hanging="360"/>
      </w:pPr>
      <w:rPr>
        <w:rFonts w:ascii="Wingdings" w:hAnsi="Wingdings" w:hint="default"/>
      </w:rPr>
    </w:lvl>
    <w:lvl w:ilvl="6" w:tplc="1A1CEBA2" w:tentative="1">
      <w:start w:val="1"/>
      <w:numFmt w:val="bullet"/>
      <w:lvlText w:val=""/>
      <w:lvlJc w:val="left"/>
      <w:pPr>
        <w:tabs>
          <w:tab w:val="num" w:pos="5040"/>
        </w:tabs>
        <w:ind w:left="5040" w:hanging="360"/>
      </w:pPr>
      <w:rPr>
        <w:rFonts w:ascii="Wingdings" w:hAnsi="Wingdings" w:hint="default"/>
      </w:rPr>
    </w:lvl>
    <w:lvl w:ilvl="7" w:tplc="23DE84DE" w:tentative="1">
      <w:start w:val="1"/>
      <w:numFmt w:val="bullet"/>
      <w:lvlText w:val=""/>
      <w:lvlJc w:val="left"/>
      <w:pPr>
        <w:tabs>
          <w:tab w:val="num" w:pos="5760"/>
        </w:tabs>
        <w:ind w:left="5760" w:hanging="360"/>
      </w:pPr>
      <w:rPr>
        <w:rFonts w:ascii="Wingdings" w:hAnsi="Wingdings" w:hint="default"/>
      </w:rPr>
    </w:lvl>
    <w:lvl w:ilvl="8" w:tplc="AE824C28"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14425073"/>
    <w:multiLevelType w:val="hybridMultilevel"/>
    <w:tmpl w:val="21D2B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14872653"/>
    <w:multiLevelType w:val="hybridMultilevel"/>
    <w:tmpl w:val="CB644E36"/>
    <w:lvl w:ilvl="0" w:tplc="D6EE14BC">
      <w:start w:val="1"/>
      <w:numFmt w:val="bullet"/>
      <w:lvlText w:val=""/>
      <w:lvlJc w:val="left"/>
      <w:pPr>
        <w:tabs>
          <w:tab w:val="num" w:pos="720"/>
        </w:tabs>
        <w:ind w:left="720" w:hanging="360"/>
      </w:pPr>
      <w:rPr>
        <w:rFonts w:ascii="Wingdings" w:hAnsi="Wingdings" w:hint="default"/>
      </w:rPr>
    </w:lvl>
    <w:lvl w:ilvl="1" w:tplc="DA92D204" w:tentative="1">
      <w:start w:val="1"/>
      <w:numFmt w:val="bullet"/>
      <w:lvlText w:val=""/>
      <w:lvlJc w:val="left"/>
      <w:pPr>
        <w:tabs>
          <w:tab w:val="num" w:pos="1440"/>
        </w:tabs>
        <w:ind w:left="1440" w:hanging="360"/>
      </w:pPr>
      <w:rPr>
        <w:rFonts w:ascii="Wingdings" w:hAnsi="Wingdings" w:hint="default"/>
      </w:rPr>
    </w:lvl>
    <w:lvl w:ilvl="2" w:tplc="934C654C" w:tentative="1">
      <w:start w:val="1"/>
      <w:numFmt w:val="bullet"/>
      <w:lvlText w:val=""/>
      <w:lvlJc w:val="left"/>
      <w:pPr>
        <w:tabs>
          <w:tab w:val="num" w:pos="2160"/>
        </w:tabs>
        <w:ind w:left="2160" w:hanging="360"/>
      </w:pPr>
      <w:rPr>
        <w:rFonts w:ascii="Wingdings" w:hAnsi="Wingdings" w:hint="default"/>
      </w:rPr>
    </w:lvl>
    <w:lvl w:ilvl="3" w:tplc="A41665B0" w:tentative="1">
      <w:start w:val="1"/>
      <w:numFmt w:val="bullet"/>
      <w:lvlText w:val=""/>
      <w:lvlJc w:val="left"/>
      <w:pPr>
        <w:tabs>
          <w:tab w:val="num" w:pos="2880"/>
        </w:tabs>
        <w:ind w:left="2880" w:hanging="360"/>
      </w:pPr>
      <w:rPr>
        <w:rFonts w:ascii="Wingdings" w:hAnsi="Wingdings" w:hint="default"/>
      </w:rPr>
    </w:lvl>
    <w:lvl w:ilvl="4" w:tplc="A202CFFC" w:tentative="1">
      <w:start w:val="1"/>
      <w:numFmt w:val="bullet"/>
      <w:lvlText w:val=""/>
      <w:lvlJc w:val="left"/>
      <w:pPr>
        <w:tabs>
          <w:tab w:val="num" w:pos="3600"/>
        </w:tabs>
        <w:ind w:left="3600" w:hanging="360"/>
      </w:pPr>
      <w:rPr>
        <w:rFonts w:ascii="Wingdings" w:hAnsi="Wingdings" w:hint="default"/>
      </w:rPr>
    </w:lvl>
    <w:lvl w:ilvl="5" w:tplc="7BE2FF60" w:tentative="1">
      <w:start w:val="1"/>
      <w:numFmt w:val="bullet"/>
      <w:lvlText w:val=""/>
      <w:lvlJc w:val="left"/>
      <w:pPr>
        <w:tabs>
          <w:tab w:val="num" w:pos="4320"/>
        </w:tabs>
        <w:ind w:left="4320" w:hanging="360"/>
      </w:pPr>
      <w:rPr>
        <w:rFonts w:ascii="Wingdings" w:hAnsi="Wingdings" w:hint="default"/>
      </w:rPr>
    </w:lvl>
    <w:lvl w:ilvl="6" w:tplc="AC56FC78" w:tentative="1">
      <w:start w:val="1"/>
      <w:numFmt w:val="bullet"/>
      <w:lvlText w:val=""/>
      <w:lvlJc w:val="left"/>
      <w:pPr>
        <w:tabs>
          <w:tab w:val="num" w:pos="5040"/>
        </w:tabs>
        <w:ind w:left="5040" w:hanging="360"/>
      </w:pPr>
      <w:rPr>
        <w:rFonts w:ascii="Wingdings" w:hAnsi="Wingdings" w:hint="default"/>
      </w:rPr>
    </w:lvl>
    <w:lvl w:ilvl="7" w:tplc="0C9C0214" w:tentative="1">
      <w:start w:val="1"/>
      <w:numFmt w:val="bullet"/>
      <w:lvlText w:val=""/>
      <w:lvlJc w:val="left"/>
      <w:pPr>
        <w:tabs>
          <w:tab w:val="num" w:pos="5760"/>
        </w:tabs>
        <w:ind w:left="5760" w:hanging="360"/>
      </w:pPr>
      <w:rPr>
        <w:rFonts w:ascii="Wingdings" w:hAnsi="Wingdings" w:hint="default"/>
      </w:rPr>
    </w:lvl>
    <w:lvl w:ilvl="8" w:tplc="F8380DA6"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14C04C20"/>
    <w:multiLevelType w:val="hybridMultilevel"/>
    <w:tmpl w:val="5E962DB6"/>
    <w:lvl w:ilvl="0" w:tplc="95A665FE">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14D567C3"/>
    <w:multiLevelType w:val="hybridMultilevel"/>
    <w:tmpl w:val="C9CE68DC"/>
    <w:lvl w:ilvl="0" w:tplc="3D24E194">
      <w:start w:val="1"/>
      <w:numFmt w:val="bullet"/>
      <w:lvlText w:val=""/>
      <w:lvlJc w:val="left"/>
      <w:pPr>
        <w:tabs>
          <w:tab w:val="num" w:pos="720"/>
        </w:tabs>
        <w:ind w:left="720" w:hanging="360"/>
      </w:pPr>
      <w:rPr>
        <w:rFonts w:ascii="Wingdings" w:hAnsi="Wingdings" w:hint="default"/>
      </w:rPr>
    </w:lvl>
    <w:lvl w:ilvl="1" w:tplc="A484D3B6" w:tentative="1">
      <w:start w:val="1"/>
      <w:numFmt w:val="bullet"/>
      <w:lvlText w:val=""/>
      <w:lvlJc w:val="left"/>
      <w:pPr>
        <w:tabs>
          <w:tab w:val="num" w:pos="1440"/>
        </w:tabs>
        <w:ind w:left="1440" w:hanging="360"/>
      </w:pPr>
      <w:rPr>
        <w:rFonts w:ascii="Wingdings" w:hAnsi="Wingdings" w:hint="default"/>
      </w:rPr>
    </w:lvl>
    <w:lvl w:ilvl="2" w:tplc="A0F44826" w:tentative="1">
      <w:start w:val="1"/>
      <w:numFmt w:val="bullet"/>
      <w:lvlText w:val=""/>
      <w:lvlJc w:val="left"/>
      <w:pPr>
        <w:tabs>
          <w:tab w:val="num" w:pos="2160"/>
        </w:tabs>
        <w:ind w:left="2160" w:hanging="360"/>
      </w:pPr>
      <w:rPr>
        <w:rFonts w:ascii="Wingdings" w:hAnsi="Wingdings" w:hint="default"/>
      </w:rPr>
    </w:lvl>
    <w:lvl w:ilvl="3" w:tplc="4016DA98" w:tentative="1">
      <w:start w:val="1"/>
      <w:numFmt w:val="bullet"/>
      <w:lvlText w:val=""/>
      <w:lvlJc w:val="left"/>
      <w:pPr>
        <w:tabs>
          <w:tab w:val="num" w:pos="2880"/>
        </w:tabs>
        <w:ind w:left="2880" w:hanging="360"/>
      </w:pPr>
      <w:rPr>
        <w:rFonts w:ascii="Wingdings" w:hAnsi="Wingdings" w:hint="default"/>
      </w:rPr>
    </w:lvl>
    <w:lvl w:ilvl="4" w:tplc="7A00F838" w:tentative="1">
      <w:start w:val="1"/>
      <w:numFmt w:val="bullet"/>
      <w:lvlText w:val=""/>
      <w:lvlJc w:val="left"/>
      <w:pPr>
        <w:tabs>
          <w:tab w:val="num" w:pos="3600"/>
        </w:tabs>
        <w:ind w:left="3600" w:hanging="360"/>
      </w:pPr>
      <w:rPr>
        <w:rFonts w:ascii="Wingdings" w:hAnsi="Wingdings" w:hint="default"/>
      </w:rPr>
    </w:lvl>
    <w:lvl w:ilvl="5" w:tplc="0CB27DF6" w:tentative="1">
      <w:start w:val="1"/>
      <w:numFmt w:val="bullet"/>
      <w:lvlText w:val=""/>
      <w:lvlJc w:val="left"/>
      <w:pPr>
        <w:tabs>
          <w:tab w:val="num" w:pos="4320"/>
        </w:tabs>
        <w:ind w:left="4320" w:hanging="360"/>
      </w:pPr>
      <w:rPr>
        <w:rFonts w:ascii="Wingdings" w:hAnsi="Wingdings" w:hint="default"/>
      </w:rPr>
    </w:lvl>
    <w:lvl w:ilvl="6" w:tplc="D24C5EE8" w:tentative="1">
      <w:start w:val="1"/>
      <w:numFmt w:val="bullet"/>
      <w:lvlText w:val=""/>
      <w:lvlJc w:val="left"/>
      <w:pPr>
        <w:tabs>
          <w:tab w:val="num" w:pos="5040"/>
        </w:tabs>
        <w:ind w:left="5040" w:hanging="360"/>
      </w:pPr>
      <w:rPr>
        <w:rFonts w:ascii="Wingdings" w:hAnsi="Wingdings" w:hint="default"/>
      </w:rPr>
    </w:lvl>
    <w:lvl w:ilvl="7" w:tplc="7B0E2C72" w:tentative="1">
      <w:start w:val="1"/>
      <w:numFmt w:val="bullet"/>
      <w:lvlText w:val=""/>
      <w:lvlJc w:val="left"/>
      <w:pPr>
        <w:tabs>
          <w:tab w:val="num" w:pos="5760"/>
        </w:tabs>
        <w:ind w:left="5760" w:hanging="360"/>
      </w:pPr>
      <w:rPr>
        <w:rFonts w:ascii="Wingdings" w:hAnsi="Wingdings" w:hint="default"/>
      </w:rPr>
    </w:lvl>
    <w:lvl w:ilvl="8" w:tplc="715EAA08"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151B55CB"/>
    <w:multiLevelType w:val="hybridMultilevel"/>
    <w:tmpl w:val="17E87AA6"/>
    <w:lvl w:ilvl="0" w:tplc="C55E4892">
      <w:start w:val="1"/>
      <w:numFmt w:val="bullet"/>
      <w:lvlText w:val=""/>
      <w:lvlJc w:val="left"/>
      <w:pPr>
        <w:tabs>
          <w:tab w:val="num" w:pos="720"/>
        </w:tabs>
        <w:ind w:left="720" w:hanging="360"/>
      </w:pPr>
      <w:rPr>
        <w:rFonts w:ascii="Wingdings" w:hAnsi="Wingdings" w:hint="default"/>
      </w:rPr>
    </w:lvl>
    <w:lvl w:ilvl="1" w:tplc="6BA8A128" w:tentative="1">
      <w:start w:val="1"/>
      <w:numFmt w:val="bullet"/>
      <w:lvlText w:val=""/>
      <w:lvlJc w:val="left"/>
      <w:pPr>
        <w:tabs>
          <w:tab w:val="num" w:pos="1440"/>
        </w:tabs>
        <w:ind w:left="1440" w:hanging="360"/>
      </w:pPr>
      <w:rPr>
        <w:rFonts w:ascii="Wingdings" w:hAnsi="Wingdings" w:hint="default"/>
      </w:rPr>
    </w:lvl>
    <w:lvl w:ilvl="2" w:tplc="2500FC5E" w:tentative="1">
      <w:start w:val="1"/>
      <w:numFmt w:val="bullet"/>
      <w:lvlText w:val=""/>
      <w:lvlJc w:val="left"/>
      <w:pPr>
        <w:tabs>
          <w:tab w:val="num" w:pos="2160"/>
        </w:tabs>
        <w:ind w:left="2160" w:hanging="360"/>
      </w:pPr>
      <w:rPr>
        <w:rFonts w:ascii="Wingdings" w:hAnsi="Wingdings" w:hint="default"/>
      </w:rPr>
    </w:lvl>
    <w:lvl w:ilvl="3" w:tplc="455418C8" w:tentative="1">
      <w:start w:val="1"/>
      <w:numFmt w:val="bullet"/>
      <w:lvlText w:val=""/>
      <w:lvlJc w:val="left"/>
      <w:pPr>
        <w:tabs>
          <w:tab w:val="num" w:pos="2880"/>
        </w:tabs>
        <w:ind w:left="2880" w:hanging="360"/>
      </w:pPr>
      <w:rPr>
        <w:rFonts w:ascii="Wingdings" w:hAnsi="Wingdings" w:hint="default"/>
      </w:rPr>
    </w:lvl>
    <w:lvl w:ilvl="4" w:tplc="F4FE3D3C" w:tentative="1">
      <w:start w:val="1"/>
      <w:numFmt w:val="bullet"/>
      <w:lvlText w:val=""/>
      <w:lvlJc w:val="left"/>
      <w:pPr>
        <w:tabs>
          <w:tab w:val="num" w:pos="3600"/>
        </w:tabs>
        <w:ind w:left="3600" w:hanging="360"/>
      </w:pPr>
      <w:rPr>
        <w:rFonts w:ascii="Wingdings" w:hAnsi="Wingdings" w:hint="default"/>
      </w:rPr>
    </w:lvl>
    <w:lvl w:ilvl="5" w:tplc="788CF5D2" w:tentative="1">
      <w:start w:val="1"/>
      <w:numFmt w:val="bullet"/>
      <w:lvlText w:val=""/>
      <w:lvlJc w:val="left"/>
      <w:pPr>
        <w:tabs>
          <w:tab w:val="num" w:pos="4320"/>
        </w:tabs>
        <w:ind w:left="4320" w:hanging="360"/>
      </w:pPr>
      <w:rPr>
        <w:rFonts w:ascii="Wingdings" w:hAnsi="Wingdings" w:hint="default"/>
      </w:rPr>
    </w:lvl>
    <w:lvl w:ilvl="6" w:tplc="139A497A" w:tentative="1">
      <w:start w:val="1"/>
      <w:numFmt w:val="bullet"/>
      <w:lvlText w:val=""/>
      <w:lvlJc w:val="left"/>
      <w:pPr>
        <w:tabs>
          <w:tab w:val="num" w:pos="5040"/>
        </w:tabs>
        <w:ind w:left="5040" w:hanging="360"/>
      </w:pPr>
      <w:rPr>
        <w:rFonts w:ascii="Wingdings" w:hAnsi="Wingdings" w:hint="default"/>
      </w:rPr>
    </w:lvl>
    <w:lvl w:ilvl="7" w:tplc="279AB724" w:tentative="1">
      <w:start w:val="1"/>
      <w:numFmt w:val="bullet"/>
      <w:lvlText w:val=""/>
      <w:lvlJc w:val="left"/>
      <w:pPr>
        <w:tabs>
          <w:tab w:val="num" w:pos="5760"/>
        </w:tabs>
        <w:ind w:left="5760" w:hanging="360"/>
      </w:pPr>
      <w:rPr>
        <w:rFonts w:ascii="Wingdings" w:hAnsi="Wingdings" w:hint="default"/>
      </w:rPr>
    </w:lvl>
    <w:lvl w:ilvl="8" w:tplc="5C8025CC" w:tentative="1">
      <w:start w:val="1"/>
      <w:numFmt w:val="bullet"/>
      <w:lvlText w:val=""/>
      <w:lvlJc w:val="left"/>
      <w:pPr>
        <w:tabs>
          <w:tab w:val="num" w:pos="6480"/>
        </w:tabs>
        <w:ind w:left="6480" w:hanging="360"/>
      </w:pPr>
      <w:rPr>
        <w:rFonts w:ascii="Wingdings" w:hAnsi="Wingdings" w:hint="default"/>
      </w:rPr>
    </w:lvl>
  </w:abstractNum>
  <w:abstractNum w:abstractNumId="91" w15:restartNumberingAfterBreak="0">
    <w:nsid w:val="153C5BD9"/>
    <w:multiLevelType w:val="hybridMultilevel"/>
    <w:tmpl w:val="C0AAB8B8"/>
    <w:lvl w:ilvl="0" w:tplc="0870359A">
      <w:start w:val="4"/>
      <w:numFmt w:val="decimal"/>
      <w:lvlText w:val="%1."/>
      <w:lvlJc w:val="left"/>
      <w:pPr>
        <w:tabs>
          <w:tab w:val="num" w:pos="720"/>
        </w:tabs>
        <w:ind w:left="720" w:hanging="360"/>
      </w:pPr>
    </w:lvl>
    <w:lvl w:ilvl="1" w:tplc="DDE4F934" w:tentative="1">
      <w:start w:val="1"/>
      <w:numFmt w:val="decimal"/>
      <w:lvlText w:val="%2."/>
      <w:lvlJc w:val="left"/>
      <w:pPr>
        <w:tabs>
          <w:tab w:val="num" w:pos="1440"/>
        </w:tabs>
        <w:ind w:left="1440" w:hanging="360"/>
      </w:pPr>
    </w:lvl>
    <w:lvl w:ilvl="2" w:tplc="F2AAE73E" w:tentative="1">
      <w:start w:val="1"/>
      <w:numFmt w:val="decimal"/>
      <w:lvlText w:val="%3."/>
      <w:lvlJc w:val="left"/>
      <w:pPr>
        <w:tabs>
          <w:tab w:val="num" w:pos="2160"/>
        </w:tabs>
        <w:ind w:left="2160" w:hanging="360"/>
      </w:pPr>
    </w:lvl>
    <w:lvl w:ilvl="3" w:tplc="DA047FD6" w:tentative="1">
      <w:start w:val="1"/>
      <w:numFmt w:val="decimal"/>
      <w:lvlText w:val="%4."/>
      <w:lvlJc w:val="left"/>
      <w:pPr>
        <w:tabs>
          <w:tab w:val="num" w:pos="2880"/>
        </w:tabs>
        <w:ind w:left="2880" w:hanging="360"/>
      </w:pPr>
    </w:lvl>
    <w:lvl w:ilvl="4" w:tplc="DABAC306" w:tentative="1">
      <w:start w:val="1"/>
      <w:numFmt w:val="decimal"/>
      <w:lvlText w:val="%5."/>
      <w:lvlJc w:val="left"/>
      <w:pPr>
        <w:tabs>
          <w:tab w:val="num" w:pos="3600"/>
        </w:tabs>
        <w:ind w:left="3600" w:hanging="360"/>
      </w:pPr>
    </w:lvl>
    <w:lvl w:ilvl="5" w:tplc="352EA9BE" w:tentative="1">
      <w:start w:val="1"/>
      <w:numFmt w:val="decimal"/>
      <w:lvlText w:val="%6."/>
      <w:lvlJc w:val="left"/>
      <w:pPr>
        <w:tabs>
          <w:tab w:val="num" w:pos="4320"/>
        </w:tabs>
        <w:ind w:left="4320" w:hanging="360"/>
      </w:pPr>
    </w:lvl>
    <w:lvl w:ilvl="6" w:tplc="8E0AA72C" w:tentative="1">
      <w:start w:val="1"/>
      <w:numFmt w:val="decimal"/>
      <w:lvlText w:val="%7."/>
      <w:lvlJc w:val="left"/>
      <w:pPr>
        <w:tabs>
          <w:tab w:val="num" w:pos="5040"/>
        </w:tabs>
        <w:ind w:left="5040" w:hanging="360"/>
      </w:pPr>
    </w:lvl>
    <w:lvl w:ilvl="7" w:tplc="F7949914" w:tentative="1">
      <w:start w:val="1"/>
      <w:numFmt w:val="decimal"/>
      <w:lvlText w:val="%8."/>
      <w:lvlJc w:val="left"/>
      <w:pPr>
        <w:tabs>
          <w:tab w:val="num" w:pos="5760"/>
        </w:tabs>
        <w:ind w:left="5760" w:hanging="360"/>
      </w:pPr>
    </w:lvl>
    <w:lvl w:ilvl="8" w:tplc="2C10AE9E" w:tentative="1">
      <w:start w:val="1"/>
      <w:numFmt w:val="decimal"/>
      <w:lvlText w:val="%9."/>
      <w:lvlJc w:val="left"/>
      <w:pPr>
        <w:tabs>
          <w:tab w:val="num" w:pos="6480"/>
        </w:tabs>
        <w:ind w:left="6480" w:hanging="360"/>
      </w:pPr>
    </w:lvl>
  </w:abstractNum>
  <w:abstractNum w:abstractNumId="92" w15:restartNumberingAfterBreak="0">
    <w:nsid w:val="15FF02F1"/>
    <w:multiLevelType w:val="hybridMultilevel"/>
    <w:tmpl w:val="0BB45ED6"/>
    <w:lvl w:ilvl="0" w:tplc="C98A6A2E">
      <w:start w:val="1"/>
      <w:numFmt w:val="bullet"/>
      <w:lvlText w:val=""/>
      <w:lvlJc w:val="left"/>
      <w:pPr>
        <w:tabs>
          <w:tab w:val="num" w:pos="720"/>
        </w:tabs>
        <w:ind w:left="720" w:hanging="360"/>
      </w:pPr>
      <w:rPr>
        <w:rFonts w:ascii="Wingdings" w:hAnsi="Wingdings" w:hint="default"/>
      </w:rPr>
    </w:lvl>
    <w:lvl w:ilvl="1" w:tplc="F0DE1C70" w:tentative="1">
      <w:start w:val="1"/>
      <w:numFmt w:val="bullet"/>
      <w:lvlText w:val=""/>
      <w:lvlJc w:val="left"/>
      <w:pPr>
        <w:tabs>
          <w:tab w:val="num" w:pos="1440"/>
        </w:tabs>
        <w:ind w:left="1440" w:hanging="360"/>
      </w:pPr>
      <w:rPr>
        <w:rFonts w:ascii="Wingdings" w:hAnsi="Wingdings" w:hint="default"/>
      </w:rPr>
    </w:lvl>
    <w:lvl w:ilvl="2" w:tplc="39E209A0" w:tentative="1">
      <w:start w:val="1"/>
      <w:numFmt w:val="bullet"/>
      <w:lvlText w:val=""/>
      <w:lvlJc w:val="left"/>
      <w:pPr>
        <w:tabs>
          <w:tab w:val="num" w:pos="2160"/>
        </w:tabs>
        <w:ind w:left="2160" w:hanging="360"/>
      </w:pPr>
      <w:rPr>
        <w:rFonts w:ascii="Wingdings" w:hAnsi="Wingdings" w:hint="default"/>
      </w:rPr>
    </w:lvl>
    <w:lvl w:ilvl="3" w:tplc="8B86110A" w:tentative="1">
      <w:start w:val="1"/>
      <w:numFmt w:val="bullet"/>
      <w:lvlText w:val=""/>
      <w:lvlJc w:val="left"/>
      <w:pPr>
        <w:tabs>
          <w:tab w:val="num" w:pos="2880"/>
        </w:tabs>
        <w:ind w:left="2880" w:hanging="360"/>
      </w:pPr>
      <w:rPr>
        <w:rFonts w:ascii="Wingdings" w:hAnsi="Wingdings" w:hint="default"/>
      </w:rPr>
    </w:lvl>
    <w:lvl w:ilvl="4" w:tplc="0A90BC16" w:tentative="1">
      <w:start w:val="1"/>
      <w:numFmt w:val="bullet"/>
      <w:lvlText w:val=""/>
      <w:lvlJc w:val="left"/>
      <w:pPr>
        <w:tabs>
          <w:tab w:val="num" w:pos="3600"/>
        </w:tabs>
        <w:ind w:left="3600" w:hanging="360"/>
      </w:pPr>
      <w:rPr>
        <w:rFonts w:ascii="Wingdings" w:hAnsi="Wingdings" w:hint="default"/>
      </w:rPr>
    </w:lvl>
    <w:lvl w:ilvl="5" w:tplc="16B43952" w:tentative="1">
      <w:start w:val="1"/>
      <w:numFmt w:val="bullet"/>
      <w:lvlText w:val=""/>
      <w:lvlJc w:val="left"/>
      <w:pPr>
        <w:tabs>
          <w:tab w:val="num" w:pos="4320"/>
        </w:tabs>
        <w:ind w:left="4320" w:hanging="360"/>
      </w:pPr>
      <w:rPr>
        <w:rFonts w:ascii="Wingdings" w:hAnsi="Wingdings" w:hint="default"/>
      </w:rPr>
    </w:lvl>
    <w:lvl w:ilvl="6" w:tplc="7D7A5682" w:tentative="1">
      <w:start w:val="1"/>
      <w:numFmt w:val="bullet"/>
      <w:lvlText w:val=""/>
      <w:lvlJc w:val="left"/>
      <w:pPr>
        <w:tabs>
          <w:tab w:val="num" w:pos="5040"/>
        </w:tabs>
        <w:ind w:left="5040" w:hanging="360"/>
      </w:pPr>
      <w:rPr>
        <w:rFonts w:ascii="Wingdings" w:hAnsi="Wingdings" w:hint="default"/>
      </w:rPr>
    </w:lvl>
    <w:lvl w:ilvl="7" w:tplc="208880A8" w:tentative="1">
      <w:start w:val="1"/>
      <w:numFmt w:val="bullet"/>
      <w:lvlText w:val=""/>
      <w:lvlJc w:val="left"/>
      <w:pPr>
        <w:tabs>
          <w:tab w:val="num" w:pos="5760"/>
        </w:tabs>
        <w:ind w:left="5760" w:hanging="360"/>
      </w:pPr>
      <w:rPr>
        <w:rFonts w:ascii="Wingdings" w:hAnsi="Wingdings" w:hint="default"/>
      </w:rPr>
    </w:lvl>
    <w:lvl w:ilvl="8" w:tplc="3B44E9D4" w:tentative="1">
      <w:start w:val="1"/>
      <w:numFmt w:val="bullet"/>
      <w:lvlText w:val=""/>
      <w:lvlJc w:val="left"/>
      <w:pPr>
        <w:tabs>
          <w:tab w:val="num" w:pos="6480"/>
        </w:tabs>
        <w:ind w:left="6480" w:hanging="360"/>
      </w:pPr>
      <w:rPr>
        <w:rFonts w:ascii="Wingdings" w:hAnsi="Wingdings" w:hint="default"/>
      </w:rPr>
    </w:lvl>
  </w:abstractNum>
  <w:abstractNum w:abstractNumId="93" w15:restartNumberingAfterBreak="0">
    <w:nsid w:val="1601590C"/>
    <w:multiLevelType w:val="hybridMultilevel"/>
    <w:tmpl w:val="CCEAD564"/>
    <w:lvl w:ilvl="0" w:tplc="1DC8C294">
      <w:start w:val="1"/>
      <w:numFmt w:val="bullet"/>
      <w:lvlText w:val=""/>
      <w:lvlJc w:val="left"/>
      <w:pPr>
        <w:tabs>
          <w:tab w:val="num" w:pos="720"/>
        </w:tabs>
        <w:ind w:left="720" w:hanging="360"/>
      </w:pPr>
      <w:rPr>
        <w:rFonts w:ascii="Wingdings" w:hAnsi="Wingdings" w:hint="default"/>
      </w:rPr>
    </w:lvl>
    <w:lvl w:ilvl="1" w:tplc="1E90F5C2" w:tentative="1">
      <w:start w:val="1"/>
      <w:numFmt w:val="bullet"/>
      <w:lvlText w:val=""/>
      <w:lvlJc w:val="left"/>
      <w:pPr>
        <w:tabs>
          <w:tab w:val="num" w:pos="1440"/>
        </w:tabs>
        <w:ind w:left="1440" w:hanging="360"/>
      </w:pPr>
      <w:rPr>
        <w:rFonts w:ascii="Wingdings" w:hAnsi="Wingdings" w:hint="default"/>
      </w:rPr>
    </w:lvl>
    <w:lvl w:ilvl="2" w:tplc="934668D2" w:tentative="1">
      <w:start w:val="1"/>
      <w:numFmt w:val="bullet"/>
      <w:lvlText w:val=""/>
      <w:lvlJc w:val="left"/>
      <w:pPr>
        <w:tabs>
          <w:tab w:val="num" w:pos="2160"/>
        </w:tabs>
        <w:ind w:left="2160" w:hanging="360"/>
      </w:pPr>
      <w:rPr>
        <w:rFonts w:ascii="Wingdings" w:hAnsi="Wingdings" w:hint="default"/>
      </w:rPr>
    </w:lvl>
    <w:lvl w:ilvl="3" w:tplc="CFA44230" w:tentative="1">
      <w:start w:val="1"/>
      <w:numFmt w:val="bullet"/>
      <w:lvlText w:val=""/>
      <w:lvlJc w:val="left"/>
      <w:pPr>
        <w:tabs>
          <w:tab w:val="num" w:pos="2880"/>
        </w:tabs>
        <w:ind w:left="2880" w:hanging="360"/>
      </w:pPr>
      <w:rPr>
        <w:rFonts w:ascii="Wingdings" w:hAnsi="Wingdings" w:hint="default"/>
      </w:rPr>
    </w:lvl>
    <w:lvl w:ilvl="4" w:tplc="80827CF4" w:tentative="1">
      <w:start w:val="1"/>
      <w:numFmt w:val="bullet"/>
      <w:lvlText w:val=""/>
      <w:lvlJc w:val="left"/>
      <w:pPr>
        <w:tabs>
          <w:tab w:val="num" w:pos="3600"/>
        </w:tabs>
        <w:ind w:left="3600" w:hanging="360"/>
      </w:pPr>
      <w:rPr>
        <w:rFonts w:ascii="Wingdings" w:hAnsi="Wingdings" w:hint="default"/>
      </w:rPr>
    </w:lvl>
    <w:lvl w:ilvl="5" w:tplc="1AF2072A" w:tentative="1">
      <w:start w:val="1"/>
      <w:numFmt w:val="bullet"/>
      <w:lvlText w:val=""/>
      <w:lvlJc w:val="left"/>
      <w:pPr>
        <w:tabs>
          <w:tab w:val="num" w:pos="4320"/>
        </w:tabs>
        <w:ind w:left="4320" w:hanging="360"/>
      </w:pPr>
      <w:rPr>
        <w:rFonts w:ascii="Wingdings" w:hAnsi="Wingdings" w:hint="default"/>
      </w:rPr>
    </w:lvl>
    <w:lvl w:ilvl="6" w:tplc="576AF418" w:tentative="1">
      <w:start w:val="1"/>
      <w:numFmt w:val="bullet"/>
      <w:lvlText w:val=""/>
      <w:lvlJc w:val="left"/>
      <w:pPr>
        <w:tabs>
          <w:tab w:val="num" w:pos="5040"/>
        </w:tabs>
        <w:ind w:left="5040" w:hanging="360"/>
      </w:pPr>
      <w:rPr>
        <w:rFonts w:ascii="Wingdings" w:hAnsi="Wingdings" w:hint="default"/>
      </w:rPr>
    </w:lvl>
    <w:lvl w:ilvl="7" w:tplc="0498953E" w:tentative="1">
      <w:start w:val="1"/>
      <w:numFmt w:val="bullet"/>
      <w:lvlText w:val=""/>
      <w:lvlJc w:val="left"/>
      <w:pPr>
        <w:tabs>
          <w:tab w:val="num" w:pos="5760"/>
        </w:tabs>
        <w:ind w:left="5760" w:hanging="360"/>
      </w:pPr>
      <w:rPr>
        <w:rFonts w:ascii="Wingdings" w:hAnsi="Wingdings" w:hint="default"/>
      </w:rPr>
    </w:lvl>
    <w:lvl w:ilvl="8" w:tplc="CE66C6A0" w:tentative="1">
      <w:start w:val="1"/>
      <w:numFmt w:val="bullet"/>
      <w:lvlText w:val=""/>
      <w:lvlJc w:val="left"/>
      <w:pPr>
        <w:tabs>
          <w:tab w:val="num" w:pos="6480"/>
        </w:tabs>
        <w:ind w:left="6480" w:hanging="360"/>
      </w:pPr>
      <w:rPr>
        <w:rFonts w:ascii="Wingdings" w:hAnsi="Wingdings" w:hint="default"/>
      </w:rPr>
    </w:lvl>
  </w:abstractNum>
  <w:abstractNum w:abstractNumId="94" w15:restartNumberingAfterBreak="0">
    <w:nsid w:val="1656227B"/>
    <w:multiLevelType w:val="hybridMultilevel"/>
    <w:tmpl w:val="03B0CDDE"/>
    <w:lvl w:ilvl="0" w:tplc="4292343C">
      <w:start w:val="1"/>
      <w:numFmt w:val="bullet"/>
      <w:lvlText w:val=""/>
      <w:lvlJc w:val="left"/>
      <w:pPr>
        <w:tabs>
          <w:tab w:val="num" w:pos="720"/>
        </w:tabs>
        <w:ind w:left="720" w:hanging="360"/>
      </w:pPr>
      <w:rPr>
        <w:rFonts w:ascii="Webdings" w:hAnsi="Webdings" w:hint="default"/>
      </w:rPr>
    </w:lvl>
    <w:lvl w:ilvl="1" w:tplc="28E41D74" w:tentative="1">
      <w:start w:val="1"/>
      <w:numFmt w:val="bullet"/>
      <w:lvlText w:val=""/>
      <w:lvlJc w:val="left"/>
      <w:pPr>
        <w:tabs>
          <w:tab w:val="num" w:pos="1440"/>
        </w:tabs>
        <w:ind w:left="1440" w:hanging="360"/>
      </w:pPr>
      <w:rPr>
        <w:rFonts w:ascii="Webdings" w:hAnsi="Webdings" w:hint="default"/>
      </w:rPr>
    </w:lvl>
    <w:lvl w:ilvl="2" w:tplc="2C180E1E" w:tentative="1">
      <w:start w:val="1"/>
      <w:numFmt w:val="bullet"/>
      <w:lvlText w:val=""/>
      <w:lvlJc w:val="left"/>
      <w:pPr>
        <w:tabs>
          <w:tab w:val="num" w:pos="2160"/>
        </w:tabs>
        <w:ind w:left="2160" w:hanging="360"/>
      </w:pPr>
      <w:rPr>
        <w:rFonts w:ascii="Webdings" w:hAnsi="Webdings" w:hint="default"/>
      </w:rPr>
    </w:lvl>
    <w:lvl w:ilvl="3" w:tplc="D9AE9F7E" w:tentative="1">
      <w:start w:val="1"/>
      <w:numFmt w:val="bullet"/>
      <w:lvlText w:val=""/>
      <w:lvlJc w:val="left"/>
      <w:pPr>
        <w:tabs>
          <w:tab w:val="num" w:pos="2880"/>
        </w:tabs>
        <w:ind w:left="2880" w:hanging="360"/>
      </w:pPr>
      <w:rPr>
        <w:rFonts w:ascii="Webdings" w:hAnsi="Webdings" w:hint="default"/>
      </w:rPr>
    </w:lvl>
    <w:lvl w:ilvl="4" w:tplc="1924EA10" w:tentative="1">
      <w:start w:val="1"/>
      <w:numFmt w:val="bullet"/>
      <w:lvlText w:val=""/>
      <w:lvlJc w:val="left"/>
      <w:pPr>
        <w:tabs>
          <w:tab w:val="num" w:pos="3600"/>
        </w:tabs>
        <w:ind w:left="3600" w:hanging="360"/>
      </w:pPr>
      <w:rPr>
        <w:rFonts w:ascii="Webdings" w:hAnsi="Webdings" w:hint="default"/>
      </w:rPr>
    </w:lvl>
    <w:lvl w:ilvl="5" w:tplc="F4725A4C" w:tentative="1">
      <w:start w:val="1"/>
      <w:numFmt w:val="bullet"/>
      <w:lvlText w:val=""/>
      <w:lvlJc w:val="left"/>
      <w:pPr>
        <w:tabs>
          <w:tab w:val="num" w:pos="4320"/>
        </w:tabs>
        <w:ind w:left="4320" w:hanging="360"/>
      </w:pPr>
      <w:rPr>
        <w:rFonts w:ascii="Webdings" w:hAnsi="Webdings" w:hint="default"/>
      </w:rPr>
    </w:lvl>
    <w:lvl w:ilvl="6" w:tplc="8BE8ED9A" w:tentative="1">
      <w:start w:val="1"/>
      <w:numFmt w:val="bullet"/>
      <w:lvlText w:val=""/>
      <w:lvlJc w:val="left"/>
      <w:pPr>
        <w:tabs>
          <w:tab w:val="num" w:pos="5040"/>
        </w:tabs>
        <w:ind w:left="5040" w:hanging="360"/>
      </w:pPr>
      <w:rPr>
        <w:rFonts w:ascii="Webdings" w:hAnsi="Webdings" w:hint="default"/>
      </w:rPr>
    </w:lvl>
    <w:lvl w:ilvl="7" w:tplc="C28CF28A" w:tentative="1">
      <w:start w:val="1"/>
      <w:numFmt w:val="bullet"/>
      <w:lvlText w:val=""/>
      <w:lvlJc w:val="left"/>
      <w:pPr>
        <w:tabs>
          <w:tab w:val="num" w:pos="5760"/>
        </w:tabs>
        <w:ind w:left="5760" w:hanging="360"/>
      </w:pPr>
      <w:rPr>
        <w:rFonts w:ascii="Webdings" w:hAnsi="Webdings" w:hint="default"/>
      </w:rPr>
    </w:lvl>
    <w:lvl w:ilvl="8" w:tplc="62C46532" w:tentative="1">
      <w:start w:val="1"/>
      <w:numFmt w:val="bullet"/>
      <w:lvlText w:val=""/>
      <w:lvlJc w:val="left"/>
      <w:pPr>
        <w:tabs>
          <w:tab w:val="num" w:pos="6480"/>
        </w:tabs>
        <w:ind w:left="6480" w:hanging="360"/>
      </w:pPr>
      <w:rPr>
        <w:rFonts w:ascii="Webdings" w:hAnsi="Webdings" w:hint="default"/>
      </w:rPr>
    </w:lvl>
  </w:abstractNum>
  <w:abstractNum w:abstractNumId="95" w15:restartNumberingAfterBreak="0">
    <w:nsid w:val="16601BA7"/>
    <w:multiLevelType w:val="hybridMultilevel"/>
    <w:tmpl w:val="1AC2E3F4"/>
    <w:lvl w:ilvl="0" w:tplc="AB66D998">
      <w:start w:val="1"/>
      <w:numFmt w:val="decimal"/>
      <w:lvlText w:val="%1."/>
      <w:lvlJc w:val="left"/>
      <w:pPr>
        <w:tabs>
          <w:tab w:val="num" w:pos="720"/>
        </w:tabs>
        <w:ind w:left="720" w:hanging="360"/>
      </w:pPr>
    </w:lvl>
    <w:lvl w:ilvl="1" w:tplc="386E5270" w:tentative="1">
      <w:start w:val="1"/>
      <w:numFmt w:val="decimal"/>
      <w:lvlText w:val="%2."/>
      <w:lvlJc w:val="left"/>
      <w:pPr>
        <w:tabs>
          <w:tab w:val="num" w:pos="1440"/>
        </w:tabs>
        <w:ind w:left="1440" w:hanging="360"/>
      </w:pPr>
    </w:lvl>
    <w:lvl w:ilvl="2" w:tplc="0A1C58BC" w:tentative="1">
      <w:start w:val="1"/>
      <w:numFmt w:val="decimal"/>
      <w:lvlText w:val="%3."/>
      <w:lvlJc w:val="left"/>
      <w:pPr>
        <w:tabs>
          <w:tab w:val="num" w:pos="2160"/>
        </w:tabs>
        <w:ind w:left="2160" w:hanging="360"/>
      </w:pPr>
    </w:lvl>
    <w:lvl w:ilvl="3" w:tplc="A16E82FC" w:tentative="1">
      <w:start w:val="1"/>
      <w:numFmt w:val="decimal"/>
      <w:lvlText w:val="%4."/>
      <w:lvlJc w:val="left"/>
      <w:pPr>
        <w:tabs>
          <w:tab w:val="num" w:pos="2880"/>
        </w:tabs>
        <w:ind w:left="2880" w:hanging="360"/>
      </w:pPr>
    </w:lvl>
    <w:lvl w:ilvl="4" w:tplc="74E6F842" w:tentative="1">
      <w:start w:val="1"/>
      <w:numFmt w:val="decimal"/>
      <w:lvlText w:val="%5."/>
      <w:lvlJc w:val="left"/>
      <w:pPr>
        <w:tabs>
          <w:tab w:val="num" w:pos="3600"/>
        </w:tabs>
        <w:ind w:left="3600" w:hanging="360"/>
      </w:pPr>
    </w:lvl>
    <w:lvl w:ilvl="5" w:tplc="C080728C" w:tentative="1">
      <w:start w:val="1"/>
      <w:numFmt w:val="decimal"/>
      <w:lvlText w:val="%6."/>
      <w:lvlJc w:val="left"/>
      <w:pPr>
        <w:tabs>
          <w:tab w:val="num" w:pos="4320"/>
        </w:tabs>
        <w:ind w:left="4320" w:hanging="360"/>
      </w:pPr>
    </w:lvl>
    <w:lvl w:ilvl="6" w:tplc="01BE35F8" w:tentative="1">
      <w:start w:val="1"/>
      <w:numFmt w:val="decimal"/>
      <w:lvlText w:val="%7."/>
      <w:lvlJc w:val="left"/>
      <w:pPr>
        <w:tabs>
          <w:tab w:val="num" w:pos="5040"/>
        </w:tabs>
        <w:ind w:left="5040" w:hanging="360"/>
      </w:pPr>
    </w:lvl>
    <w:lvl w:ilvl="7" w:tplc="CF62838E" w:tentative="1">
      <w:start w:val="1"/>
      <w:numFmt w:val="decimal"/>
      <w:lvlText w:val="%8."/>
      <w:lvlJc w:val="left"/>
      <w:pPr>
        <w:tabs>
          <w:tab w:val="num" w:pos="5760"/>
        </w:tabs>
        <w:ind w:left="5760" w:hanging="360"/>
      </w:pPr>
    </w:lvl>
    <w:lvl w:ilvl="8" w:tplc="64D6D05A" w:tentative="1">
      <w:start w:val="1"/>
      <w:numFmt w:val="decimal"/>
      <w:lvlText w:val="%9."/>
      <w:lvlJc w:val="left"/>
      <w:pPr>
        <w:tabs>
          <w:tab w:val="num" w:pos="6480"/>
        </w:tabs>
        <w:ind w:left="6480" w:hanging="360"/>
      </w:pPr>
    </w:lvl>
  </w:abstractNum>
  <w:abstractNum w:abstractNumId="96" w15:restartNumberingAfterBreak="0">
    <w:nsid w:val="168352C2"/>
    <w:multiLevelType w:val="hybridMultilevel"/>
    <w:tmpl w:val="53D0E2E2"/>
    <w:lvl w:ilvl="0" w:tplc="AE72BF94">
      <w:start w:val="1"/>
      <w:numFmt w:val="bullet"/>
      <w:lvlText w:val="•"/>
      <w:lvlJc w:val="left"/>
      <w:pPr>
        <w:tabs>
          <w:tab w:val="num" w:pos="720"/>
        </w:tabs>
        <w:ind w:left="720" w:hanging="360"/>
      </w:pPr>
      <w:rPr>
        <w:rFonts w:ascii="Arial" w:hAnsi="Arial" w:hint="default"/>
      </w:rPr>
    </w:lvl>
    <w:lvl w:ilvl="1" w:tplc="13E000D8" w:tentative="1">
      <w:start w:val="1"/>
      <w:numFmt w:val="bullet"/>
      <w:lvlText w:val="•"/>
      <w:lvlJc w:val="left"/>
      <w:pPr>
        <w:tabs>
          <w:tab w:val="num" w:pos="1440"/>
        </w:tabs>
        <w:ind w:left="1440" w:hanging="360"/>
      </w:pPr>
      <w:rPr>
        <w:rFonts w:ascii="Arial" w:hAnsi="Arial" w:hint="default"/>
      </w:rPr>
    </w:lvl>
    <w:lvl w:ilvl="2" w:tplc="CE08AA86" w:tentative="1">
      <w:start w:val="1"/>
      <w:numFmt w:val="bullet"/>
      <w:lvlText w:val="•"/>
      <w:lvlJc w:val="left"/>
      <w:pPr>
        <w:tabs>
          <w:tab w:val="num" w:pos="2160"/>
        </w:tabs>
        <w:ind w:left="2160" w:hanging="360"/>
      </w:pPr>
      <w:rPr>
        <w:rFonts w:ascii="Arial" w:hAnsi="Arial" w:hint="default"/>
      </w:rPr>
    </w:lvl>
    <w:lvl w:ilvl="3" w:tplc="76286A0E" w:tentative="1">
      <w:start w:val="1"/>
      <w:numFmt w:val="bullet"/>
      <w:lvlText w:val="•"/>
      <w:lvlJc w:val="left"/>
      <w:pPr>
        <w:tabs>
          <w:tab w:val="num" w:pos="2880"/>
        </w:tabs>
        <w:ind w:left="2880" w:hanging="360"/>
      </w:pPr>
      <w:rPr>
        <w:rFonts w:ascii="Arial" w:hAnsi="Arial" w:hint="default"/>
      </w:rPr>
    </w:lvl>
    <w:lvl w:ilvl="4" w:tplc="17E0366E" w:tentative="1">
      <w:start w:val="1"/>
      <w:numFmt w:val="bullet"/>
      <w:lvlText w:val="•"/>
      <w:lvlJc w:val="left"/>
      <w:pPr>
        <w:tabs>
          <w:tab w:val="num" w:pos="3600"/>
        </w:tabs>
        <w:ind w:left="3600" w:hanging="360"/>
      </w:pPr>
      <w:rPr>
        <w:rFonts w:ascii="Arial" w:hAnsi="Arial" w:hint="default"/>
      </w:rPr>
    </w:lvl>
    <w:lvl w:ilvl="5" w:tplc="7EBA3B42" w:tentative="1">
      <w:start w:val="1"/>
      <w:numFmt w:val="bullet"/>
      <w:lvlText w:val="•"/>
      <w:lvlJc w:val="left"/>
      <w:pPr>
        <w:tabs>
          <w:tab w:val="num" w:pos="4320"/>
        </w:tabs>
        <w:ind w:left="4320" w:hanging="360"/>
      </w:pPr>
      <w:rPr>
        <w:rFonts w:ascii="Arial" w:hAnsi="Arial" w:hint="default"/>
      </w:rPr>
    </w:lvl>
    <w:lvl w:ilvl="6" w:tplc="DCE28A46" w:tentative="1">
      <w:start w:val="1"/>
      <w:numFmt w:val="bullet"/>
      <w:lvlText w:val="•"/>
      <w:lvlJc w:val="left"/>
      <w:pPr>
        <w:tabs>
          <w:tab w:val="num" w:pos="5040"/>
        </w:tabs>
        <w:ind w:left="5040" w:hanging="360"/>
      </w:pPr>
      <w:rPr>
        <w:rFonts w:ascii="Arial" w:hAnsi="Arial" w:hint="default"/>
      </w:rPr>
    </w:lvl>
    <w:lvl w:ilvl="7" w:tplc="48FEB184" w:tentative="1">
      <w:start w:val="1"/>
      <w:numFmt w:val="bullet"/>
      <w:lvlText w:val="•"/>
      <w:lvlJc w:val="left"/>
      <w:pPr>
        <w:tabs>
          <w:tab w:val="num" w:pos="5760"/>
        </w:tabs>
        <w:ind w:left="5760" w:hanging="360"/>
      </w:pPr>
      <w:rPr>
        <w:rFonts w:ascii="Arial" w:hAnsi="Arial" w:hint="default"/>
      </w:rPr>
    </w:lvl>
    <w:lvl w:ilvl="8" w:tplc="A0CA16A4" w:tentative="1">
      <w:start w:val="1"/>
      <w:numFmt w:val="bullet"/>
      <w:lvlText w:val="•"/>
      <w:lvlJc w:val="left"/>
      <w:pPr>
        <w:tabs>
          <w:tab w:val="num" w:pos="6480"/>
        </w:tabs>
        <w:ind w:left="6480" w:hanging="360"/>
      </w:pPr>
      <w:rPr>
        <w:rFonts w:ascii="Arial" w:hAnsi="Arial" w:hint="default"/>
      </w:rPr>
    </w:lvl>
  </w:abstractNum>
  <w:abstractNum w:abstractNumId="97" w15:restartNumberingAfterBreak="0">
    <w:nsid w:val="16CD77F5"/>
    <w:multiLevelType w:val="hybridMultilevel"/>
    <w:tmpl w:val="64CA2504"/>
    <w:lvl w:ilvl="0" w:tplc="7BF86202">
      <w:start w:val="1"/>
      <w:numFmt w:val="bullet"/>
      <w:lvlText w:val="•"/>
      <w:lvlJc w:val="left"/>
      <w:pPr>
        <w:tabs>
          <w:tab w:val="num" w:pos="720"/>
        </w:tabs>
        <w:ind w:left="720" w:hanging="360"/>
      </w:pPr>
      <w:rPr>
        <w:rFonts w:ascii="Arial" w:hAnsi="Arial" w:hint="default"/>
      </w:rPr>
    </w:lvl>
    <w:lvl w:ilvl="1" w:tplc="7764A8E6" w:tentative="1">
      <w:start w:val="1"/>
      <w:numFmt w:val="bullet"/>
      <w:lvlText w:val="•"/>
      <w:lvlJc w:val="left"/>
      <w:pPr>
        <w:tabs>
          <w:tab w:val="num" w:pos="1440"/>
        </w:tabs>
        <w:ind w:left="1440" w:hanging="360"/>
      </w:pPr>
      <w:rPr>
        <w:rFonts w:ascii="Arial" w:hAnsi="Arial" w:hint="default"/>
      </w:rPr>
    </w:lvl>
    <w:lvl w:ilvl="2" w:tplc="FBA45980" w:tentative="1">
      <w:start w:val="1"/>
      <w:numFmt w:val="bullet"/>
      <w:lvlText w:val="•"/>
      <w:lvlJc w:val="left"/>
      <w:pPr>
        <w:tabs>
          <w:tab w:val="num" w:pos="2160"/>
        </w:tabs>
        <w:ind w:left="2160" w:hanging="360"/>
      </w:pPr>
      <w:rPr>
        <w:rFonts w:ascii="Arial" w:hAnsi="Arial" w:hint="default"/>
      </w:rPr>
    </w:lvl>
    <w:lvl w:ilvl="3" w:tplc="0D82A13A" w:tentative="1">
      <w:start w:val="1"/>
      <w:numFmt w:val="bullet"/>
      <w:lvlText w:val="•"/>
      <w:lvlJc w:val="left"/>
      <w:pPr>
        <w:tabs>
          <w:tab w:val="num" w:pos="2880"/>
        </w:tabs>
        <w:ind w:left="2880" w:hanging="360"/>
      </w:pPr>
      <w:rPr>
        <w:rFonts w:ascii="Arial" w:hAnsi="Arial" w:hint="default"/>
      </w:rPr>
    </w:lvl>
    <w:lvl w:ilvl="4" w:tplc="AC245488" w:tentative="1">
      <w:start w:val="1"/>
      <w:numFmt w:val="bullet"/>
      <w:lvlText w:val="•"/>
      <w:lvlJc w:val="left"/>
      <w:pPr>
        <w:tabs>
          <w:tab w:val="num" w:pos="3600"/>
        </w:tabs>
        <w:ind w:left="3600" w:hanging="360"/>
      </w:pPr>
      <w:rPr>
        <w:rFonts w:ascii="Arial" w:hAnsi="Arial" w:hint="default"/>
      </w:rPr>
    </w:lvl>
    <w:lvl w:ilvl="5" w:tplc="5DC6F832" w:tentative="1">
      <w:start w:val="1"/>
      <w:numFmt w:val="bullet"/>
      <w:lvlText w:val="•"/>
      <w:lvlJc w:val="left"/>
      <w:pPr>
        <w:tabs>
          <w:tab w:val="num" w:pos="4320"/>
        </w:tabs>
        <w:ind w:left="4320" w:hanging="360"/>
      </w:pPr>
      <w:rPr>
        <w:rFonts w:ascii="Arial" w:hAnsi="Arial" w:hint="default"/>
      </w:rPr>
    </w:lvl>
    <w:lvl w:ilvl="6" w:tplc="2AFC7172" w:tentative="1">
      <w:start w:val="1"/>
      <w:numFmt w:val="bullet"/>
      <w:lvlText w:val="•"/>
      <w:lvlJc w:val="left"/>
      <w:pPr>
        <w:tabs>
          <w:tab w:val="num" w:pos="5040"/>
        </w:tabs>
        <w:ind w:left="5040" w:hanging="360"/>
      </w:pPr>
      <w:rPr>
        <w:rFonts w:ascii="Arial" w:hAnsi="Arial" w:hint="default"/>
      </w:rPr>
    </w:lvl>
    <w:lvl w:ilvl="7" w:tplc="C6A6723A" w:tentative="1">
      <w:start w:val="1"/>
      <w:numFmt w:val="bullet"/>
      <w:lvlText w:val="•"/>
      <w:lvlJc w:val="left"/>
      <w:pPr>
        <w:tabs>
          <w:tab w:val="num" w:pos="5760"/>
        </w:tabs>
        <w:ind w:left="5760" w:hanging="360"/>
      </w:pPr>
      <w:rPr>
        <w:rFonts w:ascii="Arial" w:hAnsi="Arial" w:hint="default"/>
      </w:rPr>
    </w:lvl>
    <w:lvl w:ilvl="8" w:tplc="9716A7CE" w:tentative="1">
      <w:start w:val="1"/>
      <w:numFmt w:val="bullet"/>
      <w:lvlText w:val="•"/>
      <w:lvlJc w:val="left"/>
      <w:pPr>
        <w:tabs>
          <w:tab w:val="num" w:pos="6480"/>
        </w:tabs>
        <w:ind w:left="6480" w:hanging="360"/>
      </w:pPr>
      <w:rPr>
        <w:rFonts w:ascii="Arial" w:hAnsi="Arial" w:hint="default"/>
      </w:rPr>
    </w:lvl>
  </w:abstractNum>
  <w:abstractNum w:abstractNumId="98" w15:restartNumberingAfterBreak="0">
    <w:nsid w:val="16EE5C22"/>
    <w:multiLevelType w:val="hybridMultilevel"/>
    <w:tmpl w:val="8D0EBA5C"/>
    <w:lvl w:ilvl="0" w:tplc="F47CE5A4">
      <w:start w:val="1"/>
      <w:numFmt w:val="bullet"/>
      <w:lvlText w:val="•"/>
      <w:lvlJc w:val="left"/>
      <w:pPr>
        <w:tabs>
          <w:tab w:val="num" w:pos="720"/>
        </w:tabs>
        <w:ind w:left="720" w:hanging="360"/>
      </w:pPr>
      <w:rPr>
        <w:rFonts w:ascii="Arial" w:hAnsi="Arial" w:hint="default"/>
      </w:rPr>
    </w:lvl>
    <w:lvl w:ilvl="1" w:tplc="8BA269C2" w:tentative="1">
      <w:start w:val="1"/>
      <w:numFmt w:val="bullet"/>
      <w:lvlText w:val="•"/>
      <w:lvlJc w:val="left"/>
      <w:pPr>
        <w:tabs>
          <w:tab w:val="num" w:pos="1440"/>
        </w:tabs>
        <w:ind w:left="1440" w:hanging="360"/>
      </w:pPr>
      <w:rPr>
        <w:rFonts w:ascii="Arial" w:hAnsi="Arial" w:hint="default"/>
      </w:rPr>
    </w:lvl>
    <w:lvl w:ilvl="2" w:tplc="A918B326" w:tentative="1">
      <w:start w:val="1"/>
      <w:numFmt w:val="bullet"/>
      <w:lvlText w:val="•"/>
      <w:lvlJc w:val="left"/>
      <w:pPr>
        <w:tabs>
          <w:tab w:val="num" w:pos="2160"/>
        </w:tabs>
        <w:ind w:left="2160" w:hanging="360"/>
      </w:pPr>
      <w:rPr>
        <w:rFonts w:ascii="Arial" w:hAnsi="Arial" w:hint="default"/>
      </w:rPr>
    </w:lvl>
    <w:lvl w:ilvl="3" w:tplc="3AF2BC64" w:tentative="1">
      <w:start w:val="1"/>
      <w:numFmt w:val="bullet"/>
      <w:lvlText w:val="•"/>
      <w:lvlJc w:val="left"/>
      <w:pPr>
        <w:tabs>
          <w:tab w:val="num" w:pos="2880"/>
        </w:tabs>
        <w:ind w:left="2880" w:hanging="360"/>
      </w:pPr>
      <w:rPr>
        <w:rFonts w:ascii="Arial" w:hAnsi="Arial" w:hint="default"/>
      </w:rPr>
    </w:lvl>
    <w:lvl w:ilvl="4" w:tplc="CDFE1C34" w:tentative="1">
      <w:start w:val="1"/>
      <w:numFmt w:val="bullet"/>
      <w:lvlText w:val="•"/>
      <w:lvlJc w:val="left"/>
      <w:pPr>
        <w:tabs>
          <w:tab w:val="num" w:pos="3600"/>
        </w:tabs>
        <w:ind w:left="3600" w:hanging="360"/>
      </w:pPr>
      <w:rPr>
        <w:rFonts w:ascii="Arial" w:hAnsi="Arial" w:hint="default"/>
      </w:rPr>
    </w:lvl>
    <w:lvl w:ilvl="5" w:tplc="48DCB2D0" w:tentative="1">
      <w:start w:val="1"/>
      <w:numFmt w:val="bullet"/>
      <w:lvlText w:val="•"/>
      <w:lvlJc w:val="left"/>
      <w:pPr>
        <w:tabs>
          <w:tab w:val="num" w:pos="4320"/>
        </w:tabs>
        <w:ind w:left="4320" w:hanging="360"/>
      </w:pPr>
      <w:rPr>
        <w:rFonts w:ascii="Arial" w:hAnsi="Arial" w:hint="default"/>
      </w:rPr>
    </w:lvl>
    <w:lvl w:ilvl="6" w:tplc="5A50077A" w:tentative="1">
      <w:start w:val="1"/>
      <w:numFmt w:val="bullet"/>
      <w:lvlText w:val="•"/>
      <w:lvlJc w:val="left"/>
      <w:pPr>
        <w:tabs>
          <w:tab w:val="num" w:pos="5040"/>
        </w:tabs>
        <w:ind w:left="5040" w:hanging="360"/>
      </w:pPr>
      <w:rPr>
        <w:rFonts w:ascii="Arial" w:hAnsi="Arial" w:hint="default"/>
      </w:rPr>
    </w:lvl>
    <w:lvl w:ilvl="7" w:tplc="12B64614" w:tentative="1">
      <w:start w:val="1"/>
      <w:numFmt w:val="bullet"/>
      <w:lvlText w:val="•"/>
      <w:lvlJc w:val="left"/>
      <w:pPr>
        <w:tabs>
          <w:tab w:val="num" w:pos="5760"/>
        </w:tabs>
        <w:ind w:left="5760" w:hanging="360"/>
      </w:pPr>
      <w:rPr>
        <w:rFonts w:ascii="Arial" w:hAnsi="Arial" w:hint="default"/>
      </w:rPr>
    </w:lvl>
    <w:lvl w:ilvl="8" w:tplc="D0D8756E" w:tentative="1">
      <w:start w:val="1"/>
      <w:numFmt w:val="bullet"/>
      <w:lvlText w:val="•"/>
      <w:lvlJc w:val="left"/>
      <w:pPr>
        <w:tabs>
          <w:tab w:val="num" w:pos="6480"/>
        </w:tabs>
        <w:ind w:left="6480" w:hanging="360"/>
      </w:pPr>
      <w:rPr>
        <w:rFonts w:ascii="Arial" w:hAnsi="Arial" w:hint="default"/>
      </w:rPr>
    </w:lvl>
  </w:abstractNum>
  <w:abstractNum w:abstractNumId="99" w15:restartNumberingAfterBreak="0">
    <w:nsid w:val="17083D20"/>
    <w:multiLevelType w:val="hybridMultilevel"/>
    <w:tmpl w:val="842E4120"/>
    <w:lvl w:ilvl="0" w:tplc="C7CC921A">
      <w:start w:val="1"/>
      <w:numFmt w:val="bullet"/>
      <w:lvlText w:val=""/>
      <w:lvlJc w:val="left"/>
      <w:pPr>
        <w:tabs>
          <w:tab w:val="num" w:pos="720"/>
        </w:tabs>
        <w:ind w:left="720" w:hanging="360"/>
      </w:pPr>
      <w:rPr>
        <w:rFonts w:ascii="Wingdings" w:hAnsi="Wingdings" w:hint="default"/>
      </w:rPr>
    </w:lvl>
    <w:lvl w:ilvl="1" w:tplc="5B52D4DE" w:tentative="1">
      <w:start w:val="1"/>
      <w:numFmt w:val="bullet"/>
      <w:lvlText w:val=""/>
      <w:lvlJc w:val="left"/>
      <w:pPr>
        <w:tabs>
          <w:tab w:val="num" w:pos="1440"/>
        </w:tabs>
        <w:ind w:left="1440" w:hanging="360"/>
      </w:pPr>
      <w:rPr>
        <w:rFonts w:ascii="Wingdings" w:hAnsi="Wingdings" w:hint="default"/>
      </w:rPr>
    </w:lvl>
    <w:lvl w:ilvl="2" w:tplc="DFA0AB8C" w:tentative="1">
      <w:start w:val="1"/>
      <w:numFmt w:val="bullet"/>
      <w:lvlText w:val=""/>
      <w:lvlJc w:val="left"/>
      <w:pPr>
        <w:tabs>
          <w:tab w:val="num" w:pos="2160"/>
        </w:tabs>
        <w:ind w:left="2160" w:hanging="360"/>
      </w:pPr>
      <w:rPr>
        <w:rFonts w:ascii="Wingdings" w:hAnsi="Wingdings" w:hint="default"/>
      </w:rPr>
    </w:lvl>
    <w:lvl w:ilvl="3" w:tplc="C7F483AE" w:tentative="1">
      <w:start w:val="1"/>
      <w:numFmt w:val="bullet"/>
      <w:lvlText w:val=""/>
      <w:lvlJc w:val="left"/>
      <w:pPr>
        <w:tabs>
          <w:tab w:val="num" w:pos="2880"/>
        </w:tabs>
        <w:ind w:left="2880" w:hanging="360"/>
      </w:pPr>
      <w:rPr>
        <w:rFonts w:ascii="Wingdings" w:hAnsi="Wingdings" w:hint="default"/>
      </w:rPr>
    </w:lvl>
    <w:lvl w:ilvl="4" w:tplc="2C14871C" w:tentative="1">
      <w:start w:val="1"/>
      <w:numFmt w:val="bullet"/>
      <w:lvlText w:val=""/>
      <w:lvlJc w:val="left"/>
      <w:pPr>
        <w:tabs>
          <w:tab w:val="num" w:pos="3600"/>
        </w:tabs>
        <w:ind w:left="3600" w:hanging="360"/>
      </w:pPr>
      <w:rPr>
        <w:rFonts w:ascii="Wingdings" w:hAnsi="Wingdings" w:hint="default"/>
      </w:rPr>
    </w:lvl>
    <w:lvl w:ilvl="5" w:tplc="D1BCC766" w:tentative="1">
      <w:start w:val="1"/>
      <w:numFmt w:val="bullet"/>
      <w:lvlText w:val=""/>
      <w:lvlJc w:val="left"/>
      <w:pPr>
        <w:tabs>
          <w:tab w:val="num" w:pos="4320"/>
        </w:tabs>
        <w:ind w:left="4320" w:hanging="360"/>
      </w:pPr>
      <w:rPr>
        <w:rFonts w:ascii="Wingdings" w:hAnsi="Wingdings" w:hint="default"/>
      </w:rPr>
    </w:lvl>
    <w:lvl w:ilvl="6" w:tplc="0F824238" w:tentative="1">
      <w:start w:val="1"/>
      <w:numFmt w:val="bullet"/>
      <w:lvlText w:val=""/>
      <w:lvlJc w:val="left"/>
      <w:pPr>
        <w:tabs>
          <w:tab w:val="num" w:pos="5040"/>
        </w:tabs>
        <w:ind w:left="5040" w:hanging="360"/>
      </w:pPr>
      <w:rPr>
        <w:rFonts w:ascii="Wingdings" w:hAnsi="Wingdings" w:hint="default"/>
      </w:rPr>
    </w:lvl>
    <w:lvl w:ilvl="7" w:tplc="E3748654" w:tentative="1">
      <w:start w:val="1"/>
      <w:numFmt w:val="bullet"/>
      <w:lvlText w:val=""/>
      <w:lvlJc w:val="left"/>
      <w:pPr>
        <w:tabs>
          <w:tab w:val="num" w:pos="5760"/>
        </w:tabs>
        <w:ind w:left="5760" w:hanging="360"/>
      </w:pPr>
      <w:rPr>
        <w:rFonts w:ascii="Wingdings" w:hAnsi="Wingdings" w:hint="default"/>
      </w:rPr>
    </w:lvl>
    <w:lvl w:ilvl="8" w:tplc="E954037A" w:tentative="1">
      <w:start w:val="1"/>
      <w:numFmt w:val="bullet"/>
      <w:lvlText w:val=""/>
      <w:lvlJc w:val="left"/>
      <w:pPr>
        <w:tabs>
          <w:tab w:val="num" w:pos="6480"/>
        </w:tabs>
        <w:ind w:left="6480" w:hanging="360"/>
      </w:pPr>
      <w:rPr>
        <w:rFonts w:ascii="Wingdings" w:hAnsi="Wingdings" w:hint="default"/>
      </w:rPr>
    </w:lvl>
  </w:abstractNum>
  <w:abstractNum w:abstractNumId="100" w15:restartNumberingAfterBreak="0">
    <w:nsid w:val="17457532"/>
    <w:multiLevelType w:val="hybridMultilevel"/>
    <w:tmpl w:val="4E9AF1AA"/>
    <w:lvl w:ilvl="0" w:tplc="0409000F">
      <w:start w:val="1"/>
      <w:numFmt w:val="decimal"/>
      <w:lvlText w:val="%1."/>
      <w:lvlJc w:val="left"/>
      <w:pPr>
        <w:tabs>
          <w:tab w:val="num" w:pos="720"/>
        </w:tabs>
        <w:ind w:left="720" w:hanging="360"/>
      </w:pPr>
      <w:rPr>
        <w:rFonts w:hint="default"/>
      </w:rPr>
    </w:lvl>
    <w:lvl w:ilvl="1" w:tplc="FFFFFFFF">
      <w:start w:val="1"/>
      <w:numFmt w:val="bullet"/>
      <w:lvlText w:val="•"/>
      <w:lvlJc w:val="left"/>
      <w:pPr>
        <w:tabs>
          <w:tab w:val="num" w:pos="1440"/>
        </w:tabs>
        <w:ind w:left="1440" w:hanging="360"/>
      </w:pPr>
      <w:rPr>
        <w:rFonts w:ascii="Arial" w:hAnsi="Arial" w:hint="default"/>
      </w:rPr>
    </w:lvl>
    <w:lvl w:ilvl="2" w:tplc="0409000F">
      <w:start w:val="1"/>
      <w:numFmt w:val="decimal"/>
      <w:lvlText w:val="%3."/>
      <w:lvlJc w:val="left"/>
      <w:pPr>
        <w:ind w:left="2160" w:hanging="360"/>
      </w:p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01" w15:restartNumberingAfterBreak="0">
    <w:nsid w:val="177D40DD"/>
    <w:multiLevelType w:val="hybridMultilevel"/>
    <w:tmpl w:val="4EA441C6"/>
    <w:lvl w:ilvl="0" w:tplc="A9882F62">
      <w:start w:val="6"/>
      <w:numFmt w:val="decimal"/>
      <w:lvlText w:val="%1."/>
      <w:lvlJc w:val="left"/>
      <w:pPr>
        <w:tabs>
          <w:tab w:val="num" w:pos="720"/>
        </w:tabs>
        <w:ind w:left="720" w:hanging="360"/>
      </w:pPr>
    </w:lvl>
    <w:lvl w:ilvl="1" w:tplc="3FF60FA8" w:tentative="1">
      <w:start w:val="1"/>
      <w:numFmt w:val="decimal"/>
      <w:lvlText w:val="%2."/>
      <w:lvlJc w:val="left"/>
      <w:pPr>
        <w:tabs>
          <w:tab w:val="num" w:pos="1440"/>
        </w:tabs>
        <w:ind w:left="1440" w:hanging="360"/>
      </w:pPr>
    </w:lvl>
    <w:lvl w:ilvl="2" w:tplc="18B89496" w:tentative="1">
      <w:start w:val="1"/>
      <w:numFmt w:val="decimal"/>
      <w:lvlText w:val="%3."/>
      <w:lvlJc w:val="left"/>
      <w:pPr>
        <w:tabs>
          <w:tab w:val="num" w:pos="2160"/>
        </w:tabs>
        <w:ind w:left="2160" w:hanging="360"/>
      </w:pPr>
    </w:lvl>
    <w:lvl w:ilvl="3" w:tplc="B8B47512" w:tentative="1">
      <w:start w:val="1"/>
      <w:numFmt w:val="decimal"/>
      <w:lvlText w:val="%4."/>
      <w:lvlJc w:val="left"/>
      <w:pPr>
        <w:tabs>
          <w:tab w:val="num" w:pos="2880"/>
        </w:tabs>
        <w:ind w:left="2880" w:hanging="360"/>
      </w:pPr>
    </w:lvl>
    <w:lvl w:ilvl="4" w:tplc="B9DA760C" w:tentative="1">
      <w:start w:val="1"/>
      <w:numFmt w:val="decimal"/>
      <w:lvlText w:val="%5."/>
      <w:lvlJc w:val="left"/>
      <w:pPr>
        <w:tabs>
          <w:tab w:val="num" w:pos="3600"/>
        </w:tabs>
        <w:ind w:left="3600" w:hanging="360"/>
      </w:pPr>
    </w:lvl>
    <w:lvl w:ilvl="5" w:tplc="09E29CE4" w:tentative="1">
      <w:start w:val="1"/>
      <w:numFmt w:val="decimal"/>
      <w:lvlText w:val="%6."/>
      <w:lvlJc w:val="left"/>
      <w:pPr>
        <w:tabs>
          <w:tab w:val="num" w:pos="4320"/>
        </w:tabs>
        <w:ind w:left="4320" w:hanging="360"/>
      </w:pPr>
    </w:lvl>
    <w:lvl w:ilvl="6" w:tplc="7F14938E" w:tentative="1">
      <w:start w:val="1"/>
      <w:numFmt w:val="decimal"/>
      <w:lvlText w:val="%7."/>
      <w:lvlJc w:val="left"/>
      <w:pPr>
        <w:tabs>
          <w:tab w:val="num" w:pos="5040"/>
        </w:tabs>
        <w:ind w:left="5040" w:hanging="360"/>
      </w:pPr>
    </w:lvl>
    <w:lvl w:ilvl="7" w:tplc="3C0C1BB8" w:tentative="1">
      <w:start w:val="1"/>
      <w:numFmt w:val="decimal"/>
      <w:lvlText w:val="%8."/>
      <w:lvlJc w:val="left"/>
      <w:pPr>
        <w:tabs>
          <w:tab w:val="num" w:pos="5760"/>
        </w:tabs>
        <w:ind w:left="5760" w:hanging="360"/>
      </w:pPr>
    </w:lvl>
    <w:lvl w:ilvl="8" w:tplc="DE8ACFD2" w:tentative="1">
      <w:start w:val="1"/>
      <w:numFmt w:val="decimal"/>
      <w:lvlText w:val="%9."/>
      <w:lvlJc w:val="left"/>
      <w:pPr>
        <w:tabs>
          <w:tab w:val="num" w:pos="6480"/>
        </w:tabs>
        <w:ind w:left="6480" w:hanging="360"/>
      </w:pPr>
    </w:lvl>
  </w:abstractNum>
  <w:abstractNum w:abstractNumId="102" w15:restartNumberingAfterBreak="0">
    <w:nsid w:val="17886DC0"/>
    <w:multiLevelType w:val="hybridMultilevel"/>
    <w:tmpl w:val="51CA3456"/>
    <w:lvl w:ilvl="0" w:tplc="31AA8FD4">
      <w:start w:val="1"/>
      <w:numFmt w:val="bullet"/>
      <w:lvlText w:val=""/>
      <w:lvlJc w:val="left"/>
      <w:pPr>
        <w:tabs>
          <w:tab w:val="num" w:pos="720"/>
        </w:tabs>
        <w:ind w:left="720" w:hanging="360"/>
      </w:pPr>
      <w:rPr>
        <w:rFonts w:ascii="Wingdings" w:hAnsi="Wingdings" w:hint="default"/>
      </w:rPr>
    </w:lvl>
    <w:lvl w:ilvl="1" w:tplc="536A8228" w:tentative="1">
      <w:start w:val="1"/>
      <w:numFmt w:val="bullet"/>
      <w:lvlText w:val=""/>
      <w:lvlJc w:val="left"/>
      <w:pPr>
        <w:tabs>
          <w:tab w:val="num" w:pos="1440"/>
        </w:tabs>
        <w:ind w:left="1440" w:hanging="360"/>
      </w:pPr>
      <w:rPr>
        <w:rFonts w:ascii="Wingdings" w:hAnsi="Wingdings" w:hint="default"/>
      </w:rPr>
    </w:lvl>
    <w:lvl w:ilvl="2" w:tplc="A70E5F1A" w:tentative="1">
      <w:start w:val="1"/>
      <w:numFmt w:val="bullet"/>
      <w:lvlText w:val=""/>
      <w:lvlJc w:val="left"/>
      <w:pPr>
        <w:tabs>
          <w:tab w:val="num" w:pos="2160"/>
        </w:tabs>
        <w:ind w:left="2160" w:hanging="360"/>
      </w:pPr>
      <w:rPr>
        <w:rFonts w:ascii="Wingdings" w:hAnsi="Wingdings" w:hint="default"/>
      </w:rPr>
    </w:lvl>
    <w:lvl w:ilvl="3" w:tplc="DE2E20B2" w:tentative="1">
      <w:start w:val="1"/>
      <w:numFmt w:val="bullet"/>
      <w:lvlText w:val=""/>
      <w:lvlJc w:val="left"/>
      <w:pPr>
        <w:tabs>
          <w:tab w:val="num" w:pos="2880"/>
        </w:tabs>
        <w:ind w:left="2880" w:hanging="360"/>
      </w:pPr>
      <w:rPr>
        <w:rFonts w:ascii="Wingdings" w:hAnsi="Wingdings" w:hint="default"/>
      </w:rPr>
    </w:lvl>
    <w:lvl w:ilvl="4" w:tplc="B0B800F8" w:tentative="1">
      <w:start w:val="1"/>
      <w:numFmt w:val="bullet"/>
      <w:lvlText w:val=""/>
      <w:lvlJc w:val="left"/>
      <w:pPr>
        <w:tabs>
          <w:tab w:val="num" w:pos="3600"/>
        </w:tabs>
        <w:ind w:left="3600" w:hanging="360"/>
      </w:pPr>
      <w:rPr>
        <w:rFonts w:ascii="Wingdings" w:hAnsi="Wingdings" w:hint="default"/>
      </w:rPr>
    </w:lvl>
    <w:lvl w:ilvl="5" w:tplc="94FC11FE" w:tentative="1">
      <w:start w:val="1"/>
      <w:numFmt w:val="bullet"/>
      <w:lvlText w:val=""/>
      <w:lvlJc w:val="left"/>
      <w:pPr>
        <w:tabs>
          <w:tab w:val="num" w:pos="4320"/>
        </w:tabs>
        <w:ind w:left="4320" w:hanging="360"/>
      </w:pPr>
      <w:rPr>
        <w:rFonts w:ascii="Wingdings" w:hAnsi="Wingdings" w:hint="default"/>
      </w:rPr>
    </w:lvl>
    <w:lvl w:ilvl="6" w:tplc="B992C780" w:tentative="1">
      <w:start w:val="1"/>
      <w:numFmt w:val="bullet"/>
      <w:lvlText w:val=""/>
      <w:lvlJc w:val="left"/>
      <w:pPr>
        <w:tabs>
          <w:tab w:val="num" w:pos="5040"/>
        </w:tabs>
        <w:ind w:left="5040" w:hanging="360"/>
      </w:pPr>
      <w:rPr>
        <w:rFonts w:ascii="Wingdings" w:hAnsi="Wingdings" w:hint="default"/>
      </w:rPr>
    </w:lvl>
    <w:lvl w:ilvl="7" w:tplc="076E708A" w:tentative="1">
      <w:start w:val="1"/>
      <w:numFmt w:val="bullet"/>
      <w:lvlText w:val=""/>
      <w:lvlJc w:val="left"/>
      <w:pPr>
        <w:tabs>
          <w:tab w:val="num" w:pos="5760"/>
        </w:tabs>
        <w:ind w:left="5760" w:hanging="360"/>
      </w:pPr>
      <w:rPr>
        <w:rFonts w:ascii="Wingdings" w:hAnsi="Wingdings" w:hint="default"/>
      </w:rPr>
    </w:lvl>
    <w:lvl w:ilvl="8" w:tplc="DC600414" w:tentative="1">
      <w:start w:val="1"/>
      <w:numFmt w:val="bullet"/>
      <w:lvlText w:val=""/>
      <w:lvlJc w:val="left"/>
      <w:pPr>
        <w:tabs>
          <w:tab w:val="num" w:pos="6480"/>
        </w:tabs>
        <w:ind w:left="6480" w:hanging="360"/>
      </w:pPr>
      <w:rPr>
        <w:rFonts w:ascii="Wingdings" w:hAnsi="Wingdings" w:hint="default"/>
      </w:rPr>
    </w:lvl>
  </w:abstractNum>
  <w:abstractNum w:abstractNumId="103" w15:restartNumberingAfterBreak="0">
    <w:nsid w:val="17F65BF8"/>
    <w:multiLevelType w:val="hybridMultilevel"/>
    <w:tmpl w:val="9F88B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181345D6"/>
    <w:multiLevelType w:val="hybridMultilevel"/>
    <w:tmpl w:val="F110A780"/>
    <w:lvl w:ilvl="0" w:tplc="6D781D18">
      <w:start w:val="1"/>
      <w:numFmt w:val="bullet"/>
      <w:lvlText w:val="•"/>
      <w:lvlJc w:val="left"/>
      <w:pPr>
        <w:tabs>
          <w:tab w:val="num" w:pos="720"/>
        </w:tabs>
        <w:ind w:left="720" w:hanging="360"/>
      </w:pPr>
      <w:rPr>
        <w:rFonts w:ascii="Arial" w:hAnsi="Arial" w:hint="default"/>
      </w:rPr>
    </w:lvl>
    <w:lvl w:ilvl="1" w:tplc="9ED03FF8" w:tentative="1">
      <w:start w:val="1"/>
      <w:numFmt w:val="bullet"/>
      <w:lvlText w:val="•"/>
      <w:lvlJc w:val="left"/>
      <w:pPr>
        <w:tabs>
          <w:tab w:val="num" w:pos="1440"/>
        </w:tabs>
        <w:ind w:left="1440" w:hanging="360"/>
      </w:pPr>
      <w:rPr>
        <w:rFonts w:ascii="Arial" w:hAnsi="Arial" w:hint="default"/>
      </w:rPr>
    </w:lvl>
    <w:lvl w:ilvl="2" w:tplc="6C66DE5E" w:tentative="1">
      <w:start w:val="1"/>
      <w:numFmt w:val="bullet"/>
      <w:lvlText w:val="•"/>
      <w:lvlJc w:val="left"/>
      <w:pPr>
        <w:tabs>
          <w:tab w:val="num" w:pos="2160"/>
        </w:tabs>
        <w:ind w:left="2160" w:hanging="360"/>
      </w:pPr>
      <w:rPr>
        <w:rFonts w:ascii="Arial" w:hAnsi="Arial" w:hint="default"/>
      </w:rPr>
    </w:lvl>
    <w:lvl w:ilvl="3" w:tplc="5F4A2DE2" w:tentative="1">
      <w:start w:val="1"/>
      <w:numFmt w:val="bullet"/>
      <w:lvlText w:val="•"/>
      <w:lvlJc w:val="left"/>
      <w:pPr>
        <w:tabs>
          <w:tab w:val="num" w:pos="2880"/>
        </w:tabs>
        <w:ind w:left="2880" w:hanging="360"/>
      </w:pPr>
      <w:rPr>
        <w:rFonts w:ascii="Arial" w:hAnsi="Arial" w:hint="default"/>
      </w:rPr>
    </w:lvl>
    <w:lvl w:ilvl="4" w:tplc="BC8A70B4" w:tentative="1">
      <w:start w:val="1"/>
      <w:numFmt w:val="bullet"/>
      <w:lvlText w:val="•"/>
      <w:lvlJc w:val="left"/>
      <w:pPr>
        <w:tabs>
          <w:tab w:val="num" w:pos="3600"/>
        </w:tabs>
        <w:ind w:left="3600" w:hanging="360"/>
      </w:pPr>
      <w:rPr>
        <w:rFonts w:ascii="Arial" w:hAnsi="Arial" w:hint="default"/>
      </w:rPr>
    </w:lvl>
    <w:lvl w:ilvl="5" w:tplc="30708BD4" w:tentative="1">
      <w:start w:val="1"/>
      <w:numFmt w:val="bullet"/>
      <w:lvlText w:val="•"/>
      <w:lvlJc w:val="left"/>
      <w:pPr>
        <w:tabs>
          <w:tab w:val="num" w:pos="4320"/>
        </w:tabs>
        <w:ind w:left="4320" w:hanging="360"/>
      </w:pPr>
      <w:rPr>
        <w:rFonts w:ascii="Arial" w:hAnsi="Arial" w:hint="default"/>
      </w:rPr>
    </w:lvl>
    <w:lvl w:ilvl="6" w:tplc="CA70D644" w:tentative="1">
      <w:start w:val="1"/>
      <w:numFmt w:val="bullet"/>
      <w:lvlText w:val="•"/>
      <w:lvlJc w:val="left"/>
      <w:pPr>
        <w:tabs>
          <w:tab w:val="num" w:pos="5040"/>
        </w:tabs>
        <w:ind w:left="5040" w:hanging="360"/>
      </w:pPr>
      <w:rPr>
        <w:rFonts w:ascii="Arial" w:hAnsi="Arial" w:hint="default"/>
      </w:rPr>
    </w:lvl>
    <w:lvl w:ilvl="7" w:tplc="68DEA5B8" w:tentative="1">
      <w:start w:val="1"/>
      <w:numFmt w:val="bullet"/>
      <w:lvlText w:val="•"/>
      <w:lvlJc w:val="left"/>
      <w:pPr>
        <w:tabs>
          <w:tab w:val="num" w:pos="5760"/>
        </w:tabs>
        <w:ind w:left="5760" w:hanging="360"/>
      </w:pPr>
      <w:rPr>
        <w:rFonts w:ascii="Arial" w:hAnsi="Arial" w:hint="default"/>
      </w:rPr>
    </w:lvl>
    <w:lvl w:ilvl="8" w:tplc="117870BE" w:tentative="1">
      <w:start w:val="1"/>
      <w:numFmt w:val="bullet"/>
      <w:lvlText w:val="•"/>
      <w:lvlJc w:val="left"/>
      <w:pPr>
        <w:tabs>
          <w:tab w:val="num" w:pos="6480"/>
        </w:tabs>
        <w:ind w:left="6480" w:hanging="360"/>
      </w:pPr>
      <w:rPr>
        <w:rFonts w:ascii="Arial" w:hAnsi="Arial" w:hint="default"/>
      </w:rPr>
    </w:lvl>
  </w:abstractNum>
  <w:abstractNum w:abstractNumId="105" w15:restartNumberingAfterBreak="0">
    <w:nsid w:val="182B58F4"/>
    <w:multiLevelType w:val="hybridMultilevel"/>
    <w:tmpl w:val="BFBC2830"/>
    <w:lvl w:ilvl="0" w:tplc="2D80E496">
      <w:start w:val="1"/>
      <w:numFmt w:val="bullet"/>
      <w:lvlText w:val=""/>
      <w:lvlJc w:val="left"/>
      <w:pPr>
        <w:tabs>
          <w:tab w:val="num" w:pos="720"/>
        </w:tabs>
        <w:ind w:left="720" w:hanging="360"/>
      </w:pPr>
      <w:rPr>
        <w:rFonts w:ascii="Wingdings 2" w:hAnsi="Wingdings 2" w:hint="default"/>
      </w:rPr>
    </w:lvl>
    <w:lvl w:ilvl="1" w:tplc="D0B09414" w:tentative="1">
      <w:start w:val="1"/>
      <w:numFmt w:val="bullet"/>
      <w:lvlText w:val=""/>
      <w:lvlJc w:val="left"/>
      <w:pPr>
        <w:tabs>
          <w:tab w:val="num" w:pos="1440"/>
        </w:tabs>
        <w:ind w:left="1440" w:hanging="360"/>
      </w:pPr>
      <w:rPr>
        <w:rFonts w:ascii="Wingdings 2" w:hAnsi="Wingdings 2" w:hint="default"/>
      </w:rPr>
    </w:lvl>
    <w:lvl w:ilvl="2" w:tplc="38208474" w:tentative="1">
      <w:start w:val="1"/>
      <w:numFmt w:val="bullet"/>
      <w:lvlText w:val=""/>
      <w:lvlJc w:val="left"/>
      <w:pPr>
        <w:tabs>
          <w:tab w:val="num" w:pos="2160"/>
        </w:tabs>
        <w:ind w:left="2160" w:hanging="360"/>
      </w:pPr>
      <w:rPr>
        <w:rFonts w:ascii="Wingdings 2" w:hAnsi="Wingdings 2" w:hint="default"/>
      </w:rPr>
    </w:lvl>
    <w:lvl w:ilvl="3" w:tplc="F4481B7A" w:tentative="1">
      <w:start w:val="1"/>
      <w:numFmt w:val="bullet"/>
      <w:lvlText w:val=""/>
      <w:lvlJc w:val="left"/>
      <w:pPr>
        <w:tabs>
          <w:tab w:val="num" w:pos="2880"/>
        </w:tabs>
        <w:ind w:left="2880" w:hanging="360"/>
      </w:pPr>
      <w:rPr>
        <w:rFonts w:ascii="Wingdings 2" w:hAnsi="Wingdings 2" w:hint="default"/>
      </w:rPr>
    </w:lvl>
    <w:lvl w:ilvl="4" w:tplc="5EC8A416" w:tentative="1">
      <w:start w:val="1"/>
      <w:numFmt w:val="bullet"/>
      <w:lvlText w:val=""/>
      <w:lvlJc w:val="left"/>
      <w:pPr>
        <w:tabs>
          <w:tab w:val="num" w:pos="3600"/>
        </w:tabs>
        <w:ind w:left="3600" w:hanging="360"/>
      </w:pPr>
      <w:rPr>
        <w:rFonts w:ascii="Wingdings 2" w:hAnsi="Wingdings 2" w:hint="default"/>
      </w:rPr>
    </w:lvl>
    <w:lvl w:ilvl="5" w:tplc="493E1F00" w:tentative="1">
      <w:start w:val="1"/>
      <w:numFmt w:val="bullet"/>
      <w:lvlText w:val=""/>
      <w:lvlJc w:val="left"/>
      <w:pPr>
        <w:tabs>
          <w:tab w:val="num" w:pos="4320"/>
        </w:tabs>
        <w:ind w:left="4320" w:hanging="360"/>
      </w:pPr>
      <w:rPr>
        <w:rFonts w:ascii="Wingdings 2" w:hAnsi="Wingdings 2" w:hint="default"/>
      </w:rPr>
    </w:lvl>
    <w:lvl w:ilvl="6" w:tplc="AEDA5084" w:tentative="1">
      <w:start w:val="1"/>
      <w:numFmt w:val="bullet"/>
      <w:lvlText w:val=""/>
      <w:lvlJc w:val="left"/>
      <w:pPr>
        <w:tabs>
          <w:tab w:val="num" w:pos="5040"/>
        </w:tabs>
        <w:ind w:left="5040" w:hanging="360"/>
      </w:pPr>
      <w:rPr>
        <w:rFonts w:ascii="Wingdings 2" w:hAnsi="Wingdings 2" w:hint="default"/>
      </w:rPr>
    </w:lvl>
    <w:lvl w:ilvl="7" w:tplc="59127FA8" w:tentative="1">
      <w:start w:val="1"/>
      <w:numFmt w:val="bullet"/>
      <w:lvlText w:val=""/>
      <w:lvlJc w:val="left"/>
      <w:pPr>
        <w:tabs>
          <w:tab w:val="num" w:pos="5760"/>
        </w:tabs>
        <w:ind w:left="5760" w:hanging="360"/>
      </w:pPr>
      <w:rPr>
        <w:rFonts w:ascii="Wingdings 2" w:hAnsi="Wingdings 2" w:hint="default"/>
      </w:rPr>
    </w:lvl>
    <w:lvl w:ilvl="8" w:tplc="EF48436A" w:tentative="1">
      <w:start w:val="1"/>
      <w:numFmt w:val="bullet"/>
      <w:lvlText w:val=""/>
      <w:lvlJc w:val="left"/>
      <w:pPr>
        <w:tabs>
          <w:tab w:val="num" w:pos="6480"/>
        </w:tabs>
        <w:ind w:left="6480" w:hanging="360"/>
      </w:pPr>
      <w:rPr>
        <w:rFonts w:ascii="Wingdings 2" w:hAnsi="Wingdings 2" w:hint="default"/>
      </w:rPr>
    </w:lvl>
  </w:abstractNum>
  <w:abstractNum w:abstractNumId="106" w15:restartNumberingAfterBreak="0">
    <w:nsid w:val="18A64344"/>
    <w:multiLevelType w:val="hybridMultilevel"/>
    <w:tmpl w:val="FFFFFFFF"/>
    <w:lvl w:ilvl="0" w:tplc="0409000F">
      <w:start w:val="1"/>
      <w:numFmt w:val="decimal"/>
      <w:lvlText w:val="%1."/>
      <w:lvlJc w:val="left"/>
      <w:pPr>
        <w:ind w:left="1800" w:hanging="360"/>
      </w:pPr>
      <w:rPr>
        <w:rFonts w:cs="Times New Roman"/>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107" w15:restartNumberingAfterBreak="0">
    <w:nsid w:val="18A64964"/>
    <w:multiLevelType w:val="hybridMultilevel"/>
    <w:tmpl w:val="97121BFC"/>
    <w:lvl w:ilvl="0" w:tplc="180C08D6">
      <w:start w:val="1"/>
      <w:numFmt w:val="bullet"/>
      <w:lvlText w:val="•"/>
      <w:lvlJc w:val="left"/>
      <w:pPr>
        <w:tabs>
          <w:tab w:val="num" w:pos="720"/>
        </w:tabs>
        <w:ind w:left="720" w:hanging="360"/>
      </w:pPr>
      <w:rPr>
        <w:rFonts w:ascii="Arial" w:hAnsi="Arial" w:hint="default"/>
      </w:rPr>
    </w:lvl>
    <w:lvl w:ilvl="1" w:tplc="77849DF8" w:tentative="1">
      <w:start w:val="1"/>
      <w:numFmt w:val="bullet"/>
      <w:lvlText w:val="•"/>
      <w:lvlJc w:val="left"/>
      <w:pPr>
        <w:tabs>
          <w:tab w:val="num" w:pos="1440"/>
        </w:tabs>
        <w:ind w:left="1440" w:hanging="360"/>
      </w:pPr>
      <w:rPr>
        <w:rFonts w:ascii="Arial" w:hAnsi="Arial" w:hint="default"/>
      </w:rPr>
    </w:lvl>
    <w:lvl w:ilvl="2" w:tplc="C43A7220" w:tentative="1">
      <w:start w:val="1"/>
      <w:numFmt w:val="bullet"/>
      <w:lvlText w:val="•"/>
      <w:lvlJc w:val="left"/>
      <w:pPr>
        <w:tabs>
          <w:tab w:val="num" w:pos="2160"/>
        </w:tabs>
        <w:ind w:left="2160" w:hanging="360"/>
      </w:pPr>
      <w:rPr>
        <w:rFonts w:ascii="Arial" w:hAnsi="Arial" w:hint="default"/>
      </w:rPr>
    </w:lvl>
    <w:lvl w:ilvl="3" w:tplc="CA6AD334" w:tentative="1">
      <w:start w:val="1"/>
      <w:numFmt w:val="bullet"/>
      <w:lvlText w:val="•"/>
      <w:lvlJc w:val="left"/>
      <w:pPr>
        <w:tabs>
          <w:tab w:val="num" w:pos="2880"/>
        </w:tabs>
        <w:ind w:left="2880" w:hanging="360"/>
      </w:pPr>
      <w:rPr>
        <w:rFonts w:ascii="Arial" w:hAnsi="Arial" w:hint="default"/>
      </w:rPr>
    </w:lvl>
    <w:lvl w:ilvl="4" w:tplc="02A4ACDA" w:tentative="1">
      <w:start w:val="1"/>
      <w:numFmt w:val="bullet"/>
      <w:lvlText w:val="•"/>
      <w:lvlJc w:val="left"/>
      <w:pPr>
        <w:tabs>
          <w:tab w:val="num" w:pos="3600"/>
        </w:tabs>
        <w:ind w:left="3600" w:hanging="360"/>
      </w:pPr>
      <w:rPr>
        <w:rFonts w:ascii="Arial" w:hAnsi="Arial" w:hint="default"/>
      </w:rPr>
    </w:lvl>
    <w:lvl w:ilvl="5" w:tplc="C3F04252" w:tentative="1">
      <w:start w:val="1"/>
      <w:numFmt w:val="bullet"/>
      <w:lvlText w:val="•"/>
      <w:lvlJc w:val="left"/>
      <w:pPr>
        <w:tabs>
          <w:tab w:val="num" w:pos="4320"/>
        </w:tabs>
        <w:ind w:left="4320" w:hanging="360"/>
      </w:pPr>
      <w:rPr>
        <w:rFonts w:ascii="Arial" w:hAnsi="Arial" w:hint="default"/>
      </w:rPr>
    </w:lvl>
    <w:lvl w:ilvl="6" w:tplc="8DE4DDD2" w:tentative="1">
      <w:start w:val="1"/>
      <w:numFmt w:val="bullet"/>
      <w:lvlText w:val="•"/>
      <w:lvlJc w:val="left"/>
      <w:pPr>
        <w:tabs>
          <w:tab w:val="num" w:pos="5040"/>
        </w:tabs>
        <w:ind w:left="5040" w:hanging="360"/>
      </w:pPr>
      <w:rPr>
        <w:rFonts w:ascii="Arial" w:hAnsi="Arial" w:hint="default"/>
      </w:rPr>
    </w:lvl>
    <w:lvl w:ilvl="7" w:tplc="8086F16A" w:tentative="1">
      <w:start w:val="1"/>
      <w:numFmt w:val="bullet"/>
      <w:lvlText w:val="•"/>
      <w:lvlJc w:val="left"/>
      <w:pPr>
        <w:tabs>
          <w:tab w:val="num" w:pos="5760"/>
        </w:tabs>
        <w:ind w:left="5760" w:hanging="360"/>
      </w:pPr>
      <w:rPr>
        <w:rFonts w:ascii="Arial" w:hAnsi="Arial" w:hint="default"/>
      </w:rPr>
    </w:lvl>
    <w:lvl w:ilvl="8" w:tplc="0D0AA772" w:tentative="1">
      <w:start w:val="1"/>
      <w:numFmt w:val="bullet"/>
      <w:lvlText w:val="•"/>
      <w:lvlJc w:val="left"/>
      <w:pPr>
        <w:tabs>
          <w:tab w:val="num" w:pos="6480"/>
        </w:tabs>
        <w:ind w:left="6480" w:hanging="360"/>
      </w:pPr>
      <w:rPr>
        <w:rFonts w:ascii="Arial" w:hAnsi="Arial" w:hint="default"/>
      </w:rPr>
    </w:lvl>
  </w:abstractNum>
  <w:abstractNum w:abstractNumId="108" w15:restartNumberingAfterBreak="0">
    <w:nsid w:val="18A82C20"/>
    <w:multiLevelType w:val="hybridMultilevel"/>
    <w:tmpl w:val="11D46520"/>
    <w:lvl w:ilvl="0" w:tplc="E08AB9F8">
      <w:start w:val="1"/>
      <w:numFmt w:val="bullet"/>
      <w:lvlText w:val=""/>
      <w:lvlJc w:val="left"/>
      <w:pPr>
        <w:tabs>
          <w:tab w:val="num" w:pos="720"/>
        </w:tabs>
        <w:ind w:left="720" w:hanging="360"/>
      </w:pPr>
      <w:rPr>
        <w:rFonts w:ascii="Wingdings" w:hAnsi="Wingdings" w:hint="default"/>
      </w:rPr>
    </w:lvl>
    <w:lvl w:ilvl="1" w:tplc="10280C20">
      <w:numFmt w:val="bullet"/>
      <w:lvlText w:val=""/>
      <w:lvlJc w:val="left"/>
      <w:pPr>
        <w:tabs>
          <w:tab w:val="num" w:pos="1440"/>
        </w:tabs>
        <w:ind w:left="1440" w:hanging="360"/>
      </w:pPr>
      <w:rPr>
        <w:rFonts w:ascii="Wingdings" w:hAnsi="Wingdings" w:hint="default"/>
      </w:rPr>
    </w:lvl>
    <w:lvl w:ilvl="2" w:tplc="8464576A" w:tentative="1">
      <w:start w:val="1"/>
      <w:numFmt w:val="bullet"/>
      <w:lvlText w:val=""/>
      <w:lvlJc w:val="left"/>
      <w:pPr>
        <w:tabs>
          <w:tab w:val="num" w:pos="2160"/>
        </w:tabs>
        <w:ind w:left="2160" w:hanging="360"/>
      </w:pPr>
      <w:rPr>
        <w:rFonts w:ascii="Wingdings" w:hAnsi="Wingdings" w:hint="default"/>
      </w:rPr>
    </w:lvl>
    <w:lvl w:ilvl="3" w:tplc="F1C0DD2E" w:tentative="1">
      <w:start w:val="1"/>
      <w:numFmt w:val="bullet"/>
      <w:lvlText w:val=""/>
      <w:lvlJc w:val="left"/>
      <w:pPr>
        <w:tabs>
          <w:tab w:val="num" w:pos="2880"/>
        </w:tabs>
        <w:ind w:left="2880" w:hanging="360"/>
      </w:pPr>
      <w:rPr>
        <w:rFonts w:ascii="Wingdings" w:hAnsi="Wingdings" w:hint="default"/>
      </w:rPr>
    </w:lvl>
    <w:lvl w:ilvl="4" w:tplc="BBF64498" w:tentative="1">
      <w:start w:val="1"/>
      <w:numFmt w:val="bullet"/>
      <w:lvlText w:val=""/>
      <w:lvlJc w:val="left"/>
      <w:pPr>
        <w:tabs>
          <w:tab w:val="num" w:pos="3600"/>
        </w:tabs>
        <w:ind w:left="3600" w:hanging="360"/>
      </w:pPr>
      <w:rPr>
        <w:rFonts w:ascii="Wingdings" w:hAnsi="Wingdings" w:hint="default"/>
      </w:rPr>
    </w:lvl>
    <w:lvl w:ilvl="5" w:tplc="0EF2C45A" w:tentative="1">
      <w:start w:val="1"/>
      <w:numFmt w:val="bullet"/>
      <w:lvlText w:val=""/>
      <w:lvlJc w:val="left"/>
      <w:pPr>
        <w:tabs>
          <w:tab w:val="num" w:pos="4320"/>
        </w:tabs>
        <w:ind w:left="4320" w:hanging="360"/>
      </w:pPr>
      <w:rPr>
        <w:rFonts w:ascii="Wingdings" w:hAnsi="Wingdings" w:hint="default"/>
      </w:rPr>
    </w:lvl>
    <w:lvl w:ilvl="6" w:tplc="6BB6A294" w:tentative="1">
      <w:start w:val="1"/>
      <w:numFmt w:val="bullet"/>
      <w:lvlText w:val=""/>
      <w:lvlJc w:val="left"/>
      <w:pPr>
        <w:tabs>
          <w:tab w:val="num" w:pos="5040"/>
        </w:tabs>
        <w:ind w:left="5040" w:hanging="360"/>
      </w:pPr>
      <w:rPr>
        <w:rFonts w:ascii="Wingdings" w:hAnsi="Wingdings" w:hint="default"/>
      </w:rPr>
    </w:lvl>
    <w:lvl w:ilvl="7" w:tplc="8C702F7E" w:tentative="1">
      <w:start w:val="1"/>
      <w:numFmt w:val="bullet"/>
      <w:lvlText w:val=""/>
      <w:lvlJc w:val="left"/>
      <w:pPr>
        <w:tabs>
          <w:tab w:val="num" w:pos="5760"/>
        </w:tabs>
        <w:ind w:left="5760" w:hanging="360"/>
      </w:pPr>
      <w:rPr>
        <w:rFonts w:ascii="Wingdings" w:hAnsi="Wingdings" w:hint="default"/>
      </w:rPr>
    </w:lvl>
    <w:lvl w:ilvl="8" w:tplc="510A5D46"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18E36A8D"/>
    <w:multiLevelType w:val="hybridMultilevel"/>
    <w:tmpl w:val="E52A3766"/>
    <w:lvl w:ilvl="0" w:tplc="AF389C50">
      <w:start w:val="1"/>
      <w:numFmt w:val="bullet"/>
      <w:lvlText w:val="•"/>
      <w:lvlJc w:val="left"/>
      <w:pPr>
        <w:tabs>
          <w:tab w:val="num" w:pos="720"/>
        </w:tabs>
        <w:ind w:left="720" w:hanging="360"/>
      </w:pPr>
      <w:rPr>
        <w:rFonts w:ascii="Arial" w:hAnsi="Arial" w:hint="default"/>
      </w:rPr>
    </w:lvl>
    <w:lvl w:ilvl="1" w:tplc="11B00FE4" w:tentative="1">
      <w:start w:val="1"/>
      <w:numFmt w:val="bullet"/>
      <w:lvlText w:val="•"/>
      <w:lvlJc w:val="left"/>
      <w:pPr>
        <w:tabs>
          <w:tab w:val="num" w:pos="1440"/>
        </w:tabs>
        <w:ind w:left="1440" w:hanging="360"/>
      </w:pPr>
      <w:rPr>
        <w:rFonts w:ascii="Arial" w:hAnsi="Arial" w:hint="default"/>
      </w:rPr>
    </w:lvl>
    <w:lvl w:ilvl="2" w:tplc="DD4EAEDA" w:tentative="1">
      <w:start w:val="1"/>
      <w:numFmt w:val="bullet"/>
      <w:lvlText w:val="•"/>
      <w:lvlJc w:val="left"/>
      <w:pPr>
        <w:tabs>
          <w:tab w:val="num" w:pos="2160"/>
        </w:tabs>
        <w:ind w:left="2160" w:hanging="360"/>
      </w:pPr>
      <w:rPr>
        <w:rFonts w:ascii="Arial" w:hAnsi="Arial" w:hint="default"/>
      </w:rPr>
    </w:lvl>
    <w:lvl w:ilvl="3" w:tplc="8E5E4626" w:tentative="1">
      <w:start w:val="1"/>
      <w:numFmt w:val="bullet"/>
      <w:lvlText w:val="•"/>
      <w:lvlJc w:val="left"/>
      <w:pPr>
        <w:tabs>
          <w:tab w:val="num" w:pos="2880"/>
        </w:tabs>
        <w:ind w:left="2880" w:hanging="360"/>
      </w:pPr>
      <w:rPr>
        <w:rFonts w:ascii="Arial" w:hAnsi="Arial" w:hint="default"/>
      </w:rPr>
    </w:lvl>
    <w:lvl w:ilvl="4" w:tplc="A0648CBE" w:tentative="1">
      <w:start w:val="1"/>
      <w:numFmt w:val="bullet"/>
      <w:lvlText w:val="•"/>
      <w:lvlJc w:val="left"/>
      <w:pPr>
        <w:tabs>
          <w:tab w:val="num" w:pos="3600"/>
        </w:tabs>
        <w:ind w:left="3600" w:hanging="360"/>
      </w:pPr>
      <w:rPr>
        <w:rFonts w:ascii="Arial" w:hAnsi="Arial" w:hint="default"/>
      </w:rPr>
    </w:lvl>
    <w:lvl w:ilvl="5" w:tplc="D110DC2E" w:tentative="1">
      <w:start w:val="1"/>
      <w:numFmt w:val="bullet"/>
      <w:lvlText w:val="•"/>
      <w:lvlJc w:val="left"/>
      <w:pPr>
        <w:tabs>
          <w:tab w:val="num" w:pos="4320"/>
        </w:tabs>
        <w:ind w:left="4320" w:hanging="360"/>
      </w:pPr>
      <w:rPr>
        <w:rFonts w:ascii="Arial" w:hAnsi="Arial" w:hint="default"/>
      </w:rPr>
    </w:lvl>
    <w:lvl w:ilvl="6" w:tplc="83D4CCFC" w:tentative="1">
      <w:start w:val="1"/>
      <w:numFmt w:val="bullet"/>
      <w:lvlText w:val="•"/>
      <w:lvlJc w:val="left"/>
      <w:pPr>
        <w:tabs>
          <w:tab w:val="num" w:pos="5040"/>
        </w:tabs>
        <w:ind w:left="5040" w:hanging="360"/>
      </w:pPr>
      <w:rPr>
        <w:rFonts w:ascii="Arial" w:hAnsi="Arial" w:hint="default"/>
      </w:rPr>
    </w:lvl>
    <w:lvl w:ilvl="7" w:tplc="95229F0A" w:tentative="1">
      <w:start w:val="1"/>
      <w:numFmt w:val="bullet"/>
      <w:lvlText w:val="•"/>
      <w:lvlJc w:val="left"/>
      <w:pPr>
        <w:tabs>
          <w:tab w:val="num" w:pos="5760"/>
        </w:tabs>
        <w:ind w:left="5760" w:hanging="360"/>
      </w:pPr>
      <w:rPr>
        <w:rFonts w:ascii="Arial" w:hAnsi="Arial" w:hint="default"/>
      </w:rPr>
    </w:lvl>
    <w:lvl w:ilvl="8" w:tplc="A8BCDD20" w:tentative="1">
      <w:start w:val="1"/>
      <w:numFmt w:val="bullet"/>
      <w:lvlText w:val="•"/>
      <w:lvlJc w:val="left"/>
      <w:pPr>
        <w:tabs>
          <w:tab w:val="num" w:pos="6480"/>
        </w:tabs>
        <w:ind w:left="6480" w:hanging="360"/>
      </w:pPr>
      <w:rPr>
        <w:rFonts w:ascii="Arial" w:hAnsi="Arial" w:hint="default"/>
      </w:rPr>
    </w:lvl>
  </w:abstractNum>
  <w:abstractNum w:abstractNumId="110" w15:restartNumberingAfterBreak="0">
    <w:nsid w:val="18EA74DF"/>
    <w:multiLevelType w:val="hybridMultilevel"/>
    <w:tmpl w:val="DF4050CA"/>
    <w:lvl w:ilvl="0" w:tplc="E77AEA5A">
      <w:start w:val="1"/>
      <w:numFmt w:val="bullet"/>
      <w:lvlText w:val=""/>
      <w:lvlJc w:val="left"/>
      <w:pPr>
        <w:tabs>
          <w:tab w:val="num" w:pos="720"/>
        </w:tabs>
        <w:ind w:left="720" w:hanging="360"/>
      </w:pPr>
      <w:rPr>
        <w:rFonts w:ascii="Wingdings" w:hAnsi="Wingdings" w:hint="default"/>
      </w:rPr>
    </w:lvl>
    <w:lvl w:ilvl="1" w:tplc="0A8A9642" w:tentative="1">
      <w:start w:val="1"/>
      <w:numFmt w:val="bullet"/>
      <w:lvlText w:val=""/>
      <w:lvlJc w:val="left"/>
      <w:pPr>
        <w:tabs>
          <w:tab w:val="num" w:pos="1440"/>
        </w:tabs>
        <w:ind w:left="1440" w:hanging="360"/>
      </w:pPr>
      <w:rPr>
        <w:rFonts w:ascii="Wingdings" w:hAnsi="Wingdings" w:hint="default"/>
      </w:rPr>
    </w:lvl>
    <w:lvl w:ilvl="2" w:tplc="E1446CB0" w:tentative="1">
      <w:start w:val="1"/>
      <w:numFmt w:val="bullet"/>
      <w:lvlText w:val=""/>
      <w:lvlJc w:val="left"/>
      <w:pPr>
        <w:tabs>
          <w:tab w:val="num" w:pos="2160"/>
        </w:tabs>
        <w:ind w:left="2160" w:hanging="360"/>
      </w:pPr>
      <w:rPr>
        <w:rFonts w:ascii="Wingdings" w:hAnsi="Wingdings" w:hint="default"/>
      </w:rPr>
    </w:lvl>
    <w:lvl w:ilvl="3" w:tplc="F668AEF4" w:tentative="1">
      <w:start w:val="1"/>
      <w:numFmt w:val="bullet"/>
      <w:lvlText w:val=""/>
      <w:lvlJc w:val="left"/>
      <w:pPr>
        <w:tabs>
          <w:tab w:val="num" w:pos="2880"/>
        </w:tabs>
        <w:ind w:left="2880" w:hanging="360"/>
      </w:pPr>
      <w:rPr>
        <w:rFonts w:ascii="Wingdings" w:hAnsi="Wingdings" w:hint="default"/>
      </w:rPr>
    </w:lvl>
    <w:lvl w:ilvl="4" w:tplc="6528465A" w:tentative="1">
      <w:start w:val="1"/>
      <w:numFmt w:val="bullet"/>
      <w:lvlText w:val=""/>
      <w:lvlJc w:val="left"/>
      <w:pPr>
        <w:tabs>
          <w:tab w:val="num" w:pos="3600"/>
        </w:tabs>
        <w:ind w:left="3600" w:hanging="360"/>
      </w:pPr>
      <w:rPr>
        <w:rFonts w:ascii="Wingdings" w:hAnsi="Wingdings" w:hint="default"/>
      </w:rPr>
    </w:lvl>
    <w:lvl w:ilvl="5" w:tplc="47E6A1CA" w:tentative="1">
      <w:start w:val="1"/>
      <w:numFmt w:val="bullet"/>
      <w:lvlText w:val=""/>
      <w:lvlJc w:val="left"/>
      <w:pPr>
        <w:tabs>
          <w:tab w:val="num" w:pos="4320"/>
        </w:tabs>
        <w:ind w:left="4320" w:hanging="360"/>
      </w:pPr>
      <w:rPr>
        <w:rFonts w:ascii="Wingdings" w:hAnsi="Wingdings" w:hint="default"/>
      </w:rPr>
    </w:lvl>
    <w:lvl w:ilvl="6" w:tplc="383A9A5A" w:tentative="1">
      <w:start w:val="1"/>
      <w:numFmt w:val="bullet"/>
      <w:lvlText w:val=""/>
      <w:lvlJc w:val="left"/>
      <w:pPr>
        <w:tabs>
          <w:tab w:val="num" w:pos="5040"/>
        </w:tabs>
        <w:ind w:left="5040" w:hanging="360"/>
      </w:pPr>
      <w:rPr>
        <w:rFonts w:ascii="Wingdings" w:hAnsi="Wingdings" w:hint="default"/>
      </w:rPr>
    </w:lvl>
    <w:lvl w:ilvl="7" w:tplc="D7E0555A" w:tentative="1">
      <w:start w:val="1"/>
      <w:numFmt w:val="bullet"/>
      <w:lvlText w:val=""/>
      <w:lvlJc w:val="left"/>
      <w:pPr>
        <w:tabs>
          <w:tab w:val="num" w:pos="5760"/>
        </w:tabs>
        <w:ind w:left="5760" w:hanging="360"/>
      </w:pPr>
      <w:rPr>
        <w:rFonts w:ascii="Wingdings" w:hAnsi="Wingdings" w:hint="default"/>
      </w:rPr>
    </w:lvl>
    <w:lvl w:ilvl="8" w:tplc="CB201D66" w:tentative="1">
      <w:start w:val="1"/>
      <w:numFmt w:val="bullet"/>
      <w:lvlText w:val=""/>
      <w:lvlJc w:val="left"/>
      <w:pPr>
        <w:tabs>
          <w:tab w:val="num" w:pos="6480"/>
        </w:tabs>
        <w:ind w:left="6480" w:hanging="360"/>
      </w:pPr>
      <w:rPr>
        <w:rFonts w:ascii="Wingdings" w:hAnsi="Wingdings" w:hint="default"/>
      </w:rPr>
    </w:lvl>
  </w:abstractNum>
  <w:abstractNum w:abstractNumId="111" w15:restartNumberingAfterBreak="0">
    <w:nsid w:val="199066D8"/>
    <w:multiLevelType w:val="hybridMultilevel"/>
    <w:tmpl w:val="7554BCF0"/>
    <w:lvl w:ilvl="0" w:tplc="B4E40370">
      <w:start w:val="1"/>
      <w:numFmt w:val="bullet"/>
      <w:lvlText w:val=""/>
      <w:lvlJc w:val="left"/>
      <w:pPr>
        <w:tabs>
          <w:tab w:val="num" w:pos="720"/>
        </w:tabs>
        <w:ind w:left="720" w:hanging="360"/>
      </w:pPr>
      <w:rPr>
        <w:rFonts w:ascii="Wingdings" w:hAnsi="Wingdings" w:hint="default"/>
      </w:rPr>
    </w:lvl>
    <w:lvl w:ilvl="1" w:tplc="3956249E" w:tentative="1">
      <w:start w:val="1"/>
      <w:numFmt w:val="bullet"/>
      <w:lvlText w:val=""/>
      <w:lvlJc w:val="left"/>
      <w:pPr>
        <w:tabs>
          <w:tab w:val="num" w:pos="1440"/>
        </w:tabs>
        <w:ind w:left="1440" w:hanging="360"/>
      </w:pPr>
      <w:rPr>
        <w:rFonts w:ascii="Wingdings" w:hAnsi="Wingdings" w:hint="default"/>
      </w:rPr>
    </w:lvl>
    <w:lvl w:ilvl="2" w:tplc="45A069CE" w:tentative="1">
      <w:start w:val="1"/>
      <w:numFmt w:val="bullet"/>
      <w:lvlText w:val=""/>
      <w:lvlJc w:val="left"/>
      <w:pPr>
        <w:tabs>
          <w:tab w:val="num" w:pos="2160"/>
        </w:tabs>
        <w:ind w:left="2160" w:hanging="360"/>
      </w:pPr>
      <w:rPr>
        <w:rFonts w:ascii="Wingdings" w:hAnsi="Wingdings" w:hint="default"/>
      </w:rPr>
    </w:lvl>
    <w:lvl w:ilvl="3" w:tplc="733A04D0" w:tentative="1">
      <w:start w:val="1"/>
      <w:numFmt w:val="bullet"/>
      <w:lvlText w:val=""/>
      <w:lvlJc w:val="left"/>
      <w:pPr>
        <w:tabs>
          <w:tab w:val="num" w:pos="2880"/>
        </w:tabs>
        <w:ind w:left="2880" w:hanging="360"/>
      </w:pPr>
      <w:rPr>
        <w:rFonts w:ascii="Wingdings" w:hAnsi="Wingdings" w:hint="default"/>
      </w:rPr>
    </w:lvl>
    <w:lvl w:ilvl="4" w:tplc="0A9C5FCC" w:tentative="1">
      <w:start w:val="1"/>
      <w:numFmt w:val="bullet"/>
      <w:lvlText w:val=""/>
      <w:lvlJc w:val="left"/>
      <w:pPr>
        <w:tabs>
          <w:tab w:val="num" w:pos="3600"/>
        </w:tabs>
        <w:ind w:left="3600" w:hanging="360"/>
      </w:pPr>
      <w:rPr>
        <w:rFonts w:ascii="Wingdings" w:hAnsi="Wingdings" w:hint="default"/>
      </w:rPr>
    </w:lvl>
    <w:lvl w:ilvl="5" w:tplc="A48E828C" w:tentative="1">
      <w:start w:val="1"/>
      <w:numFmt w:val="bullet"/>
      <w:lvlText w:val=""/>
      <w:lvlJc w:val="left"/>
      <w:pPr>
        <w:tabs>
          <w:tab w:val="num" w:pos="4320"/>
        </w:tabs>
        <w:ind w:left="4320" w:hanging="360"/>
      </w:pPr>
      <w:rPr>
        <w:rFonts w:ascii="Wingdings" w:hAnsi="Wingdings" w:hint="default"/>
      </w:rPr>
    </w:lvl>
    <w:lvl w:ilvl="6" w:tplc="BFE6568E" w:tentative="1">
      <w:start w:val="1"/>
      <w:numFmt w:val="bullet"/>
      <w:lvlText w:val=""/>
      <w:lvlJc w:val="left"/>
      <w:pPr>
        <w:tabs>
          <w:tab w:val="num" w:pos="5040"/>
        </w:tabs>
        <w:ind w:left="5040" w:hanging="360"/>
      </w:pPr>
      <w:rPr>
        <w:rFonts w:ascii="Wingdings" w:hAnsi="Wingdings" w:hint="default"/>
      </w:rPr>
    </w:lvl>
    <w:lvl w:ilvl="7" w:tplc="D9F04B56" w:tentative="1">
      <w:start w:val="1"/>
      <w:numFmt w:val="bullet"/>
      <w:lvlText w:val=""/>
      <w:lvlJc w:val="left"/>
      <w:pPr>
        <w:tabs>
          <w:tab w:val="num" w:pos="5760"/>
        </w:tabs>
        <w:ind w:left="5760" w:hanging="360"/>
      </w:pPr>
      <w:rPr>
        <w:rFonts w:ascii="Wingdings" w:hAnsi="Wingdings" w:hint="default"/>
      </w:rPr>
    </w:lvl>
    <w:lvl w:ilvl="8" w:tplc="A82E705E" w:tentative="1">
      <w:start w:val="1"/>
      <w:numFmt w:val="bullet"/>
      <w:lvlText w:val=""/>
      <w:lvlJc w:val="left"/>
      <w:pPr>
        <w:tabs>
          <w:tab w:val="num" w:pos="6480"/>
        </w:tabs>
        <w:ind w:left="6480" w:hanging="360"/>
      </w:pPr>
      <w:rPr>
        <w:rFonts w:ascii="Wingdings" w:hAnsi="Wingdings" w:hint="default"/>
      </w:rPr>
    </w:lvl>
  </w:abstractNum>
  <w:abstractNum w:abstractNumId="112" w15:restartNumberingAfterBreak="0">
    <w:nsid w:val="19B034CE"/>
    <w:multiLevelType w:val="hybridMultilevel"/>
    <w:tmpl w:val="20560D54"/>
    <w:lvl w:ilvl="0" w:tplc="B2A27F36">
      <w:start w:val="1"/>
      <w:numFmt w:val="bullet"/>
      <w:lvlText w:val="•"/>
      <w:lvlJc w:val="left"/>
      <w:pPr>
        <w:tabs>
          <w:tab w:val="num" w:pos="720"/>
        </w:tabs>
        <w:ind w:left="720" w:hanging="360"/>
      </w:pPr>
      <w:rPr>
        <w:rFonts w:ascii="Arial" w:hAnsi="Arial" w:hint="default"/>
      </w:rPr>
    </w:lvl>
    <w:lvl w:ilvl="1" w:tplc="C29A0D10" w:tentative="1">
      <w:start w:val="1"/>
      <w:numFmt w:val="bullet"/>
      <w:lvlText w:val="•"/>
      <w:lvlJc w:val="left"/>
      <w:pPr>
        <w:tabs>
          <w:tab w:val="num" w:pos="1440"/>
        </w:tabs>
        <w:ind w:left="1440" w:hanging="360"/>
      </w:pPr>
      <w:rPr>
        <w:rFonts w:ascii="Arial" w:hAnsi="Arial" w:hint="default"/>
      </w:rPr>
    </w:lvl>
    <w:lvl w:ilvl="2" w:tplc="635E7400" w:tentative="1">
      <w:start w:val="1"/>
      <w:numFmt w:val="bullet"/>
      <w:lvlText w:val="•"/>
      <w:lvlJc w:val="left"/>
      <w:pPr>
        <w:tabs>
          <w:tab w:val="num" w:pos="2160"/>
        </w:tabs>
        <w:ind w:left="2160" w:hanging="360"/>
      </w:pPr>
      <w:rPr>
        <w:rFonts w:ascii="Arial" w:hAnsi="Arial" w:hint="default"/>
      </w:rPr>
    </w:lvl>
    <w:lvl w:ilvl="3" w:tplc="84482A34" w:tentative="1">
      <w:start w:val="1"/>
      <w:numFmt w:val="bullet"/>
      <w:lvlText w:val="•"/>
      <w:lvlJc w:val="left"/>
      <w:pPr>
        <w:tabs>
          <w:tab w:val="num" w:pos="2880"/>
        </w:tabs>
        <w:ind w:left="2880" w:hanging="360"/>
      </w:pPr>
      <w:rPr>
        <w:rFonts w:ascii="Arial" w:hAnsi="Arial" w:hint="default"/>
      </w:rPr>
    </w:lvl>
    <w:lvl w:ilvl="4" w:tplc="72FC8CBA" w:tentative="1">
      <w:start w:val="1"/>
      <w:numFmt w:val="bullet"/>
      <w:lvlText w:val="•"/>
      <w:lvlJc w:val="left"/>
      <w:pPr>
        <w:tabs>
          <w:tab w:val="num" w:pos="3600"/>
        </w:tabs>
        <w:ind w:left="3600" w:hanging="360"/>
      </w:pPr>
      <w:rPr>
        <w:rFonts w:ascii="Arial" w:hAnsi="Arial" w:hint="default"/>
      </w:rPr>
    </w:lvl>
    <w:lvl w:ilvl="5" w:tplc="66A060A2" w:tentative="1">
      <w:start w:val="1"/>
      <w:numFmt w:val="bullet"/>
      <w:lvlText w:val="•"/>
      <w:lvlJc w:val="left"/>
      <w:pPr>
        <w:tabs>
          <w:tab w:val="num" w:pos="4320"/>
        </w:tabs>
        <w:ind w:left="4320" w:hanging="360"/>
      </w:pPr>
      <w:rPr>
        <w:rFonts w:ascii="Arial" w:hAnsi="Arial" w:hint="default"/>
      </w:rPr>
    </w:lvl>
    <w:lvl w:ilvl="6" w:tplc="AE929958" w:tentative="1">
      <w:start w:val="1"/>
      <w:numFmt w:val="bullet"/>
      <w:lvlText w:val="•"/>
      <w:lvlJc w:val="left"/>
      <w:pPr>
        <w:tabs>
          <w:tab w:val="num" w:pos="5040"/>
        </w:tabs>
        <w:ind w:left="5040" w:hanging="360"/>
      </w:pPr>
      <w:rPr>
        <w:rFonts w:ascii="Arial" w:hAnsi="Arial" w:hint="default"/>
      </w:rPr>
    </w:lvl>
    <w:lvl w:ilvl="7" w:tplc="72047922" w:tentative="1">
      <w:start w:val="1"/>
      <w:numFmt w:val="bullet"/>
      <w:lvlText w:val="•"/>
      <w:lvlJc w:val="left"/>
      <w:pPr>
        <w:tabs>
          <w:tab w:val="num" w:pos="5760"/>
        </w:tabs>
        <w:ind w:left="5760" w:hanging="360"/>
      </w:pPr>
      <w:rPr>
        <w:rFonts w:ascii="Arial" w:hAnsi="Arial" w:hint="default"/>
      </w:rPr>
    </w:lvl>
    <w:lvl w:ilvl="8" w:tplc="7F3479D2" w:tentative="1">
      <w:start w:val="1"/>
      <w:numFmt w:val="bullet"/>
      <w:lvlText w:val="•"/>
      <w:lvlJc w:val="left"/>
      <w:pPr>
        <w:tabs>
          <w:tab w:val="num" w:pos="6480"/>
        </w:tabs>
        <w:ind w:left="6480" w:hanging="360"/>
      </w:pPr>
      <w:rPr>
        <w:rFonts w:ascii="Arial" w:hAnsi="Arial" w:hint="default"/>
      </w:rPr>
    </w:lvl>
  </w:abstractNum>
  <w:abstractNum w:abstractNumId="113" w15:restartNumberingAfterBreak="0">
    <w:nsid w:val="1A061A5D"/>
    <w:multiLevelType w:val="hybridMultilevel"/>
    <w:tmpl w:val="FFFFFFFF"/>
    <w:lvl w:ilvl="0" w:tplc="0409000F">
      <w:start w:val="1"/>
      <w:numFmt w:val="decimal"/>
      <w:lvlText w:val="%1."/>
      <w:lvlJc w:val="left"/>
      <w:pPr>
        <w:ind w:left="1800" w:hanging="360"/>
      </w:pPr>
      <w:rPr>
        <w:rFonts w:cs="Times New Roman"/>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114" w15:restartNumberingAfterBreak="0">
    <w:nsid w:val="1A4D3D7E"/>
    <w:multiLevelType w:val="hybridMultilevel"/>
    <w:tmpl w:val="E16EE758"/>
    <w:lvl w:ilvl="0" w:tplc="3EF0D5E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1A961809"/>
    <w:multiLevelType w:val="hybridMultilevel"/>
    <w:tmpl w:val="9674851A"/>
    <w:lvl w:ilvl="0" w:tplc="9648C540">
      <w:start w:val="1"/>
      <w:numFmt w:val="bullet"/>
      <w:lvlText w:val=""/>
      <w:lvlJc w:val="left"/>
      <w:pPr>
        <w:tabs>
          <w:tab w:val="num" w:pos="720"/>
        </w:tabs>
        <w:ind w:left="720" w:hanging="360"/>
      </w:pPr>
      <w:rPr>
        <w:rFonts w:ascii="Wingdings" w:hAnsi="Wingdings" w:hint="default"/>
      </w:rPr>
    </w:lvl>
    <w:lvl w:ilvl="1" w:tplc="AAF8A060">
      <w:numFmt w:val="bullet"/>
      <w:lvlText w:val=""/>
      <w:lvlJc w:val="left"/>
      <w:pPr>
        <w:tabs>
          <w:tab w:val="num" w:pos="1440"/>
        </w:tabs>
        <w:ind w:left="1440" w:hanging="360"/>
      </w:pPr>
      <w:rPr>
        <w:rFonts w:ascii="Wingdings" w:hAnsi="Wingdings" w:hint="default"/>
      </w:rPr>
    </w:lvl>
    <w:lvl w:ilvl="2" w:tplc="00F618B2" w:tentative="1">
      <w:start w:val="1"/>
      <w:numFmt w:val="bullet"/>
      <w:lvlText w:val=""/>
      <w:lvlJc w:val="left"/>
      <w:pPr>
        <w:tabs>
          <w:tab w:val="num" w:pos="2160"/>
        </w:tabs>
        <w:ind w:left="2160" w:hanging="360"/>
      </w:pPr>
      <w:rPr>
        <w:rFonts w:ascii="Wingdings" w:hAnsi="Wingdings" w:hint="default"/>
      </w:rPr>
    </w:lvl>
    <w:lvl w:ilvl="3" w:tplc="E1AC3C24" w:tentative="1">
      <w:start w:val="1"/>
      <w:numFmt w:val="bullet"/>
      <w:lvlText w:val=""/>
      <w:lvlJc w:val="left"/>
      <w:pPr>
        <w:tabs>
          <w:tab w:val="num" w:pos="2880"/>
        </w:tabs>
        <w:ind w:left="2880" w:hanging="360"/>
      </w:pPr>
      <w:rPr>
        <w:rFonts w:ascii="Wingdings" w:hAnsi="Wingdings" w:hint="default"/>
      </w:rPr>
    </w:lvl>
    <w:lvl w:ilvl="4" w:tplc="BA98E11E" w:tentative="1">
      <w:start w:val="1"/>
      <w:numFmt w:val="bullet"/>
      <w:lvlText w:val=""/>
      <w:lvlJc w:val="left"/>
      <w:pPr>
        <w:tabs>
          <w:tab w:val="num" w:pos="3600"/>
        </w:tabs>
        <w:ind w:left="3600" w:hanging="360"/>
      </w:pPr>
      <w:rPr>
        <w:rFonts w:ascii="Wingdings" w:hAnsi="Wingdings" w:hint="default"/>
      </w:rPr>
    </w:lvl>
    <w:lvl w:ilvl="5" w:tplc="C4241986" w:tentative="1">
      <w:start w:val="1"/>
      <w:numFmt w:val="bullet"/>
      <w:lvlText w:val=""/>
      <w:lvlJc w:val="left"/>
      <w:pPr>
        <w:tabs>
          <w:tab w:val="num" w:pos="4320"/>
        </w:tabs>
        <w:ind w:left="4320" w:hanging="360"/>
      </w:pPr>
      <w:rPr>
        <w:rFonts w:ascii="Wingdings" w:hAnsi="Wingdings" w:hint="default"/>
      </w:rPr>
    </w:lvl>
    <w:lvl w:ilvl="6" w:tplc="78CA3838" w:tentative="1">
      <w:start w:val="1"/>
      <w:numFmt w:val="bullet"/>
      <w:lvlText w:val=""/>
      <w:lvlJc w:val="left"/>
      <w:pPr>
        <w:tabs>
          <w:tab w:val="num" w:pos="5040"/>
        </w:tabs>
        <w:ind w:left="5040" w:hanging="360"/>
      </w:pPr>
      <w:rPr>
        <w:rFonts w:ascii="Wingdings" w:hAnsi="Wingdings" w:hint="default"/>
      </w:rPr>
    </w:lvl>
    <w:lvl w:ilvl="7" w:tplc="18D64286" w:tentative="1">
      <w:start w:val="1"/>
      <w:numFmt w:val="bullet"/>
      <w:lvlText w:val=""/>
      <w:lvlJc w:val="left"/>
      <w:pPr>
        <w:tabs>
          <w:tab w:val="num" w:pos="5760"/>
        </w:tabs>
        <w:ind w:left="5760" w:hanging="360"/>
      </w:pPr>
      <w:rPr>
        <w:rFonts w:ascii="Wingdings" w:hAnsi="Wingdings" w:hint="default"/>
      </w:rPr>
    </w:lvl>
    <w:lvl w:ilvl="8" w:tplc="8D6AA6AC"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1A9C108B"/>
    <w:multiLevelType w:val="multilevel"/>
    <w:tmpl w:val="FFFFFFFF"/>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cs="Times New Roman" w:hint="default"/>
      </w:rPr>
    </w:lvl>
    <w:lvl w:ilvl="2">
      <w:start w:val="1"/>
      <w:numFmt w:val="bullet"/>
      <w:lvlText w:val=""/>
      <w:lvlJc w:val="left"/>
      <w:pPr>
        <w:tabs>
          <w:tab w:val="num" w:pos="2340"/>
        </w:tabs>
        <w:ind w:left="2160" w:hanging="180"/>
      </w:pPr>
      <w:rPr>
        <w:rFonts w:ascii="Symbol" w:hAnsi="Symbol" w:hint="default"/>
        <w:color w:val="auto"/>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117" w15:restartNumberingAfterBreak="0">
    <w:nsid w:val="1AD938F6"/>
    <w:multiLevelType w:val="hybridMultilevel"/>
    <w:tmpl w:val="C6F4166A"/>
    <w:lvl w:ilvl="0" w:tplc="52CA917A">
      <w:start w:val="1"/>
      <w:numFmt w:val="bullet"/>
      <w:lvlText w:val=""/>
      <w:lvlJc w:val="left"/>
      <w:pPr>
        <w:tabs>
          <w:tab w:val="num" w:pos="720"/>
        </w:tabs>
        <w:ind w:left="720" w:hanging="360"/>
      </w:pPr>
      <w:rPr>
        <w:rFonts w:ascii="Wingdings" w:hAnsi="Wingdings" w:hint="default"/>
      </w:rPr>
    </w:lvl>
    <w:lvl w:ilvl="1" w:tplc="69AA3AFC" w:tentative="1">
      <w:start w:val="1"/>
      <w:numFmt w:val="bullet"/>
      <w:lvlText w:val=""/>
      <w:lvlJc w:val="left"/>
      <w:pPr>
        <w:tabs>
          <w:tab w:val="num" w:pos="1440"/>
        </w:tabs>
        <w:ind w:left="1440" w:hanging="360"/>
      </w:pPr>
      <w:rPr>
        <w:rFonts w:ascii="Wingdings" w:hAnsi="Wingdings" w:hint="default"/>
      </w:rPr>
    </w:lvl>
    <w:lvl w:ilvl="2" w:tplc="237EF482" w:tentative="1">
      <w:start w:val="1"/>
      <w:numFmt w:val="bullet"/>
      <w:lvlText w:val=""/>
      <w:lvlJc w:val="left"/>
      <w:pPr>
        <w:tabs>
          <w:tab w:val="num" w:pos="2160"/>
        </w:tabs>
        <w:ind w:left="2160" w:hanging="360"/>
      </w:pPr>
      <w:rPr>
        <w:rFonts w:ascii="Wingdings" w:hAnsi="Wingdings" w:hint="default"/>
      </w:rPr>
    </w:lvl>
    <w:lvl w:ilvl="3" w:tplc="DDC21B9C" w:tentative="1">
      <w:start w:val="1"/>
      <w:numFmt w:val="bullet"/>
      <w:lvlText w:val=""/>
      <w:lvlJc w:val="left"/>
      <w:pPr>
        <w:tabs>
          <w:tab w:val="num" w:pos="2880"/>
        </w:tabs>
        <w:ind w:left="2880" w:hanging="360"/>
      </w:pPr>
      <w:rPr>
        <w:rFonts w:ascii="Wingdings" w:hAnsi="Wingdings" w:hint="default"/>
      </w:rPr>
    </w:lvl>
    <w:lvl w:ilvl="4" w:tplc="AECA04C0" w:tentative="1">
      <w:start w:val="1"/>
      <w:numFmt w:val="bullet"/>
      <w:lvlText w:val=""/>
      <w:lvlJc w:val="left"/>
      <w:pPr>
        <w:tabs>
          <w:tab w:val="num" w:pos="3600"/>
        </w:tabs>
        <w:ind w:left="3600" w:hanging="360"/>
      </w:pPr>
      <w:rPr>
        <w:rFonts w:ascii="Wingdings" w:hAnsi="Wingdings" w:hint="default"/>
      </w:rPr>
    </w:lvl>
    <w:lvl w:ilvl="5" w:tplc="7690EFA8" w:tentative="1">
      <w:start w:val="1"/>
      <w:numFmt w:val="bullet"/>
      <w:lvlText w:val=""/>
      <w:lvlJc w:val="left"/>
      <w:pPr>
        <w:tabs>
          <w:tab w:val="num" w:pos="4320"/>
        </w:tabs>
        <w:ind w:left="4320" w:hanging="360"/>
      </w:pPr>
      <w:rPr>
        <w:rFonts w:ascii="Wingdings" w:hAnsi="Wingdings" w:hint="default"/>
      </w:rPr>
    </w:lvl>
    <w:lvl w:ilvl="6" w:tplc="B330DAF2" w:tentative="1">
      <w:start w:val="1"/>
      <w:numFmt w:val="bullet"/>
      <w:lvlText w:val=""/>
      <w:lvlJc w:val="left"/>
      <w:pPr>
        <w:tabs>
          <w:tab w:val="num" w:pos="5040"/>
        </w:tabs>
        <w:ind w:left="5040" w:hanging="360"/>
      </w:pPr>
      <w:rPr>
        <w:rFonts w:ascii="Wingdings" w:hAnsi="Wingdings" w:hint="default"/>
      </w:rPr>
    </w:lvl>
    <w:lvl w:ilvl="7" w:tplc="358A7A3E" w:tentative="1">
      <w:start w:val="1"/>
      <w:numFmt w:val="bullet"/>
      <w:lvlText w:val=""/>
      <w:lvlJc w:val="left"/>
      <w:pPr>
        <w:tabs>
          <w:tab w:val="num" w:pos="5760"/>
        </w:tabs>
        <w:ind w:left="5760" w:hanging="360"/>
      </w:pPr>
      <w:rPr>
        <w:rFonts w:ascii="Wingdings" w:hAnsi="Wingdings" w:hint="default"/>
      </w:rPr>
    </w:lvl>
    <w:lvl w:ilvl="8" w:tplc="295AECB4" w:tentative="1">
      <w:start w:val="1"/>
      <w:numFmt w:val="bullet"/>
      <w:lvlText w:val=""/>
      <w:lvlJc w:val="left"/>
      <w:pPr>
        <w:tabs>
          <w:tab w:val="num" w:pos="6480"/>
        </w:tabs>
        <w:ind w:left="6480" w:hanging="360"/>
      </w:pPr>
      <w:rPr>
        <w:rFonts w:ascii="Wingdings" w:hAnsi="Wingdings" w:hint="default"/>
      </w:rPr>
    </w:lvl>
  </w:abstractNum>
  <w:abstractNum w:abstractNumId="118" w15:restartNumberingAfterBreak="0">
    <w:nsid w:val="1AFF5C2A"/>
    <w:multiLevelType w:val="hybridMultilevel"/>
    <w:tmpl w:val="F2986F42"/>
    <w:lvl w:ilvl="0" w:tplc="BB5E9DB4">
      <w:start w:val="1"/>
      <w:numFmt w:val="bullet"/>
      <w:lvlText w:val=""/>
      <w:lvlJc w:val="left"/>
      <w:pPr>
        <w:tabs>
          <w:tab w:val="num" w:pos="720"/>
        </w:tabs>
        <w:ind w:left="720" w:hanging="360"/>
      </w:pPr>
      <w:rPr>
        <w:rFonts w:ascii="Wingdings" w:hAnsi="Wingdings" w:hint="default"/>
      </w:rPr>
    </w:lvl>
    <w:lvl w:ilvl="1" w:tplc="A7A60DB0" w:tentative="1">
      <w:start w:val="1"/>
      <w:numFmt w:val="bullet"/>
      <w:lvlText w:val=""/>
      <w:lvlJc w:val="left"/>
      <w:pPr>
        <w:tabs>
          <w:tab w:val="num" w:pos="1440"/>
        </w:tabs>
        <w:ind w:left="1440" w:hanging="360"/>
      </w:pPr>
      <w:rPr>
        <w:rFonts w:ascii="Wingdings" w:hAnsi="Wingdings" w:hint="default"/>
      </w:rPr>
    </w:lvl>
    <w:lvl w:ilvl="2" w:tplc="70723E1C" w:tentative="1">
      <w:start w:val="1"/>
      <w:numFmt w:val="bullet"/>
      <w:lvlText w:val=""/>
      <w:lvlJc w:val="left"/>
      <w:pPr>
        <w:tabs>
          <w:tab w:val="num" w:pos="2160"/>
        </w:tabs>
        <w:ind w:left="2160" w:hanging="360"/>
      </w:pPr>
      <w:rPr>
        <w:rFonts w:ascii="Wingdings" w:hAnsi="Wingdings" w:hint="default"/>
      </w:rPr>
    </w:lvl>
    <w:lvl w:ilvl="3" w:tplc="154EBF1C" w:tentative="1">
      <w:start w:val="1"/>
      <w:numFmt w:val="bullet"/>
      <w:lvlText w:val=""/>
      <w:lvlJc w:val="left"/>
      <w:pPr>
        <w:tabs>
          <w:tab w:val="num" w:pos="2880"/>
        </w:tabs>
        <w:ind w:left="2880" w:hanging="360"/>
      </w:pPr>
      <w:rPr>
        <w:rFonts w:ascii="Wingdings" w:hAnsi="Wingdings" w:hint="default"/>
      </w:rPr>
    </w:lvl>
    <w:lvl w:ilvl="4" w:tplc="07B64EFE" w:tentative="1">
      <w:start w:val="1"/>
      <w:numFmt w:val="bullet"/>
      <w:lvlText w:val=""/>
      <w:lvlJc w:val="left"/>
      <w:pPr>
        <w:tabs>
          <w:tab w:val="num" w:pos="3600"/>
        </w:tabs>
        <w:ind w:left="3600" w:hanging="360"/>
      </w:pPr>
      <w:rPr>
        <w:rFonts w:ascii="Wingdings" w:hAnsi="Wingdings" w:hint="default"/>
      </w:rPr>
    </w:lvl>
    <w:lvl w:ilvl="5" w:tplc="E522D64C" w:tentative="1">
      <w:start w:val="1"/>
      <w:numFmt w:val="bullet"/>
      <w:lvlText w:val=""/>
      <w:lvlJc w:val="left"/>
      <w:pPr>
        <w:tabs>
          <w:tab w:val="num" w:pos="4320"/>
        </w:tabs>
        <w:ind w:left="4320" w:hanging="360"/>
      </w:pPr>
      <w:rPr>
        <w:rFonts w:ascii="Wingdings" w:hAnsi="Wingdings" w:hint="default"/>
      </w:rPr>
    </w:lvl>
    <w:lvl w:ilvl="6" w:tplc="C8145406" w:tentative="1">
      <w:start w:val="1"/>
      <w:numFmt w:val="bullet"/>
      <w:lvlText w:val=""/>
      <w:lvlJc w:val="left"/>
      <w:pPr>
        <w:tabs>
          <w:tab w:val="num" w:pos="5040"/>
        </w:tabs>
        <w:ind w:left="5040" w:hanging="360"/>
      </w:pPr>
      <w:rPr>
        <w:rFonts w:ascii="Wingdings" w:hAnsi="Wingdings" w:hint="default"/>
      </w:rPr>
    </w:lvl>
    <w:lvl w:ilvl="7" w:tplc="C30C45EC" w:tentative="1">
      <w:start w:val="1"/>
      <w:numFmt w:val="bullet"/>
      <w:lvlText w:val=""/>
      <w:lvlJc w:val="left"/>
      <w:pPr>
        <w:tabs>
          <w:tab w:val="num" w:pos="5760"/>
        </w:tabs>
        <w:ind w:left="5760" w:hanging="360"/>
      </w:pPr>
      <w:rPr>
        <w:rFonts w:ascii="Wingdings" w:hAnsi="Wingdings" w:hint="default"/>
      </w:rPr>
    </w:lvl>
    <w:lvl w:ilvl="8" w:tplc="FAA8A38A" w:tentative="1">
      <w:start w:val="1"/>
      <w:numFmt w:val="bullet"/>
      <w:lvlText w:val=""/>
      <w:lvlJc w:val="left"/>
      <w:pPr>
        <w:tabs>
          <w:tab w:val="num" w:pos="6480"/>
        </w:tabs>
        <w:ind w:left="6480" w:hanging="360"/>
      </w:pPr>
      <w:rPr>
        <w:rFonts w:ascii="Wingdings" w:hAnsi="Wingdings" w:hint="default"/>
      </w:rPr>
    </w:lvl>
  </w:abstractNum>
  <w:abstractNum w:abstractNumId="119" w15:restartNumberingAfterBreak="0">
    <w:nsid w:val="1B0F5125"/>
    <w:multiLevelType w:val="hybridMultilevel"/>
    <w:tmpl w:val="A1FEFA8C"/>
    <w:lvl w:ilvl="0" w:tplc="5F0CEA22">
      <w:start w:val="1"/>
      <w:numFmt w:val="bullet"/>
      <w:lvlText w:val=""/>
      <w:lvlJc w:val="left"/>
      <w:pPr>
        <w:tabs>
          <w:tab w:val="num" w:pos="720"/>
        </w:tabs>
        <w:ind w:left="720" w:hanging="360"/>
      </w:pPr>
      <w:rPr>
        <w:rFonts w:ascii="Wingdings 3" w:hAnsi="Wingdings 3" w:hint="default"/>
      </w:rPr>
    </w:lvl>
    <w:lvl w:ilvl="1" w:tplc="BD1A3716" w:tentative="1">
      <w:start w:val="1"/>
      <w:numFmt w:val="bullet"/>
      <w:lvlText w:val=""/>
      <w:lvlJc w:val="left"/>
      <w:pPr>
        <w:tabs>
          <w:tab w:val="num" w:pos="1440"/>
        </w:tabs>
        <w:ind w:left="1440" w:hanging="360"/>
      </w:pPr>
      <w:rPr>
        <w:rFonts w:ascii="Wingdings 3" w:hAnsi="Wingdings 3" w:hint="default"/>
      </w:rPr>
    </w:lvl>
    <w:lvl w:ilvl="2" w:tplc="B63CC5BC" w:tentative="1">
      <w:start w:val="1"/>
      <w:numFmt w:val="bullet"/>
      <w:lvlText w:val=""/>
      <w:lvlJc w:val="left"/>
      <w:pPr>
        <w:tabs>
          <w:tab w:val="num" w:pos="2160"/>
        </w:tabs>
        <w:ind w:left="2160" w:hanging="360"/>
      </w:pPr>
      <w:rPr>
        <w:rFonts w:ascii="Wingdings 3" w:hAnsi="Wingdings 3" w:hint="default"/>
      </w:rPr>
    </w:lvl>
    <w:lvl w:ilvl="3" w:tplc="75FCCE78" w:tentative="1">
      <w:start w:val="1"/>
      <w:numFmt w:val="bullet"/>
      <w:lvlText w:val=""/>
      <w:lvlJc w:val="left"/>
      <w:pPr>
        <w:tabs>
          <w:tab w:val="num" w:pos="2880"/>
        </w:tabs>
        <w:ind w:left="2880" w:hanging="360"/>
      </w:pPr>
      <w:rPr>
        <w:rFonts w:ascii="Wingdings 3" w:hAnsi="Wingdings 3" w:hint="default"/>
      </w:rPr>
    </w:lvl>
    <w:lvl w:ilvl="4" w:tplc="5B5A1098" w:tentative="1">
      <w:start w:val="1"/>
      <w:numFmt w:val="bullet"/>
      <w:lvlText w:val=""/>
      <w:lvlJc w:val="left"/>
      <w:pPr>
        <w:tabs>
          <w:tab w:val="num" w:pos="3600"/>
        </w:tabs>
        <w:ind w:left="3600" w:hanging="360"/>
      </w:pPr>
      <w:rPr>
        <w:rFonts w:ascii="Wingdings 3" w:hAnsi="Wingdings 3" w:hint="default"/>
      </w:rPr>
    </w:lvl>
    <w:lvl w:ilvl="5" w:tplc="1A9AF478" w:tentative="1">
      <w:start w:val="1"/>
      <w:numFmt w:val="bullet"/>
      <w:lvlText w:val=""/>
      <w:lvlJc w:val="left"/>
      <w:pPr>
        <w:tabs>
          <w:tab w:val="num" w:pos="4320"/>
        </w:tabs>
        <w:ind w:left="4320" w:hanging="360"/>
      </w:pPr>
      <w:rPr>
        <w:rFonts w:ascii="Wingdings 3" w:hAnsi="Wingdings 3" w:hint="default"/>
      </w:rPr>
    </w:lvl>
    <w:lvl w:ilvl="6" w:tplc="5608D416" w:tentative="1">
      <w:start w:val="1"/>
      <w:numFmt w:val="bullet"/>
      <w:lvlText w:val=""/>
      <w:lvlJc w:val="left"/>
      <w:pPr>
        <w:tabs>
          <w:tab w:val="num" w:pos="5040"/>
        </w:tabs>
        <w:ind w:left="5040" w:hanging="360"/>
      </w:pPr>
      <w:rPr>
        <w:rFonts w:ascii="Wingdings 3" w:hAnsi="Wingdings 3" w:hint="default"/>
      </w:rPr>
    </w:lvl>
    <w:lvl w:ilvl="7" w:tplc="E9C27DA2" w:tentative="1">
      <w:start w:val="1"/>
      <w:numFmt w:val="bullet"/>
      <w:lvlText w:val=""/>
      <w:lvlJc w:val="left"/>
      <w:pPr>
        <w:tabs>
          <w:tab w:val="num" w:pos="5760"/>
        </w:tabs>
        <w:ind w:left="5760" w:hanging="360"/>
      </w:pPr>
      <w:rPr>
        <w:rFonts w:ascii="Wingdings 3" w:hAnsi="Wingdings 3" w:hint="default"/>
      </w:rPr>
    </w:lvl>
    <w:lvl w:ilvl="8" w:tplc="30C09644" w:tentative="1">
      <w:start w:val="1"/>
      <w:numFmt w:val="bullet"/>
      <w:lvlText w:val=""/>
      <w:lvlJc w:val="left"/>
      <w:pPr>
        <w:tabs>
          <w:tab w:val="num" w:pos="6480"/>
        </w:tabs>
        <w:ind w:left="6480" w:hanging="360"/>
      </w:pPr>
      <w:rPr>
        <w:rFonts w:ascii="Wingdings 3" w:hAnsi="Wingdings 3" w:hint="default"/>
      </w:rPr>
    </w:lvl>
  </w:abstractNum>
  <w:abstractNum w:abstractNumId="120" w15:restartNumberingAfterBreak="0">
    <w:nsid w:val="1B3F76A5"/>
    <w:multiLevelType w:val="hybridMultilevel"/>
    <w:tmpl w:val="E4260BB0"/>
    <w:lvl w:ilvl="0" w:tplc="9C4EE5B4">
      <w:start w:val="1"/>
      <w:numFmt w:val="bullet"/>
      <w:lvlText w:val=""/>
      <w:lvlJc w:val="left"/>
      <w:pPr>
        <w:tabs>
          <w:tab w:val="num" w:pos="720"/>
        </w:tabs>
        <w:ind w:left="720" w:hanging="360"/>
      </w:pPr>
      <w:rPr>
        <w:rFonts w:ascii="Wingdings 2" w:hAnsi="Wingdings 2" w:hint="default"/>
      </w:rPr>
    </w:lvl>
    <w:lvl w:ilvl="1" w:tplc="D87A39FA" w:tentative="1">
      <w:start w:val="1"/>
      <w:numFmt w:val="bullet"/>
      <w:lvlText w:val=""/>
      <w:lvlJc w:val="left"/>
      <w:pPr>
        <w:tabs>
          <w:tab w:val="num" w:pos="1440"/>
        </w:tabs>
        <w:ind w:left="1440" w:hanging="360"/>
      </w:pPr>
      <w:rPr>
        <w:rFonts w:ascii="Wingdings 2" w:hAnsi="Wingdings 2" w:hint="default"/>
      </w:rPr>
    </w:lvl>
    <w:lvl w:ilvl="2" w:tplc="AF32B5FC" w:tentative="1">
      <w:start w:val="1"/>
      <w:numFmt w:val="bullet"/>
      <w:lvlText w:val=""/>
      <w:lvlJc w:val="left"/>
      <w:pPr>
        <w:tabs>
          <w:tab w:val="num" w:pos="2160"/>
        </w:tabs>
        <w:ind w:left="2160" w:hanging="360"/>
      </w:pPr>
      <w:rPr>
        <w:rFonts w:ascii="Wingdings 2" w:hAnsi="Wingdings 2" w:hint="default"/>
      </w:rPr>
    </w:lvl>
    <w:lvl w:ilvl="3" w:tplc="0B644D80" w:tentative="1">
      <w:start w:val="1"/>
      <w:numFmt w:val="bullet"/>
      <w:lvlText w:val=""/>
      <w:lvlJc w:val="left"/>
      <w:pPr>
        <w:tabs>
          <w:tab w:val="num" w:pos="2880"/>
        </w:tabs>
        <w:ind w:left="2880" w:hanging="360"/>
      </w:pPr>
      <w:rPr>
        <w:rFonts w:ascii="Wingdings 2" w:hAnsi="Wingdings 2" w:hint="default"/>
      </w:rPr>
    </w:lvl>
    <w:lvl w:ilvl="4" w:tplc="762260FC" w:tentative="1">
      <w:start w:val="1"/>
      <w:numFmt w:val="bullet"/>
      <w:lvlText w:val=""/>
      <w:lvlJc w:val="left"/>
      <w:pPr>
        <w:tabs>
          <w:tab w:val="num" w:pos="3600"/>
        </w:tabs>
        <w:ind w:left="3600" w:hanging="360"/>
      </w:pPr>
      <w:rPr>
        <w:rFonts w:ascii="Wingdings 2" w:hAnsi="Wingdings 2" w:hint="default"/>
      </w:rPr>
    </w:lvl>
    <w:lvl w:ilvl="5" w:tplc="2AA45E04" w:tentative="1">
      <w:start w:val="1"/>
      <w:numFmt w:val="bullet"/>
      <w:lvlText w:val=""/>
      <w:lvlJc w:val="left"/>
      <w:pPr>
        <w:tabs>
          <w:tab w:val="num" w:pos="4320"/>
        </w:tabs>
        <w:ind w:left="4320" w:hanging="360"/>
      </w:pPr>
      <w:rPr>
        <w:rFonts w:ascii="Wingdings 2" w:hAnsi="Wingdings 2" w:hint="default"/>
      </w:rPr>
    </w:lvl>
    <w:lvl w:ilvl="6" w:tplc="5E7053E0" w:tentative="1">
      <w:start w:val="1"/>
      <w:numFmt w:val="bullet"/>
      <w:lvlText w:val=""/>
      <w:lvlJc w:val="left"/>
      <w:pPr>
        <w:tabs>
          <w:tab w:val="num" w:pos="5040"/>
        </w:tabs>
        <w:ind w:left="5040" w:hanging="360"/>
      </w:pPr>
      <w:rPr>
        <w:rFonts w:ascii="Wingdings 2" w:hAnsi="Wingdings 2" w:hint="default"/>
      </w:rPr>
    </w:lvl>
    <w:lvl w:ilvl="7" w:tplc="2D1C0E62" w:tentative="1">
      <w:start w:val="1"/>
      <w:numFmt w:val="bullet"/>
      <w:lvlText w:val=""/>
      <w:lvlJc w:val="left"/>
      <w:pPr>
        <w:tabs>
          <w:tab w:val="num" w:pos="5760"/>
        </w:tabs>
        <w:ind w:left="5760" w:hanging="360"/>
      </w:pPr>
      <w:rPr>
        <w:rFonts w:ascii="Wingdings 2" w:hAnsi="Wingdings 2" w:hint="default"/>
      </w:rPr>
    </w:lvl>
    <w:lvl w:ilvl="8" w:tplc="015EAC0E" w:tentative="1">
      <w:start w:val="1"/>
      <w:numFmt w:val="bullet"/>
      <w:lvlText w:val=""/>
      <w:lvlJc w:val="left"/>
      <w:pPr>
        <w:tabs>
          <w:tab w:val="num" w:pos="6480"/>
        </w:tabs>
        <w:ind w:left="6480" w:hanging="360"/>
      </w:pPr>
      <w:rPr>
        <w:rFonts w:ascii="Wingdings 2" w:hAnsi="Wingdings 2" w:hint="default"/>
      </w:rPr>
    </w:lvl>
  </w:abstractNum>
  <w:abstractNum w:abstractNumId="121" w15:restartNumberingAfterBreak="0">
    <w:nsid w:val="1B3F7BFF"/>
    <w:multiLevelType w:val="hybridMultilevel"/>
    <w:tmpl w:val="6C881504"/>
    <w:lvl w:ilvl="0" w:tplc="AB0A3A7E">
      <w:start w:val="1"/>
      <w:numFmt w:val="bullet"/>
      <w:lvlText w:val="•"/>
      <w:lvlJc w:val="left"/>
      <w:pPr>
        <w:tabs>
          <w:tab w:val="num" w:pos="720"/>
        </w:tabs>
        <w:ind w:left="720" w:hanging="360"/>
      </w:pPr>
      <w:rPr>
        <w:rFonts w:ascii="Arial" w:hAnsi="Arial" w:hint="default"/>
      </w:rPr>
    </w:lvl>
    <w:lvl w:ilvl="1" w:tplc="5B925874" w:tentative="1">
      <w:start w:val="1"/>
      <w:numFmt w:val="bullet"/>
      <w:lvlText w:val="•"/>
      <w:lvlJc w:val="left"/>
      <w:pPr>
        <w:tabs>
          <w:tab w:val="num" w:pos="1440"/>
        </w:tabs>
        <w:ind w:left="1440" w:hanging="360"/>
      </w:pPr>
      <w:rPr>
        <w:rFonts w:ascii="Arial" w:hAnsi="Arial" w:hint="default"/>
      </w:rPr>
    </w:lvl>
    <w:lvl w:ilvl="2" w:tplc="F3F45762" w:tentative="1">
      <w:start w:val="1"/>
      <w:numFmt w:val="bullet"/>
      <w:lvlText w:val="•"/>
      <w:lvlJc w:val="left"/>
      <w:pPr>
        <w:tabs>
          <w:tab w:val="num" w:pos="2160"/>
        </w:tabs>
        <w:ind w:left="2160" w:hanging="360"/>
      </w:pPr>
      <w:rPr>
        <w:rFonts w:ascii="Arial" w:hAnsi="Arial" w:hint="default"/>
      </w:rPr>
    </w:lvl>
    <w:lvl w:ilvl="3" w:tplc="B6A2E160" w:tentative="1">
      <w:start w:val="1"/>
      <w:numFmt w:val="bullet"/>
      <w:lvlText w:val="•"/>
      <w:lvlJc w:val="left"/>
      <w:pPr>
        <w:tabs>
          <w:tab w:val="num" w:pos="2880"/>
        </w:tabs>
        <w:ind w:left="2880" w:hanging="360"/>
      </w:pPr>
      <w:rPr>
        <w:rFonts w:ascii="Arial" w:hAnsi="Arial" w:hint="default"/>
      </w:rPr>
    </w:lvl>
    <w:lvl w:ilvl="4" w:tplc="DAEAE2A0" w:tentative="1">
      <w:start w:val="1"/>
      <w:numFmt w:val="bullet"/>
      <w:lvlText w:val="•"/>
      <w:lvlJc w:val="left"/>
      <w:pPr>
        <w:tabs>
          <w:tab w:val="num" w:pos="3600"/>
        </w:tabs>
        <w:ind w:left="3600" w:hanging="360"/>
      </w:pPr>
      <w:rPr>
        <w:rFonts w:ascii="Arial" w:hAnsi="Arial" w:hint="default"/>
      </w:rPr>
    </w:lvl>
    <w:lvl w:ilvl="5" w:tplc="CCE273CE" w:tentative="1">
      <w:start w:val="1"/>
      <w:numFmt w:val="bullet"/>
      <w:lvlText w:val="•"/>
      <w:lvlJc w:val="left"/>
      <w:pPr>
        <w:tabs>
          <w:tab w:val="num" w:pos="4320"/>
        </w:tabs>
        <w:ind w:left="4320" w:hanging="360"/>
      </w:pPr>
      <w:rPr>
        <w:rFonts w:ascii="Arial" w:hAnsi="Arial" w:hint="default"/>
      </w:rPr>
    </w:lvl>
    <w:lvl w:ilvl="6" w:tplc="05E2EF4E" w:tentative="1">
      <w:start w:val="1"/>
      <w:numFmt w:val="bullet"/>
      <w:lvlText w:val="•"/>
      <w:lvlJc w:val="left"/>
      <w:pPr>
        <w:tabs>
          <w:tab w:val="num" w:pos="5040"/>
        </w:tabs>
        <w:ind w:left="5040" w:hanging="360"/>
      </w:pPr>
      <w:rPr>
        <w:rFonts w:ascii="Arial" w:hAnsi="Arial" w:hint="default"/>
      </w:rPr>
    </w:lvl>
    <w:lvl w:ilvl="7" w:tplc="3762F912" w:tentative="1">
      <w:start w:val="1"/>
      <w:numFmt w:val="bullet"/>
      <w:lvlText w:val="•"/>
      <w:lvlJc w:val="left"/>
      <w:pPr>
        <w:tabs>
          <w:tab w:val="num" w:pos="5760"/>
        </w:tabs>
        <w:ind w:left="5760" w:hanging="360"/>
      </w:pPr>
      <w:rPr>
        <w:rFonts w:ascii="Arial" w:hAnsi="Arial" w:hint="default"/>
      </w:rPr>
    </w:lvl>
    <w:lvl w:ilvl="8" w:tplc="BE3EFE52" w:tentative="1">
      <w:start w:val="1"/>
      <w:numFmt w:val="bullet"/>
      <w:lvlText w:val="•"/>
      <w:lvlJc w:val="left"/>
      <w:pPr>
        <w:tabs>
          <w:tab w:val="num" w:pos="6480"/>
        </w:tabs>
        <w:ind w:left="6480" w:hanging="360"/>
      </w:pPr>
      <w:rPr>
        <w:rFonts w:ascii="Arial" w:hAnsi="Arial" w:hint="default"/>
      </w:rPr>
    </w:lvl>
  </w:abstractNum>
  <w:abstractNum w:abstractNumId="122" w15:restartNumberingAfterBreak="0">
    <w:nsid w:val="1B454E0E"/>
    <w:multiLevelType w:val="hybridMultilevel"/>
    <w:tmpl w:val="5B0406D4"/>
    <w:lvl w:ilvl="0" w:tplc="4B3246EA">
      <w:start w:val="1"/>
      <w:numFmt w:val="bullet"/>
      <w:lvlText w:val="•"/>
      <w:lvlJc w:val="left"/>
      <w:pPr>
        <w:tabs>
          <w:tab w:val="num" w:pos="720"/>
        </w:tabs>
        <w:ind w:left="720" w:hanging="360"/>
      </w:pPr>
      <w:rPr>
        <w:rFonts w:ascii="Arial" w:hAnsi="Arial" w:hint="default"/>
      </w:rPr>
    </w:lvl>
    <w:lvl w:ilvl="1" w:tplc="CD3C1390" w:tentative="1">
      <w:start w:val="1"/>
      <w:numFmt w:val="bullet"/>
      <w:lvlText w:val="•"/>
      <w:lvlJc w:val="left"/>
      <w:pPr>
        <w:tabs>
          <w:tab w:val="num" w:pos="1440"/>
        </w:tabs>
        <w:ind w:left="1440" w:hanging="360"/>
      </w:pPr>
      <w:rPr>
        <w:rFonts w:ascii="Arial" w:hAnsi="Arial" w:hint="default"/>
      </w:rPr>
    </w:lvl>
    <w:lvl w:ilvl="2" w:tplc="DBF86A04" w:tentative="1">
      <w:start w:val="1"/>
      <w:numFmt w:val="bullet"/>
      <w:lvlText w:val="•"/>
      <w:lvlJc w:val="left"/>
      <w:pPr>
        <w:tabs>
          <w:tab w:val="num" w:pos="2160"/>
        </w:tabs>
        <w:ind w:left="2160" w:hanging="360"/>
      </w:pPr>
      <w:rPr>
        <w:rFonts w:ascii="Arial" w:hAnsi="Arial" w:hint="default"/>
      </w:rPr>
    </w:lvl>
    <w:lvl w:ilvl="3" w:tplc="AFCA6478" w:tentative="1">
      <w:start w:val="1"/>
      <w:numFmt w:val="bullet"/>
      <w:lvlText w:val="•"/>
      <w:lvlJc w:val="left"/>
      <w:pPr>
        <w:tabs>
          <w:tab w:val="num" w:pos="2880"/>
        </w:tabs>
        <w:ind w:left="2880" w:hanging="360"/>
      </w:pPr>
      <w:rPr>
        <w:rFonts w:ascii="Arial" w:hAnsi="Arial" w:hint="default"/>
      </w:rPr>
    </w:lvl>
    <w:lvl w:ilvl="4" w:tplc="E384DA88" w:tentative="1">
      <w:start w:val="1"/>
      <w:numFmt w:val="bullet"/>
      <w:lvlText w:val="•"/>
      <w:lvlJc w:val="left"/>
      <w:pPr>
        <w:tabs>
          <w:tab w:val="num" w:pos="3600"/>
        </w:tabs>
        <w:ind w:left="3600" w:hanging="360"/>
      </w:pPr>
      <w:rPr>
        <w:rFonts w:ascii="Arial" w:hAnsi="Arial" w:hint="default"/>
      </w:rPr>
    </w:lvl>
    <w:lvl w:ilvl="5" w:tplc="1E12FF26" w:tentative="1">
      <w:start w:val="1"/>
      <w:numFmt w:val="bullet"/>
      <w:lvlText w:val="•"/>
      <w:lvlJc w:val="left"/>
      <w:pPr>
        <w:tabs>
          <w:tab w:val="num" w:pos="4320"/>
        </w:tabs>
        <w:ind w:left="4320" w:hanging="360"/>
      </w:pPr>
      <w:rPr>
        <w:rFonts w:ascii="Arial" w:hAnsi="Arial" w:hint="default"/>
      </w:rPr>
    </w:lvl>
    <w:lvl w:ilvl="6" w:tplc="F25C3C6E" w:tentative="1">
      <w:start w:val="1"/>
      <w:numFmt w:val="bullet"/>
      <w:lvlText w:val="•"/>
      <w:lvlJc w:val="left"/>
      <w:pPr>
        <w:tabs>
          <w:tab w:val="num" w:pos="5040"/>
        </w:tabs>
        <w:ind w:left="5040" w:hanging="360"/>
      </w:pPr>
      <w:rPr>
        <w:rFonts w:ascii="Arial" w:hAnsi="Arial" w:hint="default"/>
      </w:rPr>
    </w:lvl>
    <w:lvl w:ilvl="7" w:tplc="90BCF9CC" w:tentative="1">
      <w:start w:val="1"/>
      <w:numFmt w:val="bullet"/>
      <w:lvlText w:val="•"/>
      <w:lvlJc w:val="left"/>
      <w:pPr>
        <w:tabs>
          <w:tab w:val="num" w:pos="5760"/>
        </w:tabs>
        <w:ind w:left="5760" w:hanging="360"/>
      </w:pPr>
      <w:rPr>
        <w:rFonts w:ascii="Arial" w:hAnsi="Arial" w:hint="default"/>
      </w:rPr>
    </w:lvl>
    <w:lvl w:ilvl="8" w:tplc="A6E8BA9A" w:tentative="1">
      <w:start w:val="1"/>
      <w:numFmt w:val="bullet"/>
      <w:lvlText w:val="•"/>
      <w:lvlJc w:val="left"/>
      <w:pPr>
        <w:tabs>
          <w:tab w:val="num" w:pos="6480"/>
        </w:tabs>
        <w:ind w:left="6480" w:hanging="360"/>
      </w:pPr>
      <w:rPr>
        <w:rFonts w:ascii="Arial" w:hAnsi="Arial" w:hint="default"/>
      </w:rPr>
    </w:lvl>
  </w:abstractNum>
  <w:abstractNum w:abstractNumId="123" w15:restartNumberingAfterBreak="0">
    <w:nsid w:val="1B512FE1"/>
    <w:multiLevelType w:val="hybridMultilevel"/>
    <w:tmpl w:val="02DAB0AC"/>
    <w:lvl w:ilvl="0" w:tplc="4036D368">
      <w:start w:val="2"/>
      <w:numFmt w:val="decimal"/>
      <w:lvlText w:val="%1."/>
      <w:lvlJc w:val="left"/>
      <w:pPr>
        <w:tabs>
          <w:tab w:val="num" w:pos="720"/>
        </w:tabs>
        <w:ind w:left="720" w:hanging="360"/>
      </w:pPr>
    </w:lvl>
    <w:lvl w:ilvl="1" w:tplc="CBF4C766" w:tentative="1">
      <w:start w:val="1"/>
      <w:numFmt w:val="decimal"/>
      <w:lvlText w:val="%2."/>
      <w:lvlJc w:val="left"/>
      <w:pPr>
        <w:tabs>
          <w:tab w:val="num" w:pos="1440"/>
        </w:tabs>
        <w:ind w:left="1440" w:hanging="360"/>
      </w:pPr>
    </w:lvl>
    <w:lvl w:ilvl="2" w:tplc="2EE6AD10" w:tentative="1">
      <w:start w:val="1"/>
      <w:numFmt w:val="decimal"/>
      <w:lvlText w:val="%3."/>
      <w:lvlJc w:val="left"/>
      <w:pPr>
        <w:tabs>
          <w:tab w:val="num" w:pos="2160"/>
        </w:tabs>
        <w:ind w:left="2160" w:hanging="360"/>
      </w:pPr>
    </w:lvl>
    <w:lvl w:ilvl="3" w:tplc="D4F2FAB6" w:tentative="1">
      <w:start w:val="1"/>
      <w:numFmt w:val="decimal"/>
      <w:lvlText w:val="%4."/>
      <w:lvlJc w:val="left"/>
      <w:pPr>
        <w:tabs>
          <w:tab w:val="num" w:pos="2880"/>
        </w:tabs>
        <w:ind w:left="2880" w:hanging="360"/>
      </w:pPr>
    </w:lvl>
    <w:lvl w:ilvl="4" w:tplc="CABE89FA" w:tentative="1">
      <w:start w:val="1"/>
      <w:numFmt w:val="decimal"/>
      <w:lvlText w:val="%5."/>
      <w:lvlJc w:val="left"/>
      <w:pPr>
        <w:tabs>
          <w:tab w:val="num" w:pos="3600"/>
        </w:tabs>
        <w:ind w:left="3600" w:hanging="360"/>
      </w:pPr>
    </w:lvl>
    <w:lvl w:ilvl="5" w:tplc="ABDA446E" w:tentative="1">
      <w:start w:val="1"/>
      <w:numFmt w:val="decimal"/>
      <w:lvlText w:val="%6."/>
      <w:lvlJc w:val="left"/>
      <w:pPr>
        <w:tabs>
          <w:tab w:val="num" w:pos="4320"/>
        </w:tabs>
        <w:ind w:left="4320" w:hanging="360"/>
      </w:pPr>
    </w:lvl>
    <w:lvl w:ilvl="6" w:tplc="8892D9C4" w:tentative="1">
      <w:start w:val="1"/>
      <w:numFmt w:val="decimal"/>
      <w:lvlText w:val="%7."/>
      <w:lvlJc w:val="left"/>
      <w:pPr>
        <w:tabs>
          <w:tab w:val="num" w:pos="5040"/>
        </w:tabs>
        <w:ind w:left="5040" w:hanging="360"/>
      </w:pPr>
    </w:lvl>
    <w:lvl w:ilvl="7" w:tplc="C87E2EFC" w:tentative="1">
      <w:start w:val="1"/>
      <w:numFmt w:val="decimal"/>
      <w:lvlText w:val="%8."/>
      <w:lvlJc w:val="left"/>
      <w:pPr>
        <w:tabs>
          <w:tab w:val="num" w:pos="5760"/>
        </w:tabs>
        <w:ind w:left="5760" w:hanging="360"/>
      </w:pPr>
    </w:lvl>
    <w:lvl w:ilvl="8" w:tplc="E0B2AE7A" w:tentative="1">
      <w:start w:val="1"/>
      <w:numFmt w:val="decimal"/>
      <w:lvlText w:val="%9."/>
      <w:lvlJc w:val="left"/>
      <w:pPr>
        <w:tabs>
          <w:tab w:val="num" w:pos="6480"/>
        </w:tabs>
        <w:ind w:left="6480" w:hanging="360"/>
      </w:pPr>
    </w:lvl>
  </w:abstractNum>
  <w:abstractNum w:abstractNumId="124" w15:restartNumberingAfterBreak="0">
    <w:nsid w:val="1B8F0339"/>
    <w:multiLevelType w:val="hybridMultilevel"/>
    <w:tmpl w:val="C23E448C"/>
    <w:lvl w:ilvl="0" w:tplc="2ABCD586">
      <w:start w:val="1"/>
      <w:numFmt w:val="bullet"/>
      <w:lvlText w:val=""/>
      <w:lvlJc w:val="left"/>
      <w:pPr>
        <w:tabs>
          <w:tab w:val="num" w:pos="720"/>
        </w:tabs>
        <w:ind w:left="720" w:hanging="360"/>
      </w:pPr>
      <w:rPr>
        <w:rFonts w:ascii="Wingdings" w:hAnsi="Wingdings" w:hint="default"/>
      </w:rPr>
    </w:lvl>
    <w:lvl w:ilvl="1" w:tplc="0D1ADD5E" w:tentative="1">
      <w:start w:val="1"/>
      <w:numFmt w:val="bullet"/>
      <w:lvlText w:val=""/>
      <w:lvlJc w:val="left"/>
      <w:pPr>
        <w:tabs>
          <w:tab w:val="num" w:pos="1440"/>
        </w:tabs>
        <w:ind w:left="1440" w:hanging="360"/>
      </w:pPr>
      <w:rPr>
        <w:rFonts w:ascii="Wingdings" w:hAnsi="Wingdings" w:hint="default"/>
      </w:rPr>
    </w:lvl>
    <w:lvl w:ilvl="2" w:tplc="E7009DC4" w:tentative="1">
      <w:start w:val="1"/>
      <w:numFmt w:val="bullet"/>
      <w:lvlText w:val=""/>
      <w:lvlJc w:val="left"/>
      <w:pPr>
        <w:tabs>
          <w:tab w:val="num" w:pos="2160"/>
        </w:tabs>
        <w:ind w:left="2160" w:hanging="360"/>
      </w:pPr>
      <w:rPr>
        <w:rFonts w:ascii="Wingdings" w:hAnsi="Wingdings" w:hint="default"/>
      </w:rPr>
    </w:lvl>
    <w:lvl w:ilvl="3" w:tplc="F426D6AE" w:tentative="1">
      <w:start w:val="1"/>
      <w:numFmt w:val="bullet"/>
      <w:lvlText w:val=""/>
      <w:lvlJc w:val="left"/>
      <w:pPr>
        <w:tabs>
          <w:tab w:val="num" w:pos="2880"/>
        </w:tabs>
        <w:ind w:left="2880" w:hanging="360"/>
      </w:pPr>
      <w:rPr>
        <w:rFonts w:ascii="Wingdings" w:hAnsi="Wingdings" w:hint="default"/>
      </w:rPr>
    </w:lvl>
    <w:lvl w:ilvl="4" w:tplc="62EC8816" w:tentative="1">
      <w:start w:val="1"/>
      <w:numFmt w:val="bullet"/>
      <w:lvlText w:val=""/>
      <w:lvlJc w:val="left"/>
      <w:pPr>
        <w:tabs>
          <w:tab w:val="num" w:pos="3600"/>
        </w:tabs>
        <w:ind w:left="3600" w:hanging="360"/>
      </w:pPr>
      <w:rPr>
        <w:rFonts w:ascii="Wingdings" w:hAnsi="Wingdings" w:hint="default"/>
      </w:rPr>
    </w:lvl>
    <w:lvl w:ilvl="5" w:tplc="1532776E" w:tentative="1">
      <w:start w:val="1"/>
      <w:numFmt w:val="bullet"/>
      <w:lvlText w:val=""/>
      <w:lvlJc w:val="left"/>
      <w:pPr>
        <w:tabs>
          <w:tab w:val="num" w:pos="4320"/>
        </w:tabs>
        <w:ind w:left="4320" w:hanging="360"/>
      </w:pPr>
      <w:rPr>
        <w:rFonts w:ascii="Wingdings" w:hAnsi="Wingdings" w:hint="default"/>
      </w:rPr>
    </w:lvl>
    <w:lvl w:ilvl="6" w:tplc="1F2A0DDE" w:tentative="1">
      <w:start w:val="1"/>
      <w:numFmt w:val="bullet"/>
      <w:lvlText w:val=""/>
      <w:lvlJc w:val="left"/>
      <w:pPr>
        <w:tabs>
          <w:tab w:val="num" w:pos="5040"/>
        </w:tabs>
        <w:ind w:left="5040" w:hanging="360"/>
      </w:pPr>
      <w:rPr>
        <w:rFonts w:ascii="Wingdings" w:hAnsi="Wingdings" w:hint="default"/>
      </w:rPr>
    </w:lvl>
    <w:lvl w:ilvl="7" w:tplc="827A0172" w:tentative="1">
      <w:start w:val="1"/>
      <w:numFmt w:val="bullet"/>
      <w:lvlText w:val=""/>
      <w:lvlJc w:val="left"/>
      <w:pPr>
        <w:tabs>
          <w:tab w:val="num" w:pos="5760"/>
        </w:tabs>
        <w:ind w:left="5760" w:hanging="360"/>
      </w:pPr>
      <w:rPr>
        <w:rFonts w:ascii="Wingdings" w:hAnsi="Wingdings" w:hint="default"/>
      </w:rPr>
    </w:lvl>
    <w:lvl w:ilvl="8" w:tplc="E14E000A" w:tentative="1">
      <w:start w:val="1"/>
      <w:numFmt w:val="bullet"/>
      <w:lvlText w:val=""/>
      <w:lvlJc w:val="left"/>
      <w:pPr>
        <w:tabs>
          <w:tab w:val="num" w:pos="6480"/>
        </w:tabs>
        <w:ind w:left="6480" w:hanging="360"/>
      </w:pPr>
      <w:rPr>
        <w:rFonts w:ascii="Wingdings" w:hAnsi="Wingdings" w:hint="default"/>
      </w:rPr>
    </w:lvl>
  </w:abstractNum>
  <w:abstractNum w:abstractNumId="125" w15:restartNumberingAfterBreak="0">
    <w:nsid w:val="1B925F0F"/>
    <w:multiLevelType w:val="hybridMultilevel"/>
    <w:tmpl w:val="FD80B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6" w15:restartNumberingAfterBreak="0">
    <w:nsid w:val="1BA70949"/>
    <w:multiLevelType w:val="hybridMultilevel"/>
    <w:tmpl w:val="FFFFFFFF"/>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1BB76918"/>
    <w:multiLevelType w:val="multilevel"/>
    <w:tmpl w:val="3A9A92F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Jc w:val="left"/>
      <w:pPr>
        <w:tabs>
          <w:tab w:val="num" w:pos="2340"/>
        </w:tabs>
        <w:ind w:left="2160" w:hanging="180"/>
      </w:pPr>
      <w:rPr>
        <w:rFonts w:ascii="Symbol" w:hAnsi="Symbol" w:hint="default"/>
        <w:color w:val="auto"/>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128" w15:restartNumberingAfterBreak="0">
    <w:nsid w:val="1BCE6F1A"/>
    <w:multiLevelType w:val="hybridMultilevel"/>
    <w:tmpl w:val="5162A21E"/>
    <w:lvl w:ilvl="0" w:tplc="38DA8C0C">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1BEF44CE"/>
    <w:multiLevelType w:val="hybridMultilevel"/>
    <w:tmpl w:val="FFFFFFFF"/>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0" w15:restartNumberingAfterBreak="0">
    <w:nsid w:val="1C89612B"/>
    <w:multiLevelType w:val="hybridMultilevel"/>
    <w:tmpl w:val="E67CDED2"/>
    <w:lvl w:ilvl="0" w:tplc="AF921FAE">
      <w:start w:val="1"/>
      <w:numFmt w:val="bullet"/>
      <w:lvlText w:val=""/>
      <w:lvlJc w:val="left"/>
      <w:pPr>
        <w:tabs>
          <w:tab w:val="num" w:pos="720"/>
        </w:tabs>
        <w:ind w:left="720" w:hanging="360"/>
      </w:pPr>
      <w:rPr>
        <w:rFonts w:ascii="Wingdings" w:hAnsi="Wingdings" w:hint="default"/>
      </w:rPr>
    </w:lvl>
    <w:lvl w:ilvl="1" w:tplc="961A0FEC">
      <w:numFmt w:val="bullet"/>
      <w:lvlText w:val=""/>
      <w:lvlJc w:val="left"/>
      <w:pPr>
        <w:tabs>
          <w:tab w:val="num" w:pos="1440"/>
        </w:tabs>
        <w:ind w:left="1440" w:hanging="360"/>
      </w:pPr>
      <w:rPr>
        <w:rFonts w:ascii="Wingdings" w:hAnsi="Wingdings" w:hint="default"/>
      </w:rPr>
    </w:lvl>
    <w:lvl w:ilvl="2" w:tplc="38EAD536" w:tentative="1">
      <w:start w:val="1"/>
      <w:numFmt w:val="bullet"/>
      <w:lvlText w:val=""/>
      <w:lvlJc w:val="left"/>
      <w:pPr>
        <w:tabs>
          <w:tab w:val="num" w:pos="2160"/>
        </w:tabs>
        <w:ind w:left="2160" w:hanging="360"/>
      </w:pPr>
      <w:rPr>
        <w:rFonts w:ascii="Wingdings" w:hAnsi="Wingdings" w:hint="default"/>
      </w:rPr>
    </w:lvl>
    <w:lvl w:ilvl="3" w:tplc="F30CD42A" w:tentative="1">
      <w:start w:val="1"/>
      <w:numFmt w:val="bullet"/>
      <w:lvlText w:val=""/>
      <w:lvlJc w:val="left"/>
      <w:pPr>
        <w:tabs>
          <w:tab w:val="num" w:pos="2880"/>
        </w:tabs>
        <w:ind w:left="2880" w:hanging="360"/>
      </w:pPr>
      <w:rPr>
        <w:rFonts w:ascii="Wingdings" w:hAnsi="Wingdings" w:hint="default"/>
      </w:rPr>
    </w:lvl>
    <w:lvl w:ilvl="4" w:tplc="106AF532" w:tentative="1">
      <w:start w:val="1"/>
      <w:numFmt w:val="bullet"/>
      <w:lvlText w:val=""/>
      <w:lvlJc w:val="left"/>
      <w:pPr>
        <w:tabs>
          <w:tab w:val="num" w:pos="3600"/>
        </w:tabs>
        <w:ind w:left="3600" w:hanging="360"/>
      </w:pPr>
      <w:rPr>
        <w:rFonts w:ascii="Wingdings" w:hAnsi="Wingdings" w:hint="default"/>
      </w:rPr>
    </w:lvl>
    <w:lvl w:ilvl="5" w:tplc="4258ABB0" w:tentative="1">
      <w:start w:val="1"/>
      <w:numFmt w:val="bullet"/>
      <w:lvlText w:val=""/>
      <w:lvlJc w:val="left"/>
      <w:pPr>
        <w:tabs>
          <w:tab w:val="num" w:pos="4320"/>
        </w:tabs>
        <w:ind w:left="4320" w:hanging="360"/>
      </w:pPr>
      <w:rPr>
        <w:rFonts w:ascii="Wingdings" w:hAnsi="Wingdings" w:hint="default"/>
      </w:rPr>
    </w:lvl>
    <w:lvl w:ilvl="6" w:tplc="0C64B3F4" w:tentative="1">
      <w:start w:val="1"/>
      <w:numFmt w:val="bullet"/>
      <w:lvlText w:val=""/>
      <w:lvlJc w:val="left"/>
      <w:pPr>
        <w:tabs>
          <w:tab w:val="num" w:pos="5040"/>
        </w:tabs>
        <w:ind w:left="5040" w:hanging="360"/>
      </w:pPr>
      <w:rPr>
        <w:rFonts w:ascii="Wingdings" w:hAnsi="Wingdings" w:hint="default"/>
      </w:rPr>
    </w:lvl>
    <w:lvl w:ilvl="7" w:tplc="0A5A91B2" w:tentative="1">
      <w:start w:val="1"/>
      <w:numFmt w:val="bullet"/>
      <w:lvlText w:val=""/>
      <w:lvlJc w:val="left"/>
      <w:pPr>
        <w:tabs>
          <w:tab w:val="num" w:pos="5760"/>
        </w:tabs>
        <w:ind w:left="5760" w:hanging="360"/>
      </w:pPr>
      <w:rPr>
        <w:rFonts w:ascii="Wingdings" w:hAnsi="Wingdings" w:hint="default"/>
      </w:rPr>
    </w:lvl>
    <w:lvl w:ilvl="8" w:tplc="E3DAE546" w:tentative="1">
      <w:start w:val="1"/>
      <w:numFmt w:val="bullet"/>
      <w:lvlText w:val=""/>
      <w:lvlJc w:val="left"/>
      <w:pPr>
        <w:tabs>
          <w:tab w:val="num" w:pos="6480"/>
        </w:tabs>
        <w:ind w:left="6480" w:hanging="360"/>
      </w:pPr>
      <w:rPr>
        <w:rFonts w:ascii="Wingdings" w:hAnsi="Wingdings" w:hint="default"/>
      </w:rPr>
    </w:lvl>
  </w:abstractNum>
  <w:abstractNum w:abstractNumId="131" w15:restartNumberingAfterBreak="0">
    <w:nsid w:val="1C94068D"/>
    <w:multiLevelType w:val="hybridMultilevel"/>
    <w:tmpl w:val="E41A4EFE"/>
    <w:lvl w:ilvl="0" w:tplc="CD0284B4">
      <w:start w:val="1"/>
      <w:numFmt w:val="bullet"/>
      <w:lvlText w:val=""/>
      <w:lvlJc w:val="left"/>
      <w:pPr>
        <w:tabs>
          <w:tab w:val="num" w:pos="720"/>
        </w:tabs>
        <w:ind w:left="720" w:hanging="360"/>
      </w:pPr>
      <w:rPr>
        <w:rFonts w:ascii="Wingdings" w:hAnsi="Wingdings" w:hint="default"/>
      </w:rPr>
    </w:lvl>
    <w:lvl w:ilvl="1" w:tplc="93B6583E" w:tentative="1">
      <w:start w:val="1"/>
      <w:numFmt w:val="bullet"/>
      <w:lvlText w:val=""/>
      <w:lvlJc w:val="left"/>
      <w:pPr>
        <w:tabs>
          <w:tab w:val="num" w:pos="1440"/>
        </w:tabs>
        <w:ind w:left="1440" w:hanging="360"/>
      </w:pPr>
      <w:rPr>
        <w:rFonts w:ascii="Wingdings" w:hAnsi="Wingdings" w:hint="default"/>
      </w:rPr>
    </w:lvl>
    <w:lvl w:ilvl="2" w:tplc="B4BC2298" w:tentative="1">
      <w:start w:val="1"/>
      <w:numFmt w:val="bullet"/>
      <w:lvlText w:val=""/>
      <w:lvlJc w:val="left"/>
      <w:pPr>
        <w:tabs>
          <w:tab w:val="num" w:pos="2160"/>
        </w:tabs>
        <w:ind w:left="2160" w:hanging="360"/>
      </w:pPr>
      <w:rPr>
        <w:rFonts w:ascii="Wingdings" w:hAnsi="Wingdings" w:hint="default"/>
      </w:rPr>
    </w:lvl>
    <w:lvl w:ilvl="3" w:tplc="7C368E70" w:tentative="1">
      <w:start w:val="1"/>
      <w:numFmt w:val="bullet"/>
      <w:lvlText w:val=""/>
      <w:lvlJc w:val="left"/>
      <w:pPr>
        <w:tabs>
          <w:tab w:val="num" w:pos="2880"/>
        </w:tabs>
        <w:ind w:left="2880" w:hanging="360"/>
      </w:pPr>
      <w:rPr>
        <w:rFonts w:ascii="Wingdings" w:hAnsi="Wingdings" w:hint="default"/>
      </w:rPr>
    </w:lvl>
    <w:lvl w:ilvl="4" w:tplc="D0642C58" w:tentative="1">
      <w:start w:val="1"/>
      <w:numFmt w:val="bullet"/>
      <w:lvlText w:val=""/>
      <w:lvlJc w:val="left"/>
      <w:pPr>
        <w:tabs>
          <w:tab w:val="num" w:pos="3600"/>
        </w:tabs>
        <w:ind w:left="3600" w:hanging="360"/>
      </w:pPr>
      <w:rPr>
        <w:rFonts w:ascii="Wingdings" w:hAnsi="Wingdings" w:hint="default"/>
      </w:rPr>
    </w:lvl>
    <w:lvl w:ilvl="5" w:tplc="A4327C92" w:tentative="1">
      <w:start w:val="1"/>
      <w:numFmt w:val="bullet"/>
      <w:lvlText w:val=""/>
      <w:lvlJc w:val="left"/>
      <w:pPr>
        <w:tabs>
          <w:tab w:val="num" w:pos="4320"/>
        </w:tabs>
        <w:ind w:left="4320" w:hanging="360"/>
      </w:pPr>
      <w:rPr>
        <w:rFonts w:ascii="Wingdings" w:hAnsi="Wingdings" w:hint="default"/>
      </w:rPr>
    </w:lvl>
    <w:lvl w:ilvl="6" w:tplc="521430B8" w:tentative="1">
      <w:start w:val="1"/>
      <w:numFmt w:val="bullet"/>
      <w:lvlText w:val=""/>
      <w:lvlJc w:val="left"/>
      <w:pPr>
        <w:tabs>
          <w:tab w:val="num" w:pos="5040"/>
        </w:tabs>
        <w:ind w:left="5040" w:hanging="360"/>
      </w:pPr>
      <w:rPr>
        <w:rFonts w:ascii="Wingdings" w:hAnsi="Wingdings" w:hint="default"/>
      </w:rPr>
    </w:lvl>
    <w:lvl w:ilvl="7" w:tplc="5D366800" w:tentative="1">
      <w:start w:val="1"/>
      <w:numFmt w:val="bullet"/>
      <w:lvlText w:val=""/>
      <w:lvlJc w:val="left"/>
      <w:pPr>
        <w:tabs>
          <w:tab w:val="num" w:pos="5760"/>
        </w:tabs>
        <w:ind w:left="5760" w:hanging="360"/>
      </w:pPr>
      <w:rPr>
        <w:rFonts w:ascii="Wingdings" w:hAnsi="Wingdings" w:hint="default"/>
      </w:rPr>
    </w:lvl>
    <w:lvl w:ilvl="8" w:tplc="5B3EAD56" w:tentative="1">
      <w:start w:val="1"/>
      <w:numFmt w:val="bullet"/>
      <w:lvlText w:val=""/>
      <w:lvlJc w:val="left"/>
      <w:pPr>
        <w:tabs>
          <w:tab w:val="num" w:pos="6480"/>
        </w:tabs>
        <w:ind w:left="6480" w:hanging="360"/>
      </w:pPr>
      <w:rPr>
        <w:rFonts w:ascii="Wingdings" w:hAnsi="Wingdings" w:hint="default"/>
      </w:rPr>
    </w:lvl>
  </w:abstractNum>
  <w:abstractNum w:abstractNumId="132" w15:restartNumberingAfterBreak="0">
    <w:nsid w:val="1D144215"/>
    <w:multiLevelType w:val="hybridMultilevel"/>
    <w:tmpl w:val="BAEEC79C"/>
    <w:lvl w:ilvl="0" w:tplc="484AB7DA">
      <w:start w:val="1"/>
      <w:numFmt w:val="decimal"/>
      <w:lvlText w:val="%1."/>
      <w:lvlJc w:val="left"/>
      <w:pPr>
        <w:tabs>
          <w:tab w:val="num" w:pos="720"/>
        </w:tabs>
        <w:ind w:left="720" w:hanging="360"/>
      </w:pPr>
    </w:lvl>
    <w:lvl w:ilvl="1" w:tplc="A6F0F914" w:tentative="1">
      <w:start w:val="1"/>
      <w:numFmt w:val="decimal"/>
      <w:lvlText w:val="%2."/>
      <w:lvlJc w:val="left"/>
      <w:pPr>
        <w:tabs>
          <w:tab w:val="num" w:pos="1440"/>
        </w:tabs>
        <w:ind w:left="1440" w:hanging="360"/>
      </w:pPr>
    </w:lvl>
    <w:lvl w:ilvl="2" w:tplc="30883516" w:tentative="1">
      <w:start w:val="1"/>
      <w:numFmt w:val="decimal"/>
      <w:lvlText w:val="%3."/>
      <w:lvlJc w:val="left"/>
      <w:pPr>
        <w:tabs>
          <w:tab w:val="num" w:pos="2160"/>
        </w:tabs>
        <w:ind w:left="2160" w:hanging="360"/>
      </w:pPr>
    </w:lvl>
    <w:lvl w:ilvl="3" w:tplc="0B96D7E4" w:tentative="1">
      <w:start w:val="1"/>
      <w:numFmt w:val="decimal"/>
      <w:lvlText w:val="%4."/>
      <w:lvlJc w:val="left"/>
      <w:pPr>
        <w:tabs>
          <w:tab w:val="num" w:pos="2880"/>
        </w:tabs>
        <w:ind w:left="2880" w:hanging="360"/>
      </w:pPr>
    </w:lvl>
    <w:lvl w:ilvl="4" w:tplc="079C4AF4" w:tentative="1">
      <w:start w:val="1"/>
      <w:numFmt w:val="decimal"/>
      <w:lvlText w:val="%5."/>
      <w:lvlJc w:val="left"/>
      <w:pPr>
        <w:tabs>
          <w:tab w:val="num" w:pos="3600"/>
        </w:tabs>
        <w:ind w:left="3600" w:hanging="360"/>
      </w:pPr>
    </w:lvl>
    <w:lvl w:ilvl="5" w:tplc="F4C60700" w:tentative="1">
      <w:start w:val="1"/>
      <w:numFmt w:val="decimal"/>
      <w:lvlText w:val="%6."/>
      <w:lvlJc w:val="left"/>
      <w:pPr>
        <w:tabs>
          <w:tab w:val="num" w:pos="4320"/>
        </w:tabs>
        <w:ind w:left="4320" w:hanging="360"/>
      </w:pPr>
    </w:lvl>
    <w:lvl w:ilvl="6" w:tplc="E3A25BF2" w:tentative="1">
      <w:start w:val="1"/>
      <w:numFmt w:val="decimal"/>
      <w:lvlText w:val="%7."/>
      <w:lvlJc w:val="left"/>
      <w:pPr>
        <w:tabs>
          <w:tab w:val="num" w:pos="5040"/>
        </w:tabs>
        <w:ind w:left="5040" w:hanging="360"/>
      </w:pPr>
    </w:lvl>
    <w:lvl w:ilvl="7" w:tplc="DF4035F2" w:tentative="1">
      <w:start w:val="1"/>
      <w:numFmt w:val="decimal"/>
      <w:lvlText w:val="%8."/>
      <w:lvlJc w:val="left"/>
      <w:pPr>
        <w:tabs>
          <w:tab w:val="num" w:pos="5760"/>
        </w:tabs>
        <w:ind w:left="5760" w:hanging="360"/>
      </w:pPr>
    </w:lvl>
    <w:lvl w:ilvl="8" w:tplc="D158BDEE" w:tentative="1">
      <w:start w:val="1"/>
      <w:numFmt w:val="decimal"/>
      <w:lvlText w:val="%9."/>
      <w:lvlJc w:val="left"/>
      <w:pPr>
        <w:tabs>
          <w:tab w:val="num" w:pos="6480"/>
        </w:tabs>
        <w:ind w:left="6480" w:hanging="360"/>
      </w:pPr>
    </w:lvl>
  </w:abstractNum>
  <w:abstractNum w:abstractNumId="133" w15:restartNumberingAfterBreak="0">
    <w:nsid w:val="1D341572"/>
    <w:multiLevelType w:val="hybridMultilevel"/>
    <w:tmpl w:val="FFFFFFFF"/>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4" w15:restartNumberingAfterBreak="0">
    <w:nsid w:val="1D6266C7"/>
    <w:multiLevelType w:val="hybridMultilevel"/>
    <w:tmpl w:val="67C8E4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1D8369D2"/>
    <w:multiLevelType w:val="hybridMultilevel"/>
    <w:tmpl w:val="C37A9ECE"/>
    <w:lvl w:ilvl="0" w:tplc="E38CFD26">
      <w:start w:val="1"/>
      <w:numFmt w:val="decimal"/>
      <w:lvlText w:val="%1."/>
      <w:lvlJc w:val="left"/>
      <w:pPr>
        <w:tabs>
          <w:tab w:val="num" w:pos="720"/>
        </w:tabs>
        <w:ind w:left="720" w:hanging="360"/>
      </w:pPr>
    </w:lvl>
    <w:lvl w:ilvl="1" w:tplc="604CC722" w:tentative="1">
      <w:start w:val="1"/>
      <w:numFmt w:val="decimal"/>
      <w:lvlText w:val="%2."/>
      <w:lvlJc w:val="left"/>
      <w:pPr>
        <w:tabs>
          <w:tab w:val="num" w:pos="1440"/>
        </w:tabs>
        <w:ind w:left="1440" w:hanging="360"/>
      </w:pPr>
    </w:lvl>
    <w:lvl w:ilvl="2" w:tplc="E29658D4" w:tentative="1">
      <w:start w:val="1"/>
      <w:numFmt w:val="decimal"/>
      <w:lvlText w:val="%3."/>
      <w:lvlJc w:val="left"/>
      <w:pPr>
        <w:tabs>
          <w:tab w:val="num" w:pos="2160"/>
        </w:tabs>
        <w:ind w:left="2160" w:hanging="360"/>
      </w:pPr>
    </w:lvl>
    <w:lvl w:ilvl="3" w:tplc="192C0C3C" w:tentative="1">
      <w:start w:val="1"/>
      <w:numFmt w:val="decimal"/>
      <w:lvlText w:val="%4."/>
      <w:lvlJc w:val="left"/>
      <w:pPr>
        <w:tabs>
          <w:tab w:val="num" w:pos="2880"/>
        </w:tabs>
        <w:ind w:left="2880" w:hanging="360"/>
      </w:pPr>
    </w:lvl>
    <w:lvl w:ilvl="4" w:tplc="98A44C62" w:tentative="1">
      <w:start w:val="1"/>
      <w:numFmt w:val="decimal"/>
      <w:lvlText w:val="%5."/>
      <w:lvlJc w:val="left"/>
      <w:pPr>
        <w:tabs>
          <w:tab w:val="num" w:pos="3600"/>
        </w:tabs>
        <w:ind w:left="3600" w:hanging="360"/>
      </w:pPr>
    </w:lvl>
    <w:lvl w:ilvl="5" w:tplc="D1C27FF8" w:tentative="1">
      <w:start w:val="1"/>
      <w:numFmt w:val="decimal"/>
      <w:lvlText w:val="%6."/>
      <w:lvlJc w:val="left"/>
      <w:pPr>
        <w:tabs>
          <w:tab w:val="num" w:pos="4320"/>
        </w:tabs>
        <w:ind w:left="4320" w:hanging="360"/>
      </w:pPr>
    </w:lvl>
    <w:lvl w:ilvl="6" w:tplc="C96A68DA" w:tentative="1">
      <w:start w:val="1"/>
      <w:numFmt w:val="decimal"/>
      <w:lvlText w:val="%7."/>
      <w:lvlJc w:val="left"/>
      <w:pPr>
        <w:tabs>
          <w:tab w:val="num" w:pos="5040"/>
        </w:tabs>
        <w:ind w:left="5040" w:hanging="360"/>
      </w:pPr>
    </w:lvl>
    <w:lvl w:ilvl="7" w:tplc="DD06B304" w:tentative="1">
      <w:start w:val="1"/>
      <w:numFmt w:val="decimal"/>
      <w:lvlText w:val="%8."/>
      <w:lvlJc w:val="left"/>
      <w:pPr>
        <w:tabs>
          <w:tab w:val="num" w:pos="5760"/>
        </w:tabs>
        <w:ind w:left="5760" w:hanging="360"/>
      </w:pPr>
    </w:lvl>
    <w:lvl w:ilvl="8" w:tplc="13DC5E50" w:tentative="1">
      <w:start w:val="1"/>
      <w:numFmt w:val="decimal"/>
      <w:lvlText w:val="%9."/>
      <w:lvlJc w:val="left"/>
      <w:pPr>
        <w:tabs>
          <w:tab w:val="num" w:pos="6480"/>
        </w:tabs>
        <w:ind w:left="6480" w:hanging="360"/>
      </w:pPr>
    </w:lvl>
  </w:abstractNum>
  <w:abstractNum w:abstractNumId="136" w15:restartNumberingAfterBreak="0">
    <w:nsid w:val="1DE22C09"/>
    <w:multiLevelType w:val="hybridMultilevel"/>
    <w:tmpl w:val="2C448C36"/>
    <w:lvl w:ilvl="0" w:tplc="96C8F096">
      <w:start w:val="1"/>
      <w:numFmt w:val="bullet"/>
      <w:lvlText w:val=""/>
      <w:lvlJc w:val="left"/>
      <w:pPr>
        <w:tabs>
          <w:tab w:val="num" w:pos="720"/>
        </w:tabs>
        <w:ind w:left="720" w:hanging="360"/>
      </w:pPr>
      <w:rPr>
        <w:rFonts w:ascii="Wingdings" w:hAnsi="Wingdings" w:hint="default"/>
      </w:rPr>
    </w:lvl>
    <w:lvl w:ilvl="1" w:tplc="45A89A56" w:tentative="1">
      <w:start w:val="1"/>
      <w:numFmt w:val="bullet"/>
      <w:lvlText w:val=""/>
      <w:lvlJc w:val="left"/>
      <w:pPr>
        <w:tabs>
          <w:tab w:val="num" w:pos="1440"/>
        </w:tabs>
        <w:ind w:left="1440" w:hanging="360"/>
      </w:pPr>
      <w:rPr>
        <w:rFonts w:ascii="Wingdings" w:hAnsi="Wingdings" w:hint="default"/>
      </w:rPr>
    </w:lvl>
    <w:lvl w:ilvl="2" w:tplc="63CCE604" w:tentative="1">
      <w:start w:val="1"/>
      <w:numFmt w:val="bullet"/>
      <w:lvlText w:val=""/>
      <w:lvlJc w:val="left"/>
      <w:pPr>
        <w:tabs>
          <w:tab w:val="num" w:pos="2160"/>
        </w:tabs>
        <w:ind w:left="2160" w:hanging="360"/>
      </w:pPr>
      <w:rPr>
        <w:rFonts w:ascii="Wingdings" w:hAnsi="Wingdings" w:hint="default"/>
      </w:rPr>
    </w:lvl>
    <w:lvl w:ilvl="3" w:tplc="DBD06408" w:tentative="1">
      <w:start w:val="1"/>
      <w:numFmt w:val="bullet"/>
      <w:lvlText w:val=""/>
      <w:lvlJc w:val="left"/>
      <w:pPr>
        <w:tabs>
          <w:tab w:val="num" w:pos="2880"/>
        </w:tabs>
        <w:ind w:left="2880" w:hanging="360"/>
      </w:pPr>
      <w:rPr>
        <w:rFonts w:ascii="Wingdings" w:hAnsi="Wingdings" w:hint="default"/>
      </w:rPr>
    </w:lvl>
    <w:lvl w:ilvl="4" w:tplc="E9AC080A" w:tentative="1">
      <w:start w:val="1"/>
      <w:numFmt w:val="bullet"/>
      <w:lvlText w:val=""/>
      <w:lvlJc w:val="left"/>
      <w:pPr>
        <w:tabs>
          <w:tab w:val="num" w:pos="3600"/>
        </w:tabs>
        <w:ind w:left="3600" w:hanging="360"/>
      </w:pPr>
      <w:rPr>
        <w:rFonts w:ascii="Wingdings" w:hAnsi="Wingdings" w:hint="default"/>
      </w:rPr>
    </w:lvl>
    <w:lvl w:ilvl="5" w:tplc="DA8E0944" w:tentative="1">
      <w:start w:val="1"/>
      <w:numFmt w:val="bullet"/>
      <w:lvlText w:val=""/>
      <w:lvlJc w:val="left"/>
      <w:pPr>
        <w:tabs>
          <w:tab w:val="num" w:pos="4320"/>
        </w:tabs>
        <w:ind w:left="4320" w:hanging="360"/>
      </w:pPr>
      <w:rPr>
        <w:rFonts w:ascii="Wingdings" w:hAnsi="Wingdings" w:hint="default"/>
      </w:rPr>
    </w:lvl>
    <w:lvl w:ilvl="6" w:tplc="BD0032AA" w:tentative="1">
      <w:start w:val="1"/>
      <w:numFmt w:val="bullet"/>
      <w:lvlText w:val=""/>
      <w:lvlJc w:val="left"/>
      <w:pPr>
        <w:tabs>
          <w:tab w:val="num" w:pos="5040"/>
        </w:tabs>
        <w:ind w:left="5040" w:hanging="360"/>
      </w:pPr>
      <w:rPr>
        <w:rFonts w:ascii="Wingdings" w:hAnsi="Wingdings" w:hint="default"/>
      </w:rPr>
    </w:lvl>
    <w:lvl w:ilvl="7" w:tplc="1890AF02" w:tentative="1">
      <w:start w:val="1"/>
      <w:numFmt w:val="bullet"/>
      <w:lvlText w:val=""/>
      <w:lvlJc w:val="left"/>
      <w:pPr>
        <w:tabs>
          <w:tab w:val="num" w:pos="5760"/>
        </w:tabs>
        <w:ind w:left="5760" w:hanging="360"/>
      </w:pPr>
      <w:rPr>
        <w:rFonts w:ascii="Wingdings" w:hAnsi="Wingdings" w:hint="default"/>
      </w:rPr>
    </w:lvl>
    <w:lvl w:ilvl="8" w:tplc="8A86D6C0"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1E3C1C4F"/>
    <w:multiLevelType w:val="hybridMultilevel"/>
    <w:tmpl w:val="745A1082"/>
    <w:lvl w:ilvl="0" w:tplc="9440D538">
      <w:start w:val="1"/>
      <w:numFmt w:val="bullet"/>
      <w:lvlText w:val="•"/>
      <w:lvlJc w:val="left"/>
      <w:pPr>
        <w:tabs>
          <w:tab w:val="num" w:pos="720"/>
        </w:tabs>
        <w:ind w:left="720" w:hanging="360"/>
      </w:pPr>
      <w:rPr>
        <w:rFonts w:ascii="Arial" w:hAnsi="Arial" w:hint="default"/>
      </w:rPr>
    </w:lvl>
    <w:lvl w:ilvl="1" w:tplc="6CA2F034" w:tentative="1">
      <w:start w:val="1"/>
      <w:numFmt w:val="bullet"/>
      <w:lvlText w:val="•"/>
      <w:lvlJc w:val="left"/>
      <w:pPr>
        <w:tabs>
          <w:tab w:val="num" w:pos="1440"/>
        </w:tabs>
        <w:ind w:left="1440" w:hanging="360"/>
      </w:pPr>
      <w:rPr>
        <w:rFonts w:ascii="Arial" w:hAnsi="Arial" w:hint="default"/>
      </w:rPr>
    </w:lvl>
    <w:lvl w:ilvl="2" w:tplc="AF8C42B2" w:tentative="1">
      <w:start w:val="1"/>
      <w:numFmt w:val="bullet"/>
      <w:lvlText w:val="•"/>
      <w:lvlJc w:val="left"/>
      <w:pPr>
        <w:tabs>
          <w:tab w:val="num" w:pos="2160"/>
        </w:tabs>
        <w:ind w:left="2160" w:hanging="360"/>
      </w:pPr>
      <w:rPr>
        <w:rFonts w:ascii="Arial" w:hAnsi="Arial" w:hint="default"/>
      </w:rPr>
    </w:lvl>
    <w:lvl w:ilvl="3" w:tplc="0BE0D65C" w:tentative="1">
      <w:start w:val="1"/>
      <w:numFmt w:val="bullet"/>
      <w:lvlText w:val="•"/>
      <w:lvlJc w:val="left"/>
      <w:pPr>
        <w:tabs>
          <w:tab w:val="num" w:pos="2880"/>
        </w:tabs>
        <w:ind w:left="2880" w:hanging="360"/>
      </w:pPr>
      <w:rPr>
        <w:rFonts w:ascii="Arial" w:hAnsi="Arial" w:hint="default"/>
      </w:rPr>
    </w:lvl>
    <w:lvl w:ilvl="4" w:tplc="00F05EFC" w:tentative="1">
      <w:start w:val="1"/>
      <w:numFmt w:val="bullet"/>
      <w:lvlText w:val="•"/>
      <w:lvlJc w:val="left"/>
      <w:pPr>
        <w:tabs>
          <w:tab w:val="num" w:pos="3600"/>
        </w:tabs>
        <w:ind w:left="3600" w:hanging="360"/>
      </w:pPr>
      <w:rPr>
        <w:rFonts w:ascii="Arial" w:hAnsi="Arial" w:hint="default"/>
      </w:rPr>
    </w:lvl>
    <w:lvl w:ilvl="5" w:tplc="6CE4DBC2" w:tentative="1">
      <w:start w:val="1"/>
      <w:numFmt w:val="bullet"/>
      <w:lvlText w:val="•"/>
      <w:lvlJc w:val="left"/>
      <w:pPr>
        <w:tabs>
          <w:tab w:val="num" w:pos="4320"/>
        </w:tabs>
        <w:ind w:left="4320" w:hanging="360"/>
      </w:pPr>
      <w:rPr>
        <w:rFonts w:ascii="Arial" w:hAnsi="Arial" w:hint="default"/>
      </w:rPr>
    </w:lvl>
    <w:lvl w:ilvl="6" w:tplc="20BE7B42" w:tentative="1">
      <w:start w:val="1"/>
      <w:numFmt w:val="bullet"/>
      <w:lvlText w:val="•"/>
      <w:lvlJc w:val="left"/>
      <w:pPr>
        <w:tabs>
          <w:tab w:val="num" w:pos="5040"/>
        </w:tabs>
        <w:ind w:left="5040" w:hanging="360"/>
      </w:pPr>
      <w:rPr>
        <w:rFonts w:ascii="Arial" w:hAnsi="Arial" w:hint="default"/>
      </w:rPr>
    </w:lvl>
    <w:lvl w:ilvl="7" w:tplc="F32ED646" w:tentative="1">
      <w:start w:val="1"/>
      <w:numFmt w:val="bullet"/>
      <w:lvlText w:val="•"/>
      <w:lvlJc w:val="left"/>
      <w:pPr>
        <w:tabs>
          <w:tab w:val="num" w:pos="5760"/>
        </w:tabs>
        <w:ind w:left="5760" w:hanging="360"/>
      </w:pPr>
      <w:rPr>
        <w:rFonts w:ascii="Arial" w:hAnsi="Arial" w:hint="default"/>
      </w:rPr>
    </w:lvl>
    <w:lvl w:ilvl="8" w:tplc="CFD46DC4" w:tentative="1">
      <w:start w:val="1"/>
      <w:numFmt w:val="bullet"/>
      <w:lvlText w:val="•"/>
      <w:lvlJc w:val="left"/>
      <w:pPr>
        <w:tabs>
          <w:tab w:val="num" w:pos="6480"/>
        </w:tabs>
        <w:ind w:left="6480" w:hanging="360"/>
      </w:pPr>
      <w:rPr>
        <w:rFonts w:ascii="Arial" w:hAnsi="Arial" w:hint="default"/>
      </w:rPr>
    </w:lvl>
  </w:abstractNum>
  <w:abstractNum w:abstractNumId="138" w15:restartNumberingAfterBreak="0">
    <w:nsid w:val="1E4021DF"/>
    <w:multiLevelType w:val="hybridMultilevel"/>
    <w:tmpl w:val="EB2EE10E"/>
    <w:lvl w:ilvl="0" w:tplc="FFFFFFFF">
      <w:start w:val="1"/>
      <w:numFmt w:val="bullet"/>
      <w:lvlText w:val=""/>
      <w:lvlJc w:val="left"/>
      <w:pPr>
        <w:tabs>
          <w:tab w:val="num" w:pos="720"/>
        </w:tabs>
        <w:ind w:left="720" w:hanging="360"/>
      </w:pPr>
      <w:rPr>
        <w:rFonts w:ascii="Wingdings 3" w:hAnsi="Wingdings 3"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3" w:hAnsi="Wingdings 3" w:hint="default"/>
      </w:rPr>
    </w:lvl>
    <w:lvl w:ilvl="3" w:tplc="FFFFFFFF" w:tentative="1">
      <w:start w:val="1"/>
      <w:numFmt w:val="bullet"/>
      <w:lvlText w:val=""/>
      <w:lvlJc w:val="left"/>
      <w:pPr>
        <w:tabs>
          <w:tab w:val="num" w:pos="2880"/>
        </w:tabs>
        <w:ind w:left="2880" w:hanging="360"/>
      </w:pPr>
      <w:rPr>
        <w:rFonts w:ascii="Wingdings 3" w:hAnsi="Wingdings 3" w:hint="default"/>
      </w:rPr>
    </w:lvl>
    <w:lvl w:ilvl="4" w:tplc="FFFFFFFF" w:tentative="1">
      <w:start w:val="1"/>
      <w:numFmt w:val="bullet"/>
      <w:lvlText w:val=""/>
      <w:lvlJc w:val="left"/>
      <w:pPr>
        <w:tabs>
          <w:tab w:val="num" w:pos="3600"/>
        </w:tabs>
        <w:ind w:left="3600" w:hanging="360"/>
      </w:pPr>
      <w:rPr>
        <w:rFonts w:ascii="Wingdings 3" w:hAnsi="Wingdings 3" w:hint="default"/>
      </w:rPr>
    </w:lvl>
    <w:lvl w:ilvl="5" w:tplc="FFFFFFFF" w:tentative="1">
      <w:start w:val="1"/>
      <w:numFmt w:val="bullet"/>
      <w:lvlText w:val=""/>
      <w:lvlJc w:val="left"/>
      <w:pPr>
        <w:tabs>
          <w:tab w:val="num" w:pos="4320"/>
        </w:tabs>
        <w:ind w:left="4320" w:hanging="360"/>
      </w:pPr>
      <w:rPr>
        <w:rFonts w:ascii="Wingdings 3" w:hAnsi="Wingdings 3" w:hint="default"/>
      </w:rPr>
    </w:lvl>
    <w:lvl w:ilvl="6" w:tplc="FFFFFFFF" w:tentative="1">
      <w:start w:val="1"/>
      <w:numFmt w:val="bullet"/>
      <w:lvlText w:val=""/>
      <w:lvlJc w:val="left"/>
      <w:pPr>
        <w:tabs>
          <w:tab w:val="num" w:pos="5040"/>
        </w:tabs>
        <w:ind w:left="5040" w:hanging="360"/>
      </w:pPr>
      <w:rPr>
        <w:rFonts w:ascii="Wingdings 3" w:hAnsi="Wingdings 3" w:hint="default"/>
      </w:rPr>
    </w:lvl>
    <w:lvl w:ilvl="7" w:tplc="FFFFFFFF" w:tentative="1">
      <w:start w:val="1"/>
      <w:numFmt w:val="bullet"/>
      <w:lvlText w:val=""/>
      <w:lvlJc w:val="left"/>
      <w:pPr>
        <w:tabs>
          <w:tab w:val="num" w:pos="5760"/>
        </w:tabs>
        <w:ind w:left="5760" w:hanging="360"/>
      </w:pPr>
      <w:rPr>
        <w:rFonts w:ascii="Wingdings 3" w:hAnsi="Wingdings 3" w:hint="default"/>
      </w:rPr>
    </w:lvl>
    <w:lvl w:ilvl="8" w:tplc="FFFFFFFF" w:tentative="1">
      <w:start w:val="1"/>
      <w:numFmt w:val="bullet"/>
      <w:lvlText w:val=""/>
      <w:lvlJc w:val="left"/>
      <w:pPr>
        <w:tabs>
          <w:tab w:val="num" w:pos="6480"/>
        </w:tabs>
        <w:ind w:left="6480" w:hanging="360"/>
      </w:pPr>
      <w:rPr>
        <w:rFonts w:ascii="Wingdings 3" w:hAnsi="Wingdings 3" w:hint="default"/>
      </w:rPr>
    </w:lvl>
  </w:abstractNum>
  <w:abstractNum w:abstractNumId="139" w15:restartNumberingAfterBreak="0">
    <w:nsid w:val="1E461FE2"/>
    <w:multiLevelType w:val="hybridMultilevel"/>
    <w:tmpl w:val="C952F28A"/>
    <w:lvl w:ilvl="0" w:tplc="33DE1D28">
      <w:start w:val="1"/>
      <w:numFmt w:val="decimal"/>
      <w:lvlText w:val="%1."/>
      <w:lvlJc w:val="left"/>
      <w:pPr>
        <w:tabs>
          <w:tab w:val="num" w:pos="720"/>
        </w:tabs>
        <w:ind w:left="720" w:hanging="360"/>
      </w:pPr>
    </w:lvl>
    <w:lvl w:ilvl="1" w:tplc="0C2894D6" w:tentative="1">
      <w:start w:val="1"/>
      <w:numFmt w:val="decimal"/>
      <w:lvlText w:val="%2."/>
      <w:lvlJc w:val="left"/>
      <w:pPr>
        <w:tabs>
          <w:tab w:val="num" w:pos="1440"/>
        </w:tabs>
        <w:ind w:left="1440" w:hanging="360"/>
      </w:pPr>
    </w:lvl>
    <w:lvl w:ilvl="2" w:tplc="652A6D46" w:tentative="1">
      <w:start w:val="1"/>
      <w:numFmt w:val="decimal"/>
      <w:lvlText w:val="%3."/>
      <w:lvlJc w:val="left"/>
      <w:pPr>
        <w:tabs>
          <w:tab w:val="num" w:pos="2160"/>
        </w:tabs>
        <w:ind w:left="2160" w:hanging="360"/>
      </w:pPr>
    </w:lvl>
    <w:lvl w:ilvl="3" w:tplc="B4B62FE4" w:tentative="1">
      <w:start w:val="1"/>
      <w:numFmt w:val="decimal"/>
      <w:lvlText w:val="%4."/>
      <w:lvlJc w:val="left"/>
      <w:pPr>
        <w:tabs>
          <w:tab w:val="num" w:pos="2880"/>
        </w:tabs>
        <w:ind w:left="2880" w:hanging="360"/>
      </w:pPr>
    </w:lvl>
    <w:lvl w:ilvl="4" w:tplc="B1267128" w:tentative="1">
      <w:start w:val="1"/>
      <w:numFmt w:val="decimal"/>
      <w:lvlText w:val="%5."/>
      <w:lvlJc w:val="left"/>
      <w:pPr>
        <w:tabs>
          <w:tab w:val="num" w:pos="3600"/>
        </w:tabs>
        <w:ind w:left="3600" w:hanging="360"/>
      </w:pPr>
    </w:lvl>
    <w:lvl w:ilvl="5" w:tplc="A03A829A" w:tentative="1">
      <w:start w:val="1"/>
      <w:numFmt w:val="decimal"/>
      <w:lvlText w:val="%6."/>
      <w:lvlJc w:val="left"/>
      <w:pPr>
        <w:tabs>
          <w:tab w:val="num" w:pos="4320"/>
        </w:tabs>
        <w:ind w:left="4320" w:hanging="360"/>
      </w:pPr>
    </w:lvl>
    <w:lvl w:ilvl="6" w:tplc="D930AB94" w:tentative="1">
      <w:start w:val="1"/>
      <w:numFmt w:val="decimal"/>
      <w:lvlText w:val="%7."/>
      <w:lvlJc w:val="left"/>
      <w:pPr>
        <w:tabs>
          <w:tab w:val="num" w:pos="5040"/>
        </w:tabs>
        <w:ind w:left="5040" w:hanging="360"/>
      </w:pPr>
    </w:lvl>
    <w:lvl w:ilvl="7" w:tplc="FD100E74" w:tentative="1">
      <w:start w:val="1"/>
      <w:numFmt w:val="decimal"/>
      <w:lvlText w:val="%8."/>
      <w:lvlJc w:val="left"/>
      <w:pPr>
        <w:tabs>
          <w:tab w:val="num" w:pos="5760"/>
        </w:tabs>
        <w:ind w:left="5760" w:hanging="360"/>
      </w:pPr>
    </w:lvl>
    <w:lvl w:ilvl="8" w:tplc="BF944958" w:tentative="1">
      <w:start w:val="1"/>
      <w:numFmt w:val="decimal"/>
      <w:lvlText w:val="%9."/>
      <w:lvlJc w:val="left"/>
      <w:pPr>
        <w:tabs>
          <w:tab w:val="num" w:pos="6480"/>
        </w:tabs>
        <w:ind w:left="6480" w:hanging="360"/>
      </w:pPr>
    </w:lvl>
  </w:abstractNum>
  <w:abstractNum w:abstractNumId="140" w15:restartNumberingAfterBreak="0">
    <w:nsid w:val="1E8C1D23"/>
    <w:multiLevelType w:val="hybridMultilevel"/>
    <w:tmpl w:val="3C4A586C"/>
    <w:lvl w:ilvl="0" w:tplc="DB0E2E46">
      <w:start w:val="1"/>
      <w:numFmt w:val="bullet"/>
      <w:lvlText w:val="•"/>
      <w:lvlJc w:val="left"/>
      <w:pPr>
        <w:tabs>
          <w:tab w:val="num" w:pos="720"/>
        </w:tabs>
        <w:ind w:left="720" w:hanging="360"/>
      </w:pPr>
      <w:rPr>
        <w:rFonts w:ascii="Arial" w:hAnsi="Aria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41" w15:restartNumberingAfterBreak="0">
    <w:nsid w:val="1E90270C"/>
    <w:multiLevelType w:val="hybridMultilevel"/>
    <w:tmpl w:val="5D5CF93E"/>
    <w:lvl w:ilvl="0" w:tplc="67D4CE98">
      <w:start w:val="1"/>
      <w:numFmt w:val="bullet"/>
      <w:lvlText w:val=""/>
      <w:lvlJc w:val="left"/>
      <w:pPr>
        <w:tabs>
          <w:tab w:val="num" w:pos="720"/>
        </w:tabs>
        <w:ind w:left="720" w:hanging="360"/>
      </w:pPr>
      <w:rPr>
        <w:rFonts w:ascii="Wingdings 2" w:hAnsi="Wingdings 2" w:hint="default"/>
      </w:rPr>
    </w:lvl>
    <w:lvl w:ilvl="1" w:tplc="3FBEC6F0" w:tentative="1">
      <w:start w:val="1"/>
      <w:numFmt w:val="bullet"/>
      <w:lvlText w:val=""/>
      <w:lvlJc w:val="left"/>
      <w:pPr>
        <w:tabs>
          <w:tab w:val="num" w:pos="1440"/>
        </w:tabs>
        <w:ind w:left="1440" w:hanging="360"/>
      </w:pPr>
      <w:rPr>
        <w:rFonts w:ascii="Wingdings 2" w:hAnsi="Wingdings 2" w:hint="default"/>
      </w:rPr>
    </w:lvl>
    <w:lvl w:ilvl="2" w:tplc="6326402E" w:tentative="1">
      <w:start w:val="1"/>
      <w:numFmt w:val="bullet"/>
      <w:lvlText w:val=""/>
      <w:lvlJc w:val="left"/>
      <w:pPr>
        <w:tabs>
          <w:tab w:val="num" w:pos="2160"/>
        </w:tabs>
        <w:ind w:left="2160" w:hanging="360"/>
      </w:pPr>
      <w:rPr>
        <w:rFonts w:ascii="Wingdings 2" w:hAnsi="Wingdings 2" w:hint="default"/>
      </w:rPr>
    </w:lvl>
    <w:lvl w:ilvl="3" w:tplc="7540B9C8" w:tentative="1">
      <w:start w:val="1"/>
      <w:numFmt w:val="bullet"/>
      <w:lvlText w:val=""/>
      <w:lvlJc w:val="left"/>
      <w:pPr>
        <w:tabs>
          <w:tab w:val="num" w:pos="2880"/>
        </w:tabs>
        <w:ind w:left="2880" w:hanging="360"/>
      </w:pPr>
      <w:rPr>
        <w:rFonts w:ascii="Wingdings 2" w:hAnsi="Wingdings 2" w:hint="default"/>
      </w:rPr>
    </w:lvl>
    <w:lvl w:ilvl="4" w:tplc="A15AA7E6" w:tentative="1">
      <w:start w:val="1"/>
      <w:numFmt w:val="bullet"/>
      <w:lvlText w:val=""/>
      <w:lvlJc w:val="left"/>
      <w:pPr>
        <w:tabs>
          <w:tab w:val="num" w:pos="3600"/>
        </w:tabs>
        <w:ind w:left="3600" w:hanging="360"/>
      </w:pPr>
      <w:rPr>
        <w:rFonts w:ascii="Wingdings 2" w:hAnsi="Wingdings 2" w:hint="default"/>
      </w:rPr>
    </w:lvl>
    <w:lvl w:ilvl="5" w:tplc="BB8A193A" w:tentative="1">
      <w:start w:val="1"/>
      <w:numFmt w:val="bullet"/>
      <w:lvlText w:val=""/>
      <w:lvlJc w:val="left"/>
      <w:pPr>
        <w:tabs>
          <w:tab w:val="num" w:pos="4320"/>
        </w:tabs>
        <w:ind w:left="4320" w:hanging="360"/>
      </w:pPr>
      <w:rPr>
        <w:rFonts w:ascii="Wingdings 2" w:hAnsi="Wingdings 2" w:hint="default"/>
      </w:rPr>
    </w:lvl>
    <w:lvl w:ilvl="6" w:tplc="482ADFEC" w:tentative="1">
      <w:start w:val="1"/>
      <w:numFmt w:val="bullet"/>
      <w:lvlText w:val=""/>
      <w:lvlJc w:val="left"/>
      <w:pPr>
        <w:tabs>
          <w:tab w:val="num" w:pos="5040"/>
        </w:tabs>
        <w:ind w:left="5040" w:hanging="360"/>
      </w:pPr>
      <w:rPr>
        <w:rFonts w:ascii="Wingdings 2" w:hAnsi="Wingdings 2" w:hint="default"/>
      </w:rPr>
    </w:lvl>
    <w:lvl w:ilvl="7" w:tplc="F7066506" w:tentative="1">
      <w:start w:val="1"/>
      <w:numFmt w:val="bullet"/>
      <w:lvlText w:val=""/>
      <w:lvlJc w:val="left"/>
      <w:pPr>
        <w:tabs>
          <w:tab w:val="num" w:pos="5760"/>
        </w:tabs>
        <w:ind w:left="5760" w:hanging="360"/>
      </w:pPr>
      <w:rPr>
        <w:rFonts w:ascii="Wingdings 2" w:hAnsi="Wingdings 2" w:hint="default"/>
      </w:rPr>
    </w:lvl>
    <w:lvl w:ilvl="8" w:tplc="3474CD7E" w:tentative="1">
      <w:start w:val="1"/>
      <w:numFmt w:val="bullet"/>
      <w:lvlText w:val=""/>
      <w:lvlJc w:val="left"/>
      <w:pPr>
        <w:tabs>
          <w:tab w:val="num" w:pos="6480"/>
        </w:tabs>
        <w:ind w:left="6480" w:hanging="360"/>
      </w:pPr>
      <w:rPr>
        <w:rFonts w:ascii="Wingdings 2" w:hAnsi="Wingdings 2" w:hint="default"/>
      </w:rPr>
    </w:lvl>
  </w:abstractNum>
  <w:abstractNum w:abstractNumId="142" w15:restartNumberingAfterBreak="0">
    <w:nsid w:val="1EA0161B"/>
    <w:multiLevelType w:val="hybridMultilevel"/>
    <w:tmpl w:val="5C14E954"/>
    <w:lvl w:ilvl="0" w:tplc="D3CE430C">
      <w:start w:val="1"/>
      <w:numFmt w:val="bullet"/>
      <w:lvlText w:val=""/>
      <w:lvlJc w:val="left"/>
      <w:pPr>
        <w:tabs>
          <w:tab w:val="num" w:pos="720"/>
        </w:tabs>
        <w:ind w:left="720" w:hanging="360"/>
      </w:pPr>
      <w:rPr>
        <w:rFonts w:ascii="Wingdings" w:hAnsi="Wingdings" w:hint="default"/>
      </w:rPr>
    </w:lvl>
    <w:lvl w:ilvl="1" w:tplc="7760003C" w:tentative="1">
      <w:start w:val="1"/>
      <w:numFmt w:val="bullet"/>
      <w:lvlText w:val=""/>
      <w:lvlJc w:val="left"/>
      <w:pPr>
        <w:tabs>
          <w:tab w:val="num" w:pos="1440"/>
        </w:tabs>
        <w:ind w:left="1440" w:hanging="360"/>
      </w:pPr>
      <w:rPr>
        <w:rFonts w:ascii="Wingdings" w:hAnsi="Wingdings" w:hint="default"/>
      </w:rPr>
    </w:lvl>
    <w:lvl w:ilvl="2" w:tplc="530EBB1C" w:tentative="1">
      <w:start w:val="1"/>
      <w:numFmt w:val="bullet"/>
      <w:lvlText w:val=""/>
      <w:lvlJc w:val="left"/>
      <w:pPr>
        <w:tabs>
          <w:tab w:val="num" w:pos="2160"/>
        </w:tabs>
        <w:ind w:left="2160" w:hanging="360"/>
      </w:pPr>
      <w:rPr>
        <w:rFonts w:ascii="Wingdings" w:hAnsi="Wingdings" w:hint="default"/>
      </w:rPr>
    </w:lvl>
    <w:lvl w:ilvl="3" w:tplc="B0E0249E" w:tentative="1">
      <w:start w:val="1"/>
      <w:numFmt w:val="bullet"/>
      <w:lvlText w:val=""/>
      <w:lvlJc w:val="left"/>
      <w:pPr>
        <w:tabs>
          <w:tab w:val="num" w:pos="2880"/>
        </w:tabs>
        <w:ind w:left="2880" w:hanging="360"/>
      </w:pPr>
      <w:rPr>
        <w:rFonts w:ascii="Wingdings" w:hAnsi="Wingdings" w:hint="default"/>
      </w:rPr>
    </w:lvl>
    <w:lvl w:ilvl="4" w:tplc="38206D40" w:tentative="1">
      <w:start w:val="1"/>
      <w:numFmt w:val="bullet"/>
      <w:lvlText w:val=""/>
      <w:lvlJc w:val="left"/>
      <w:pPr>
        <w:tabs>
          <w:tab w:val="num" w:pos="3600"/>
        </w:tabs>
        <w:ind w:left="3600" w:hanging="360"/>
      </w:pPr>
      <w:rPr>
        <w:rFonts w:ascii="Wingdings" w:hAnsi="Wingdings" w:hint="default"/>
      </w:rPr>
    </w:lvl>
    <w:lvl w:ilvl="5" w:tplc="958E018C" w:tentative="1">
      <w:start w:val="1"/>
      <w:numFmt w:val="bullet"/>
      <w:lvlText w:val=""/>
      <w:lvlJc w:val="left"/>
      <w:pPr>
        <w:tabs>
          <w:tab w:val="num" w:pos="4320"/>
        </w:tabs>
        <w:ind w:left="4320" w:hanging="360"/>
      </w:pPr>
      <w:rPr>
        <w:rFonts w:ascii="Wingdings" w:hAnsi="Wingdings" w:hint="default"/>
      </w:rPr>
    </w:lvl>
    <w:lvl w:ilvl="6" w:tplc="B82AD95E" w:tentative="1">
      <w:start w:val="1"/>
      <w:numFmt w:val="bullet"/>
      <w:lvlText w:val=""/>
      <w:lvlJc w:val="left"/>
      <w:pPr>
        <w:tabs>
          <w:tab w:val="num" w:pos="5040"/>
        </w:tabs>
        <w:ind w:left="5040" w:hanging="360"/>
      </w:pPr>
      <w:rPr>
        <w:rFonts w:ascii="Wingdings" w:hAnsi="Wingdings" w:hint="default"/>
      </w:rPr>
    </w:lvl>
    <w:lvl w:ilvl="7" w:tplc="838E88C0" w:tentative="1">
      <w:start w:val="1"/>
      <w:numFmt w:val="bullet"/>
      <w:lvlText w:val=""/>
      <w:lvlJc w:val="left"/>
      <w:pPr>
        <w:tabs>
          <w:tab w:val="num" w:pos="5760"/>
        </w:tabs>
        <w:ind w:left="5760" w:hanging="360"/>
      </w:pPr>
      <w:rPr>
        <w:rFonts w:ascii="Wingdings" w:hAnsi="Wingdings" w:hint="default"/>
      </w:rPr>
    </w:lvl>
    <w:lvl w:ilvl="8" w:tplc="A176C8CC" w:tentative="1">
      <w:start w:val="1"/>
      <w:numFmt w:val="bullet"/>
      <w:lvlText w:val=""/>
      <w:lvlJc w:val="left"/>
      <w:pPr>
        <w:tabs>
          <w:tab w:val="num" w:pos="6480"/>
        </w:tabs>
        <w:ind w:left="6480" w:hanging="360"/>
      </w:pPr>
      <w:rPr>
        <w:rFonts w:ascii="Wingdings" w:hAnsi="Wingdings" w:hint="default"/>
      </w:rPr>
    </w:lvl>
  </w:abstractNum>
  <w:abstractNum w:abstractNumId="143" w15:restartNumberingAfterBreak="0">
    <w:nsid w:val="1ECD56C5"/>
    <w:multiLevelType w:val="hybridMultilevel"/>
    <w:tmpl w:val="F1EEBC3A"/>
    <w:lvl w:ilvl="0" w:tplc="936E7AEA">
      <w:start w:val="1"/>
      <w:numFmt w:val="bullet"/>
      <w:lvlText w:val="•"/>
      <w:lvlJc w:val="left"/>
      <w:pPr>
        <w:tabs>
          <w:tab w:val="num" w:pos="720"/>
        </w:tabs>
        <w:ind w:left="720" w:hanging="360"/>
      </w:pPr>
      <w:rPr>
        <w:rFonts w:ascii="Arial" w:hAnsi="Arial" w:hint="default"/>
      </w:rPr>
    </w:lvl>
    <w:lvl w:ilvl="1" w:tplc="064CFCA8" w:tentative="1">
      <w:start w:val="1"/>
      <w:numFmt w:val="bullet"/>
      <w:lvlText w:val="•"/>
      <w:lvlJc w:val="left"/>
      <w:pPr>
        <w:tabs>
          <w:tab w:val="num" w:pos="1440"/>
        </w:tabs>
        <w:ind w:left="1440" w:hanging="360"/>
      </w:pPr>
      <w:rPr>
        <w:rFonts w:ascii="Arial" w:hAnsi="Arial" w:hint="default"/>
      </w:rPr>
    </w:lvl>
    <w:lvl w:ilvl="2" w:tplc="6E925DC0" w:tentative="1">
      <w:start w:val="1"/>
      <w:numFmt w:val="bullet"/>
      <w:lvlText w:val="•"/>
      <w:lvlJc w:val="left"/>
      <w:pPr>
        <w:tabs>
          <w:tab w:val="num" w:pos="2160"/>
        </w:tabs>
        <w:ind w:left="2160" w:hanging="360"/>
      </w:pPr>
      <w:rPr>
        <w:rFonts w:ascii="Arial" w:hAnsi="Arial" w:hint="default"/>
      </w:rPr>
    </w:lvl>
    <w:lvl w:ilvl="3" w:tplc="0E042A64" w:tentative="1">
      <w:start w:val="1"/>
      <w:numFmt w:val="bullet"/>
      <w:lvlText w:val="•"/>
      <w:lvlJc w:val="left"/>
      <w:pPr>
        <w:tabs>
          <w:tab w:val="num" w:pos="2880"/>
        </w:tabs>
        <w:ind w:left="2880" w:hanging="360"/>
      </w:pPr>
      <w:rPr>
        <w:rFonts w:ascii="Arial" w:hAnsi="Arial" w:hint="default"/>
      </w:rPr>
    </w:lvl>
    <w:lvl w:ilvl="4" w:tplc="9A428076" w:tentative="1">
      <w:start w:val="1"/>
      <w:numFmt w:val="bullet"/>
      <w:lvlText w:val="•"/>
      <w:lvlJc w:val="left"/>
      <w:pPr>
        <w:tabs>
          <w:tab w:val="num" w:pos="3600"/>
        </w:tabs>
        <w:ind w:left="3600" w:hanging="360"/>
      </w:pPr>
      <w:rPr>
        <w:rFonts w:ascii="Arial" w:hAnsi="Arial" w:hint="default"/>
      </w:rPr>
    </w:lvl>
    <w:lvl w:ilvl="5" w:tplc="A634AE5A" w:tentative="1">
      <w:start w:val="1"/>
      <w:numFmt w:val="bullet"/>
      <w:lvlText w:val="•"/>
      <w:lvlJc w:val="left"/>
      <w:pPr>
        <w:tabs>
          <w:tab w:val="num" w:pos="4320"/>
        </w:tabs>
        <w:ind w:left="4320" w:hanging="360"/>
      </w:pPr>
      <w:rPr>
        <w:rFonts w:ascii="Arial" w:hAnsi="Arial" w:hint="default"/>
      </w:rPr>
    </w:lvl>
    <w:lvl w:ilvl="6" w:tplc="4B2085EC" w:tentative="1">
      <w:start w:val="1"/>
      <w:numFmt w:val="bullet"/>
      <w:lvlText w:val="•"/>
      <w:lvlJc w:val="left"/>
      <w:pPr>
        <w:tabs>
          <w:tab w:val="num" w:pos="5040"/>
        </w:tabs>
        <w:ind w:left="5040" w:hanging="360"/>
      </w:pPr>
      <w:rPr>
        <w:rFonts w:ascii="Arial" w:hAnsi="Arial" w:hint="default"/>
      </w:rPr>
    </w:lvl>
    <w:lvl w:ilvl="7" w:tplc="48E286BE" w:tentative="1">
      <w:start w:val="1"/>
      <w:numFmt w:val="bullet"/>
      <w:lvlText w:val="•"/>
      <w:lvlJc w:val="left"/>
      <w:pPr>
        <w:tabs>
          <w:tab w:val="num" w:pos="5760"/>
        </w:tabs>
        <w:ind w:left="5760" w:hanging="360"/>
      </w:pPr>
      <w:rPr>
        <w:rFonts w:ascii="Arial" w:hAnsi="Arial" w:hint="default"/>
      </w:rPr>
    </w:lvl>
    <w:lvl w:ilvl="8" w:tplc="BA54C1F2" w:tentative="1">
      <w:start w:val="1"/>
      <w:numFmt w:val="bullet"/>
      <w:lvlText w:val="•"/>
      <w:lvlJc w:val="left"/>
      <w:pPr>
        <w:tabs>
          <w:tab w:val="num" w:pos="6480"/>
        </w:tabs>
        <w:ind w:left="6480" w:hanging="360"/>
      </w:pPr>
      <w:rPr>
        <w:rFonts w:ascii="Arial" w:hAnsi="Arial" w:hint="default"/>
      </w:rPr>
    </w:lvl>
  </w:abstractNum>
  <w:abstractNum w:abstractNumId="144" w15:restartNumberingAfterBreak="0">
    <w:nsid w:val="1F4259BD"/>
    <w:multiLevelType w:val="hybridMultilevel"/>
    <w:tmpl w:val="BD96DAAE"/>
    <w:lvl w:ilvl="0" w:tplc="03C29CC8">
      <w:start w:val="1"/>
      <w:numFmt w:val="bullet"/>
      <w:lvlText w:val="•"/>
      <w:lvlJc w:val="left"/>
      <w:pPr>
        <w:tabs>
          <w:tab w:val="num" w:pos="720"/>
        </w:tabs>
        <w:ind w:left="720" w:hanging="360"/>
      </w:pPr>
      <w:rPr>
        <w:rFonts w:ascii="Arial" w:hAnsi="Arial" w:hint="default"/>
      </w:rPr>
    </w:lvl>
    <w:lvl w:ilvl="1" w:tplc="129E8CDE" w:tentative="1">
      <w:start w:val="1"/>
      <w:numFmt w:val="bullet"/>
      <w:lvlText w:val="•"/>
      <w:lvlJc w:val="left"/>
      <w:pPr>
        <w:tabs>
          <w:tab w:val="num" w:pos="1440"/>
        </w:tabs>
        <w:ind w:left="1440" w:hanging="360"/>
      </w:pPr>
      <w:rPr>
        <w:rFonts w:ascii="Arial" w:hAnsi="Arial" w:hint="default"/>
      </w:rPr>
    </w:lvl>
    <w:lvl w:ilvl="2" w:tplc="B7108626" w:tentative="1">
      <w:start w:val="1"/>
      <w:numFmt w:val="bullet"/>
      <w:lvlText w:val="•"/>
      <w:lvlJc w:val="left"/>
      <w:pPr>
        <w:tabs>
          <w:tab w:val="num" w:pos="2160"/>
        </w:tabs>
        <w:ind w:left="2160" w:hanging="360"/>
      </w:pPr>
      <w:rPr>
        <w:rFonts w:ascii="Arial" w:hAnsi="Arial" w:hint="default"/>
      </w:rPr>
    </w:lvl>
    <w:lvl w:ilvl="3" w:tplc="E5B4E48C" w:tentative="1">
      <w:start w:val="1"/>
      <w:numFmt w:val="bullet"/>
      <w:lvlText w:val="•"/>
      <w:lvlJc w:val="left"/>
      <w:pPr>
        <w:tabs>
          <w:tab w:val="num" w:pos="2880"/>
        </w:tabs>
        <w:ind w:left="2880" w:hanging="360"/>
      </w:pPr>
      <w:rPr>
        <w:rFonts w:ascii="Arial" w:hAnsi="Arial" w:hint="default"/>
      </w:rPr>
    </w:lvl>
    <w:lvl w:ilvl="4" w:tplc="57827CD0" w:tentative="1">
      <w:start w:val="1"/>
      <w:numFmt w:val="bullet"/>
      <w:lvlText w:val="•"/>
      <w:lvlJc w:val="left"/>
      <w:pPr>
        <w:tabs>
          <w:tab w:val="num" w:pos="3600"/>
        </w:tabs>
        <w:ind w:left="3600" w:hanging="360"/>
      </w:pPr>
      <w:rPr>
        <w:rFonts w:ascii="Arial" w:hAnsi="Arial" w:hint="default"/>
      </w:rPr>
    </w:lvl>
    <w:lvl w:ilvl="5" w:tplc="C6565B0C" w:tentative="1">
      <w:start w:val="1"/>
      <w:numFmt w:val="bullet"/>
      <w:lvlText w:val="•"/>
      <w:lvlJc w:val="left"/>
      <w:pPr>
        <w:tabs>
          <w:tab w:val="num" w:pos="4320"/>
        </w:tabs>
        <w:ind w:left="4320" w:hanging="360"/>
      </w:pPr>
      <w:rPr>
        <w:rFonts w:ascii="Arial" w:hAnsi="Arial" w:hint="default"/>
      </w:rPr>
    </w:lvl>
    <w:lvl w:ilvl="6" w:tplc="75CED2AC" w:tentative="1">
      <w:start w:val="1"/>
      <w:numFmt w:val="bullet"/>
      <w:lvlText w:val="•"/>
      <w:lvlJc w:val="left"/>
      <w:pPr>
        <w:tabs>
          <w:tab w:val="num" w:pos="5040"/>
        </w:tabs>
        <w:ind w:left="5040" w:hanging="360"/>
      </w:pPr>
      <w:rPr>
        <w:rFonts w:ascii="Arial" w:hAnsi="Arial" w:hint="default"/>
      </w:rPr>
    </w:lvl>
    <w:lvl w:ilvl="7" w:tplc="8E860F58" w:tentative="1">
      <w:start w:val="1"/>
      <w:numFmt w:val="bullet"/>
      <w:lvlText w:val="•"/>
      <w:lvlJc w:val="left"/>
      <w:pPr>
        <w:tabs>
          <w:tab w:val="num" w:pos="5760"/>
        </w:tabs>
        <w:ind w:left="5760" w:hanging="360"/>
      </w:pPr>
      <w:rPr>
        <w:rFonts w:ascii="Arial" w:hAnsi="Arial" w:hint="default"/>
      </w:rPr>
    </w:lvl>
    <w:lvl w:ilvl="8" w:tplc="10BA19BE" w:tentative="1">
      <w:start w:val="1"/>
      <w:numFmt w:val="bullet"/>
      <w:lvlText w:val="•"/>
      <w:lvlJc w:val="left"/>
      <w:pPr>
        <w:tabs>
          <w:tab w:val="num" w:pos="6480"/>
        </w:tabs>
        <w:ind w:left="6480" w:hanging="360"/>
      </w:pPr>
      <w:rPr>
        <w:rFonts w:ascii="Arial" w:hAnsi="Arial" w:hint="default"/>
      </w:rPr>
    </w:lvl>
  </w:abstractNum>
  <w:abstractNum w:abstractNumId="145" w15:restartNumberingAfterBreak="0">
    <w:nsid w:val="1FA1293C"/>
    <w:multiLevelType w:val="hybridMultilevel"/>
    <w:tmpl w:val="24E0FCAA"/>
    <w:lvl w:ilvl="0" w:tplc="93B05BB4">
      <w:start w:val="1"/>
      <w:numFmt w:val="bullet"/>
      <w:lvlText w:val=""/>
      <w:lvlJc w:val="left"/>
      <w:pPr>
        <w:tabs>
          <w:tab w:val="num" w:pos="720"/>
        </w:tabs>
        <w:ind w:left="720" w:hanging="360"/>
      </w:pPr>
      <w:rPr>
        <w:rFonts w:ascii="Wingdings" w:hAnsi="Wingdings" w:hint="default"/>
      </w:rPr>
    </w:lvl>
    <w:lvl w:ilvl="1" w:tplc="6C14BA66" w:tentative="1">
      <w:start w:val="1"/>
      <w:numFmt w:val="bullet"/>
      <w:lvlText w:val=""/>
      <w:lvlJc w:val="left"/>
      <w:pPr>
        <w:tabs>
          <w:tab w:val="num" w:pos="1440"/>
        </w:tabs>
        <w:ind w:left="1440" w:hanging="360"/>
      </w:pPr>
      <w:rPr>
        <w:rFonts w:ascii="Wingdings" w:hAnsi="Wingdings" w:hint="default"/>
      </w:rPr>
    </w:lvl>
    <w:lvl w:ilvl="2" w:tplc="90ACA40A" w:tentative="1">
      <w:start w:val="1"/>
      <w:numFmt w:val="bullet"/>
      <w:lvlText w:val=""/>
      <w:lvlJc w:val="left"/>
      <w:pPr>
        <w:tabs>
          <w:tab w:val="num" w:pos="2160"/>
        </w:tabs>
        <w:ind w:left="2160" w:hanging="360"/>
      </w:pPr>
      <w:rPr>
        <w:rFonts w:ascii="Wingdings" w:hAnsi="Wingdings" w:hint="default"/>
      </w:rPr>
    </w:lvl>
    <w:lvl w:ilvl="3" w:tplc="C28E3926" w:tentative="1">
      <w:start w:val="1"/>
      <w:numFmt w:val="bullet"/>
      <w:lvlText w:val=""/>
      <w:lvlJc w:val="left"/>
      <w:pPr>
        <w:tabs>
          <w:tab w:val="num" w:pos="2880"/>
        </w:tabs>
        <w:ind w:left="2880" w:hanging="360"/>
      </w:pPr>
      <w:rPr>
        <w:rFonts w:ascii="Wingdings" w:hAnsi="Wingdings" w:hint="default"/>
      </w:rPr>
    </w:lvl>
    <w:lvl w:ilvl="4" w:tplc="E97005B6" w:tentative="1">
      <w:start w:val="1"/>
      <w:numFmt w:val="bullet"/>
      <w:lvlText w:val=""/>
      <w:lvlJc w:val="left"/>
      <w:pPr>
        <w:tabs>
          <w:tab w:val="num" w:pos="3600"/>
        </w:tabs>
        <w:ind w:left="3600" w:hanging="360"/>
      </w:pPr>
      <w:rPr>
        <w:rFonts w:ascii="Wingdings" w:hAnsi="Wingdings" w:hint="default"/>
      </w:rPr>
    </w:lvl>
    <w:lvl w:ilvl="5" w:tplc="81C27694" w:tentative="1">
      <w:start w:val="1"/>
      <w:numFmt w:val="bullet"/>
      <w:lvlText w:val=""/>
      <w:lvlJc w:val="left"/>
      <w:pPr>
        <w:tabs>
          <w:tab w:val="num" w:pos="4320"/>
        </w:tabs>
        <w:ind w:left="4320" w:hanging="360"/>
      </w:pPr>
      <w:rPr>
        <w:rFonts w:ascii="Wingdings" w:hAnsi="Wingdings" w:hint="default"/>
      </w:rPr>
    </w:lvl>
    <w:lvl w:ilvl="6" w:tplc="9FA0345E" w:tentative="1">
      <w:start w:val="1"/>
      <w:numFmt w:val="bullet"/>
      <w:lvlText w:val=""/>
      <w:lvlJc w:val="left"/>
      <w:pPr>
        <w:tabs>
          <w:tab w:val="num" w:pos="5040"/>
        </w:tabs>
        <w:ind w:left="5040" w:hanging="360"/>
      </w:pPr>
      <w:rPr>
        <w:rFonts w:ascii="Wingdings" w:hAnsi="Wingdings" w:hint="default"/>
      </w:rPr>
    </w:lvl>
    <w:lvl w:ilvl="7" w:tplc="5E7C1580" w:tentative="1">
      <w:start w:val="1"/>
      <w:numFmt w:val="bullet"/>
      <w:lvlText w:val=""/>
      <w:lvlJc w:val="left"/>
      <w:pPr>
        <w:tabs>
          <w:tab w:val="num" w:pos="5760"/>
        </w:tabs>
        <w:ind w:left="5760" w:hanging="360"/>
      </w:pPr>
      <w:rPr>
        <w:rFonts w:ascii="Wingdings" w:hAnsi="Wingdings" w:hint="default"/>
      </w:rPr>
    </w:lvl>
    <w:lvl w:ilvl="8" w:tplc="173C9B2A" w:tentative="1">
      <w:start w:val="1"/>
      <w:numFmt w:val="bullet"/>
      <w:lvlText w:val=""/>
      <w:lvlJc w:val="left"/>
      <w:pPr>
        <w:tabs>
          <w:tab w:val="num" w:pos="6480"/>
        </w:tabs>
        <w:ind w:left="6480" w:hanging="360"/>
      </w:pPr>
      <w:rPr>
        <w:rFonts w:ascii="Wingdings" w:hAnsi="Wingdings" w:hint="default"/>
      </w:rPr>
    </w:lvl>
  </w:abstractNum>
  <w:abstractNum w:abstractNumId="146" w15:restartNumberingAfterBreak="0">
    <w:nsid w:val="200F15A3"/>
    <w:multiLevelType w:val="hybridMultilevel"/>
    <w:tmpl w:val="795A018E"/>
    <w:lvl w:ilvl="0" w:tplc="95A665FE">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205C1066"/>
    <w:multiLevelType w:val="multilevel"/>
    <w:tmpl w:val="FFFFFFFF"/>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cs="Times New Roman" w:hint="default"/>
      </w:rPr>
    </w:lvl>
    <w:lvl w:ilvl="2">
      <w:start w:val="1"/>
      <w:numFmt w:val="bullet"/>
      <w:lvlText w:val=""/>
      <w:lvlJc w:val="left"/>
      <w:pPr>
        <w:tabs>
          <w:tab w:val="num" w:pos="2340"/>
        </w:tabs>
        <w:ind w:left="2160" w:hanging="180"/>
      </w:pPr>
      <w:rPr>
        <w:rFonts w:ascii="Symbol" w:hAnsi="Symbol" w:hint="default"/>
        <w:color w:val="auto"/>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148" w15:restartNumberingAfterBreak="0">
    <w:nsid w:val="20882A3D"/>
    <w:multiLevelType w:val="hybridMultilevel"/>
    <w:tmpl w:val="FFFFFFFF"/>
    <w:lvl w:ilvl="0" w:tplc="6EF29E36">
      <w:start w:val="1"/>
      <w:numFmt w:val="hebrew1"/>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9" w15:restartNumberingAfterBreak="0">
    <w:nsid w:val="21270833"/>
    <w:multiLevelType w:val="hybridMultilevel"/>
    <w:tmpl w:val="9C726026"/>
    <w:lvl w:ilvl="0" w:tplc="ED4AE3EA">
      <w:start w:val="1"/>
      <w:numFmt w:val="bullet"/>
      <w:lvlText w:val=""/>
      <w:lvlJc w:val="left"/>
      <w:pPr>
        <w:tabs>
          <w:tab w:val="num" w:pos="720"/>
        </w:tabs>
        <w:ind w:left="720" w:hanging="360"/>
      </w:pPr>
      <w:rPr>
        <w:rFonts w:ascii="Wingdings" w:hAnsi="Wingdings" w:hint="default"/>
      </w:rPr>
    </w:lvl>
    <w:lvl w:ilvl="1" w:tplc="15C0AC06" w:tentative="1">
      <w:start w:val="1"/>
      <w:numFmt w:val="bullet"/>
      <w:lvlText w:val=""/>
      <w:lvlJc w:val="left"/>
      <w:pPr>
        <w:tabs>
          <w:tab w:val="num" w:pos="1440"/>
        </w:tabs>
        <w:ind w:left="1440" w:hanging="360"/>
      </w:pPr>
      <w:rPr>
        <w:rFonts w:ascii="Wingdings" w:hAnsi="Wingdings" w:hint="default"/>
      </w:rPr>
    </w:lvl>
    <w:lvl w:ilvl="2" w:tplc="E950441C" w:tentative="1">
      <w:start w:val="1"/>
      <w:numFmt w:val="bullet"/>
      <w:lvlText w:val=""/>
      <w:lvlJc w:val="left"/>
      <w:pPr>
        <w:tabs>
          <w:tab w:val="num" w:pos="2160"/>
        </w:tabs>
        <w:ind w:left="2160" w:hanging="360"/>
      </w:pPr>
      <w:rPr>
        <w:rFonts w:ascii="Wingdings" w:hAnsi="Wingdings" w:hint="default"/>
      </w:rPr>
    </w:lvl>
    <w:lvl w:ilvl="3" w:tplc="323A2792" w:tentative="1">
      <w:start w:val="1"/>
      <w:numFmt w:val="bullet"/>
      <w:lvlText w:val=""/>
      <w:lvlJc w:val="left"/>
      <w:pPr>
        <w:tabs>
          <w:tab w:val="num" w:pos="2880"/>
        </w:tabs>
        <w:ind w:left="2880" w:hanging="360"/>
      </w:pPr>
      <w:rPr>
        <w:rFonts w:ascii="Wingdings" w:hAnsi="Wingdings" w:hint="default"/>
      </w:rPr>
    </w:lvl>
    <w:lvl w:ilvl="4" w:tplc="8070D79C" w:tentative="1">
      <w:start w:val="1"/>
      <w:numFmt w:val="bullet"/>
      <w:lvlText w:val=""/>
      <w:lvlJc w:val="left"/>
      <w:pPr>
        <w:tabs>
          <w:tab w:val="num" w:pos="3600"/>
        </w:tabs>
        <w:ind w:left="3600" w:hanging="360"/>
      </w:pPr>
      <w:rPr>
        <w:rFonts w:ascii="Wingdings" w:hAnsi="Wingdings" w:hint="default"/>
      </w:rPr>
    </w:lvl>
    <w:lvl w:ilvl="5" w:tplc="00A61FD2" w:tentative="1">
      <w:start w:val="1"/>
      <w:numFmt w:val="bullet"/>
      <w:lvlText w:val=""/>
      <w:lvlJc w:val="left"/>
      <w:pPr>
        <w:tabs>
          <w:tab w:val="num" w:pos="4320"/>
        </w:tabs>
        <w:ind w:left="4320" w:hanging="360"/>
      </w:pPr>
      <w:rPr>
        <w:rFonts w:ascii="Wingdings" w:hAnsi="Wingdings" w:hint="default"/>
      </w:rPr>
    </w:lvl>
    <w:lvl w:ilvl="6" w:tplc="3E4EAA70" w:tentative="1">
      <w:start w:val="1"/>
      <w:numFmt w:val="bullet"/>
      <w:lvlText w:val=""/>
      <w:lvlJc w:val="left"/>
      <w:pPr>
        <w:tabs>
          <w:tab w:val="num" w:pos="5040"/>
        </w:tabs>
        <w:ind w:left="5040" w:hanging="360"/>
      </w:pPr>
      <w:rPr>
        <w:rFonts w:ascii="Wingdings" w:hAnsi="Wingdings" w:hint="default"/>
      </w:rPr>
    </w:lvl>
    <w:lvl w:ilvl="7" w:tplc="1ECA9D60" w:tentative="1">
      <w:start w:val="1"/>
      <w:numFmt w:val="bullet"/>
      <w:lvlText w:val=""/>
      <w:lvlJc w:val="left"/>
      <w:pPr>
        <w:tabs>
          <w:tab w:val="num" w:pos="5760"/>
        </w:tabs>
        <w:ind w:left="5760" w:hanging="360"/>
      </w:pPr>
      <w:rPr>
        <w:rFonts w:ascii="Wingdings" w:hAnsi="Wingdings" w:hint="default"/>
      </w:rPr>
    </w:lvl>
    <w:lvl w:ilvl="8" w:tplc="F594F4DC" w:tentative="1">
      <w:start w:val="1"/>
      <w:numFmt w:val="bullet"/>
      <w:lvlText w:val=""/>
      <w:lvlJc w:val="left"/>
      <w:pPr>
        <w:tabs>
          <w:tab w:val="num" w:pos="6480"/>
        </w:tabs>
        <w:ind w:left="6480" w:hanging="360"/>
      </w:pPr>
      <w:rPr>
        <w:rFonts w:ascii="Wingdings" w:hAnsi="Wingdings" w:hint="default"/>
      </w:rPr>
    </w:lvl>
  </w:abstractNum>
  <w:abstractNum w:abstractNumId="150" w15:restartNumberingAfterBreak="0">
    <w:nsid w:val="21BD77CC"/>
    <w:multiLevelType w:val="hybridMultilevel"/>
    <w:tmpl w:val="49CC7716"/>
    <w:lvl w:ilvl="0" w:tplc="E6DE95C4">
      <w:start w:val="1"/>
      <w:numFmt w:val="bullet"/>
      <w:lvlText w:val=""/>
      <w:lvlJc w:val="left"/>
      <w:pPr>
        <w:tabs>
          <w:tab w:val="num" w:pos="720"/>
        </w:tabs>
        <w:ind w:left="720" w:hanging="360"/>
      </w:pPr>
      <w:rPr>
        <w:rFonts w:ascii="Wingdings" w:hAnsi="Wingdings" w:hint="default"/>
      </w:rPr>
    </w:lvl>
    <w:lvl w:ilvl="1" w:tplc="E99814EC" w:tentative="1">
      <w:start w:val="1"/>
      <w:numFmt w:val="bullet"/>
      <w:lvlText w:val=""/>
      <w:lvlJc w:val="left"/>
      <w:pPr>
        <w:tabs>
          <w:tab w:val="num" w:pos="1440"/>
        </w:tabs>
        <w:ind w:left="1440" w:hanging="360"/>
      </w:pPr>
      <w:rPr>
        <w:rFonts w:ascii="Wingdings" w:hAnsi="Wingdings" w:hint="default"/>
      </w:rPr>
    </w:lvl>
    <w:lvl w:ilvl="2" w:tplc="07D49BD2" w:tentative="1">
      <w:start w:val="1"/>
      <w:numFmt w:val="bullet"/>
      <w:lvlText w:val=""/>
      <w:lvlJc w:val="left"/>
      <w:pPr>
        <w:tabs>
          <w:tab w:val="num" w:pos="2160"/>
        </w:tabs>
        <w:ind w:left="2160" w:hanging="360"/>
      </w:pPr>
      <w:rPr>
        <w:rFonts w:ascii="Wingdings" w:hAnsi="Wingdings" w:hint="default"/>
      </w:rPr>
    </w:lvl>
    <w:lvl w:ilvl="3" w:tplc="3D7ACC54" w:tentative="1">
      <w:start w:val="1"/>
      <w:numFmt w:val="bullet"/>
      <w:lvlText w:val=""/>
      <w:lvlJc w:val="left"/>
      <w:pPr>
        <w:tabs>
          <w:tab w:val="num" w:pos="2880"/>
        </w:tabs>
        <w:ind w:left="2880" w:hanging="360"/>
      </w:pPr>
      <w:rPr>
        <w:rFonts w:ascii="Wingdings" w:hAnsi="Wingdings" w:hint="default"/>
      </w:rPr>
    </w:lvl>
    <w:lvl w:ilvl="4" w:tplc="6A7EE3DA" w:tentative="1">
      <w:start w:val="1"/>
      <w:numFmt w:val="bullet"/>
      <w:lvlText w:val=""/>
      <w:lvlJc w:val="left"/>
      <w:pPr>
        <w:tabs>
          <w:tab w:val="num" w:pos="3600"/>
        </w:tabs>
        <w:ind w:left="3600" w:hanging="360"/>
      </w:pPr>
      <w:rPr>
        <w:rFonts w:ascii="Wingdings" w:hAnsi="Wingdings" w:hint="default"/>
      </w:rPr>
    </w:lvl>
    <w:lvl w:ilvl="5" w:tplc="A534432A" w:tentative="1">
      <w:start w:val="1"/>
      <w:numFmt w:val="bullet"/>
      <w:lvlText w:val=""/>
      <w:lvlJc w:val="left"/>
      <w:pPr>
        <w:tabs>
          <w:tab w:val="num" w:pos="4320"/>
        </w:tabs>
        <w:ind w:left="4320" w:hanging="360"/>
      </w:pPr>
      <w:rPr>
        <w:rFonts w:ascii="Wingdings" w:hAnsi="Wingdings" w:hint="default"/>
      </w:rPr>
    </w:lvl>
    <w:lvl w:ilvl="6" w:tplc="18BE7FEA" w:tentative="1">
      <w:start w:val="1"/>
      <w:numFmt w:val="bullet"/>
      <w:lvlText w:val=""/>
      <w:lvlJc w:val="left"/>
      <w:pPr>
        <w:tabs>
          <w:tab w:val="num" w:pos="5040"/>
        </w:tabs>
        <w:ind w:left="5040" w:hanging="360"/>
      </w:pPr>
      <w:rPr>
        <w:rFonts w:ascii="Wingdings" w:hAnsi="Wingdings" w:hint="default"/>
      </w:rPr>
    </w:lvl>
    <w:lvl w:ilvl="7" w:tplc="B70847AE" w:tentative="1">
      <w:start w:val="1"/>
      <w:numFmt w:val="bullet"/>
      <w:lvlText w:val=""/>
      <w:lvlJc w:val="left"/>
      <w:pPr>
        <w:tabs>
          <w:tab w:val="num" w:pos="5760"/>
        </w:tabs>
        <w:ind w:left="5760" w:hanging="360"/>
      </w:pPr>
      <w:rPr>
        <w:rFonts w:ascii="Wingdings" w:hAnsi="Wingdings" w:hint="default"/>
      </w:rPr>
    </w:lvl>
    <w:lvl w:ilvl="8" w:tplc="5532C782" w:tentative="1">
      <w:start w:val="1"/>
      <w:numFmt w:val="bullet"/>
      <w:lvlText w:val=""/>
      <w:lvlJc w:val="left"/>
      <w:pPr>
        <w:tabs>
          <w:tab w:val="num" w:pos="6480"/>
        </w:tabs>
        <w:ind w:left="6480" w:hanging="360"/>
      </w:pPr>
      <w:rPr>
        <w:rFonts w:ascii="Wingdings" w:hAnsi="Wingdings" w:hint="default"/>
      </w:rPr>
    </w:lvl>
  </w:abstractNum>
  <w:abstractNum w:abstractNumId="151" w15:restartNumberingAfterBreak="0">
    <w:nsid w:val="22096ACC"/>
    <w:multiLevelType w:val="hybridMultilevel"/>
    <w:tmpl w:val="C912707A"/>
    <w:lvl w:ilvl="0" w:tplc="91C80C68">
      <w:start w:val="1"/>
      <w:numFmt w:val="bullet"/>
      <w:lvlText w:val=""/>
      <w:lvlJc w:val="left"/>
      <w:pPr>
        <w:tabs>
          <w:tab w:val="num" w:pos="720"/>
        </w:tabs>
        <w:ind w:left="720" w:hanging="360"/>
      </w:pPr>
      <w:rPr>
        <w:rFonts w:ascii="Wingdings" w:hAnsi="Wingdings" w:hint="default"/>
      </w:rPr>
    </w:lvl>
    <w:lvl w:ilvl="1" w:tplc="4942B918" w:tentative="1">
      <w:start w:val="1"/>
      <w:numFmt w:val="bullet"/>
      <w:lvlText w:val=""/>
      <w:lvlJc w:val="left"/>
      <w:pPr>
        <w:tabs>
          <w:tab w:val="num" w:pos="1440"/>
        </w:tabs>
        <w:ind w:left="1440" w:hanging="360"/>
      </w:pPr>
      <w:rPr>
        <w:rFonts w:ascii="Wingdings" w:hAnsi="Wingdings" w:hint="default"/>
      </w:rPr>
    </w:lvl>
    <w:lvl w:ilvl="2" w:tplc="731A0C5E" w:tentative="1">
      <w:start w:val="1"/>
      <w:numFmt w:val="bullet"/>
      <w:lvlText w:val=""/>
      <w:lvlJc w:val="left"/>
      <w:pPr>
        <w:tabs>
          <w:tab w:val="num" w:pos="2160"/>
        </w:tabs>
        <w:ind w:left="2160" w:hanging="360"/>
      </w:pPr>
      <w:rPr>
        <w:rFonts w:ascii="Wingdings" w:hAnsi="Wingdings" w:hint="default"/>
      </w:rPr>
    </w:lvl>
    <w:lvl w:ilvl="3" w:tplc="B91CD552" w:tentative="1">
      <w:start w:val="1"/>
      <w:numFmt w:val="bullet"/>
      <w:lvlText w:val=""/>
      <w:lvlJc w:val="left"/>
      <w:pPr>
        <w:tabs>
          <w:tab w:val="num" w:pos="2880"/>
        </w:tabs>
        <w:ind w:left="2880" w:hanging="360"/>
      </w:pPr>
      <w:rPr>
        <w:rFonts w:ascii="Wingdings" w:hAnsi="Wingdings" w:hint="default"/>
      </w:rPr>
    </w:lvl>
    <w:lvl w:ilvl="4" w:tplc="2FD6AB20" w:tentative="1">
      <w:start w:val="1"/>
      <w:numFmt w:val="bullet"/>
      <w:lvlText w:val=""/>
      <w:lvlJc w:val="left"/>
      <w:pPr>
        <w:tabs>
          <w:tab w:val="num" w:pos="3600"/>
        </w:tabs>
        <w:ind w:left="3600" w:hanging="360"/>
      </w:pPr>
      <w:rPr>
        <w:rFonts w:ascii="Wingdings" w:hAnsi="Wingdings" w:hint="default"/>
      </w:rPr>
    </w:lvl>
    <w:lvl w:ilvl="5" w:tplc="5A32C58E" w:tentative="1">
      <w:start w:val="1"/>
      <w:numFmt w:val="bullet"/>
      <w:lvlText w:val=""/>
      <w:lvlJc w:val="left"/>
      <w:pPr>
        <w:tabs>
          <w:tab w:val="num" w:pos="4320"/>
        </w:tabs>
        <w:ind w:left="4320" w:hanging="360"/>
      </w:pPr>
      <w:rPr>
        <w:rFonts w:ascii="Wingdings" w:hAnsi="Wingdings" w:hint="default"/>
      </w:rPr>
    </w:lvl>
    <w:lvl w:ilvl="6" w:tplc="557863AE" w:tentative="1">
      <w:start w:val="1"/>
      <w:numFmt w:val="bullet"/>
      <w:lvlText w:val=""/>
      <w:lvlJc w:val="left"/>
      <w:pPr>
        <w:tabs>
          <w:tab w:val="num" w:pos="5040"/>
        </w:tabs>
        <w:ind w:left="5040" w:hanging="360"/>
      </w:pPr>
      <w:rPr>
        <w:rFonts w:ascii="Wingdings" w:hAnsi="Wingdings" w:hint="default"/>
      </w:rPr>
    </w:lvl>
    <w:lvl w:ilvl="7" w:tplc="853CDCBA" w:tentative="1">
      <w:start w:val="1"/>
      <w:numFmt w:val="bullet"/>
      <w:lvlText w:val=""/>
      <w:lvlJc w:val="left"/>
      <w:pPr>
        <w:tabs>
          <w:tab w:val="num" w:pos="5760"/>
        </w:tabs>
        <w:ind w:left="5760" w:hanging="360"/>
      </w:pPr>
      <w:rPr>
        <w:rFonts w:ascii="Wingdings" w:hAnsi="Wingdings" w:hint="default"/>
      </w:rPr>
    </w:lvl>
    <w:lvl w:ilvl="8" w:tplc="63F8B806" w:tentative="1">
      <w:start w:val="1"/>
      <w:numFmt w:val="bullet"/>
      <w:lvlText w:val=""/>
      <w:lvlJc w:val="left"/>
      <w:pPr>
        <w:tabs>
          <w:tab w:val="num" w:pos="6480"/>
        </w:tabs>
        <w:ind w:left="6480" w:hanging="360"/>
      </w:pPr>
      <w:rPr>
        <w:rFonts w:ascii="Wingdings" w:hAnsi="Wingdings" w:hint="default"/>
      </w:rPr>
    </w:lvl>
  </w:abstractNum>
  <w:abstractNum w:abstractNumId="152" w15:restartNumberingAfterBreak="0">
    <w:nsid w:val="221D6FBB"/>
    <w:multiLevelType w:val="hybridMultilevel"/>
    <w:tmpl w:val="688C1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22264EA4"/>
    <w:multiLevelType w:val="hybridMultilevel"/>
    <w:tmpl w:val="5E02DE10"/>
    <w:lvl w:ilvl="0" w:tplc="C3CAD96E">
      <w:start w:val="1"/>
      <w:numFmt w:val="bullet"/>
      <w:lvlText w:val=""/>
      <w:lvlJc w:val="left"/>
      <w:pPr>
        <w:tabs>
          <w:tab w:val="num" w:pos="720"/>
        </w:tabs>
        <w:ind w:left="720" w:hanging="360"/>
      </w:pPr>
      <w:rPr>
        <w:rFonts w:ascii="Wingdings" w:hAnsi="Wingdings" w:hint="default"/>
      </w:rPr>
    </w:lvl>
    <w:lvl w:ilvl="1" w:tplc="E7740F6E" w:tentative="1">
      <w:start w:val="1"/>
      <w:numFmt w:val="bullet"/>
      <w:lvlText w:val=""/>
      <w:lvlJc w:val="left"/>
      <w:pPr>
        <w:tabs>
          <w:tab w:val="num" w:pos="1440"/>
        </w:tabs>
        <w:ind w:left="1440" w:hanging="360"/>
      </w:pPr>
      <w:rPr>
        <w:rFonts w:ascii="Wingdings" w:hAnsi="Wingdings" w:hint="default"/>
      </w:rPr>
    </w:lvl>
    <w:lvl w:ilvl="2" w:tplc="38989B6A" w:tentative="1">
      <w:start w:val="1"/>
      <w:numFmt w:val="bullet"/>
      <w:lvlText w:val=""/>
      <w:lvlJc w:val="left"/>
      <w:pPr>
        <w:tabs>
          <w:tab w:val="num" w:pos="2160"/>
        </w:tabs>
        <w:ind w:left="2160" w:hanging="360"/>
      </w:pPr>
      <w:rPr>
        <w:rFonts w:ascii="Wingdings" w:hAnsi="Wingdings" w:hint="default"/>
      </w:rPr>
    </w:lvl>
    <w:lvl w:ilvl="3" w:tplc="DE562D96" w:tentative="1">
      <w:start w:val="1"/>
      <w:numFmt w:val="bullet"/>
      <w:lvlText w:val=""/>
      <w:lvlJc w:val="left"/>
      <w:pPr>
        <w:tabs>
          <w:tab w:val="num" w:pos="2880"/>
        </w:tabs>
        <w:ind w:left="2880" w:hanging="360"/>
      </w:pPr>
      <w:rPr>
        <w:rFonts w:ascii="Wingdings" w:hAnsi="Wingdings" w:hint="default"/>
      </w:rPr>
    </w:lvl>
    <w:lvl w:ilvl="4" w:tplc="2ABE022C" w:tentative="1">
      <w:start w:val="1"/>
      <w:numFmt w:val="bullet"/>
      <w:lvlText w:val=""/>
      <w:lvlJc w:val="left"/>
      <w:pPr>
        <w:tabs>
          <w:tab w:val="num" w:pos="3600"/>
        </w:tabs>
        <w:ind w:left="3600" w:hanging="360"/>
      </w:pPr>
      <w:rPr>
        <w:rFonts w:ascii="Wingdings" w:hAnsi="Wingdings" w:hint="default"/>
      </w:rPr>
    </w:lvl>
    <w:lvl w:ilvl="5" w:tplc="C7D86096" w:tentative="1">
      <w:start w:val="1"/>
      <w:numFmt w:val="bullet"/>
      <w:lvlText w:val=""/>
      <w:lvlJc w:val="left"/>
      <w:pPr>
        <w:tabs>
          <w:tab w:val="num" w:pos="4320"/>
        </w:tabs>
        <w:ind w:left="4320" w:hanging="360"/>
      </w:pPr>
      <w:rPr>
        <w:rFonts w:ascii="Wingdings" w:hAnsi="Wingdings" w:hint="default"/>
      </w:rPr>
    </w:lvl>
    <w:lvl w:ilvl="6" w:tplc="BF9AF134" w:tentative="1">
      <w:start w:val="1"/>
      <w:numFmt w:val="bullet"/>
      <w:lvlText w:val=""/>
      <w:lvlJc w:val="left"/>
      <w:pPr>
        <w:tabs>
          <w:tab w:val="num" w:pos="5040"/>
        </w:tabs>
        <w:ind w:left="5040" w:hanging="360"/>
      </w:pPr>
      <w:rPr>
        <w:rFonts w:ascii="Wingdings" w:hAnsi="Wingdings" w:hint="default"/>
      </w:rPr>
    </w:lvl>
    <w:lvl w:ilvl="7" w:tplc="E5800D5E" w:tentative="1">
      <w:start w:val="1"/>
      <w:numFmt w:val="bullet"/>
      <w:lvlText w:val=""/>
      <w:lvlJc w:val="left"/>
      <w:pPr>
        <w:tabs>
          <w:tab w:val="num" w:pos="5760"/>
        </w:tabs>
        <w:ind w:left="5760" w:hanging="360"/>
      </w:pPr>
      <w:rPr>
        <w:rFonts w:ascii="Wingdings" w:hAnsi="Wingdings" w:hint="default"/>
      </w:rPr>
    </w:lvl>
    <w:lvl w:ilvl="8" w:tplc="12582E3C" w:tentative="1">
      <w:start w:val="1"/>
      <w:numFmt w:val="bullet"/>
      <w:lvlText w:val=""/>
      <w:lvlJc w:val="left"/>
      <w:pPr>
        <w:tabs>
          <w:tab w:val="num" w:pos="6480"/>
        </w:tabs>
        <w:ind w:left="6480" w:hanging="360"/>
      </w:pPr>
      <w:rPr>
        <w:rFonts w:ascii="Wingdings" w:hAnsi="Wingdings" w:hint="default"/>
      </w:rPr>
    </w:lvl>
  </w:abstractNum>
  <w:abstractNum w:abstractNumId="154" w15:restartNumberingAfterBreak="0">
    <w:nsid w:val="222D50F5"/>
    <w:multiLevelType w:val="hybridMultilevel"/>
    <w:tmpl w:val="2D50B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2263578F"/>
    <w:multiLevelType w:val="hybridMultilevel"/>
    <w:tmpl w:val="907096B2"/>
    <w:lvl w:ilvl="0" w:tplc="92A0912C">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229739A3"/>
    <w:multiLevelType w:val="hybridMultilevel"/>
    <w:tmpl w:val="A85C864E"/>
    <w:lvl w:ilvl="0" w:tplc="03785536">
      <w:start w:val="1"/>
      <w:numFmt w:val="bullet"/>
      <w:lvlText w:val="•"/>
      <w:lvlJc w:val="left"/>
      <w:pPr>
        <w:tabs>
          <w:tab w:val="num" w:pos="720"/>
        </w:tabs>
        <w:ind w:left="720" w:hanging="360"/>
      </w:pPr>
      <w:rPr>
        <w:rFonts w:ascii="Arial" w:hAnsi="Arial" w:hint="default"/>
      </w:rPr>
    </w:lvl>
    <w:lvl w:ilvl="1" w:tplc="5D94677E" w:tentative="1">
      <w:start w:val="1"/>
      <w:numFmt w:val="bullet"/>
      <w:lvlText w:val="•"/>
      <w:lvlJc w:val="left"/>
      <w:pPr>
        <w:tabs>
          <w:tab w:val="num" w:pos="1440"/>
        </w:tabs>
        <w:ind w:left="1440" w:hanging="360"/>
      </w:pPr>
      <w:rPr>
        <w:rFonts w:ascii="Arial" w:hAnsi="Arial" w:hint="default"/>
      </w:rPr>
    </w:lvl>
    <w:lvl w:ilvl="2" w:tplc="BB900D52" w:tentative="1">
      <w:start w:val="1"/>
      <w:numFmt w:val="bullet"/>
      <w:lvlText w:val="•"/>
      <w:lvlJc w:val="left"/>
      <w:pPr>
        <w:tabs>
          <w:tab w:val="num" w:pos="2160"/>
        </w:tabs>
        <w:ind w:left="2160" w:hanging="360"/>
      </w:pPr>
      <w:rPr>
        <w:rFonts w:ascii="Arial" w:hAnsi="Arial" w:hint="default"/>
      </w:rPr>
    </w:lvl>
    <w:lvl w:ilvl="3" w:tplc="6B029548" w:tentative="1">
      <w:start w:val="1"/>
      <w:numFmt w:val="bullet"/>
      <w:lvlText w:val="•"/>
      <w:lvlJc w:val="left"/>
      <w:pPr>
        <w:tabs>
          <w:tab w:val="num" w:pos="2880"/>
        </w:tabs>
        <w:ind w:left="2880" w:hanging="360"/>
      </w:pPr>
      <w:rPr>
        <w:rFonts w:ascii="Arial" w:hAnsi="Arial" w:hint="default"/>
      </w:rPr>
    </w:lvl>
    <w:lvl w:ilvl="4" w:tplc="569ADEEE" w:tentative="1">
      <w:start w:val="1"/>
      <w:numFmt w:val="bullet"/>
      <w:lvlText w:val="•"/>
      <w:lvlJc w:val="left"/>
      <w:pPr>
        <w:tabs>
          <w:tab w:val="num" w:pos="3600"/>
        </w:tabs>
        <w:ind w:left="3600" w:hanging="360"/>
      </w:pPr>
      <w:rPr>
        <w:rFonts w:ascii="Arial" w:hAnsi="Arial" w:hint="default"/>
      </w:rPr>
    </w:lvl>
    <w:lvl w:ilvl="5" w:tplc="119855C4" w:tentative="1">
      <w:start w:val="1"/>
      <w:numFmt w:val="bullet"/>
      <w:lvlText w:val="•"/>
      <w:lvlJc w:val="left"/>
      <w:pPr>
        <w:tabs>
          <w:tab w:val="num" w:pos="4320"/>
        </w:tabs>
        <w:ind w:left="4320" w:hanging="360"/>
      </w:pPr>
      <w:rPr>
        <w:rFonts w:ascii="Arial" w:hAnsi="Arial" w:hint="default"/>
      </w:rPr>
    </w:lvl>
    <w:lvl w:ilvl="6" w:tplc="B5727A68" w:tentative="1">
      <w:start w:val="1"/>
      <w:numFmt w:val="bullet"/>
      <w:lvlText w:val="•"/>
      <w:lvlJc w:val="left"/>
      <w:pPr>
        <w:tabs>
          <w:tab w:val="num" w:pos="5040"/>
        </w:tabs>
        <w:ind w:left="5040" w:hanging="360"/>
      </w:pPr>
      <w:rPr>
        <w:rFonts w:ascii="Arial" w:hAnsi="Arial" w:hint="default"/>
      </w:rPr>
    </w:lvl>
    <w:lvl w:ilvl="7" w:tplc="5914BE9C" w:tentative="1">
      <w:start w:val="1"/>
      <w:numFmt w:val="bullet"/>
      <w:lvlText w:val="•"/>
      <w:lvlJc w:val="left"/>
      <w:pPr>
        <w:tabs>
          <w:tab w:val="num" w:pos="5760"/>
        </w:tabs>
        <w:ind w:left="5760" w:hanging="360"/>
      </w:pPr>
      <w:rPr>
        <w:rFonts w:ascii="Arial" w:hAnsi="Arial" w:hint="default"/>
      </w:rPr>
    </w:lvl>
    <w:lvl w:ilvl="8" w:tplc="0BB698DE" w:tentative="1">
      <w:start w:val="1"/>
      <w:numFmt w:val="bullet"/>
      <w:lvlText w:val="•"/>
      <w:lvlJc w:val="left"/>
      <w:pPr>
        <w:tabs>
          <w:tab w:val="num" w:pos="6480"/>
        </w:tabs>
        <w:ind w:left="6480" w:hanging="360"/>
      </w:pPr>
      <w:rPr>
        <w:rFonts w:ascii="Arial" w:hAnsi="Arial" w:hint="default"/>
      </w:rPr>
    </w:lvl>
  </w:abstractNum>
  <w:abstractNum w:abstractNumId="157" w15:restartNumberingAfterBreak="0">
    <w:nsid w:val="22A725E9"/>
    <w:multiLevelType w:val="hybridMultilevel"/>
    <w:tmpl w:val="12A6D420"/>
    <w:lvl w:ilvl="0" w:tplc="866E99DE">
      <w:start w:val="1"/>
      <w:numFmt w:val="bullet"/>
      <w:lvlText w:val=""/>
      <w:lvlJc w:val="left"/>
      <w:pPr>
        <w:tabs>
          <w:tab w:val="num" w:pos="720"/>
        </w:tabs>
        <w:ind w:left="720" w:hanging="360"/>
      </w:pPr>
      <w:rPr>
        <w:rFonts w:ascii="Wingdings" w:hAnsi="Wingdings" w:hint="default"/>
      </w:rPr>
    </w:lvl>
    <w:lvl w:ilvl="1" w:tplc="84042226" w:tentative="1">
      <w:start w:val="1"/>
      <w:numFmt w:val="bullet"/>
      <w:lvlText w:val=""/>
      <w:lvlJc w:val="left"/>
      <w:pPr>
        <w:tabs>
          <w:tab w:val="num" w:pos="1440"/>
        </w:tabs>
        <w:ind w:left="1440" w:hanging="360"/>
      </w:pPr>
      <w:rPr>
        <w:rFonts w:ascii="Wingdings" w:hAnsi="Wingdings" w:hint="default"/>
      </w:rPr>
    </w:lvl>
    <w:lvl w:ilvl="2" w:tplc="52FCEA2E" w:tentative="1">
      <w:start w:val="1"/>
      <w:numFmt w:val="bullet"/>
      <w:lvlText w:val=""/>
      <w:lvlJc w:val="left"/>
      <w:pPr>
        <w:tabs>
          <w:tab w:val="num" w:pos="2160"/>
        </w:tabs>
        <w:ind w:left="2160" w:hanging="360"/>
      </w:pPr>
      <w:rPr>
        <w:rFonts w:ascii="Wingdings" w:hAnsi="Wingdings" w:hint="default"/>
      </w:rPr>
    </w:lvl>
    <w:lvl w:ilvl="3" w:tplc="8D9AC39C" w:tentative="1">
      <w:start w:val="1"/>
      <w:numFmt w:val="bullet"/>
      <w:lvlText w:val=""/>
      <w:lvlJc w:val="left"/>
      <w:pPr>
        <w:tabs>
          <w:tab w:val="num" w:pos="2880"/>
        </w:tabs>
        <w:ind w:left="2880" w:hanging="360"/>
      </w:pPr>
      <w:rPr>
        <w:rFonts w:ascii="Wingdings" w:hAnsi="Wingdings" w:hint="default"/>
      </w:rPr>
    </w:lvl>
    <w:lvl w:ilvl="4" w:tplc="DE422FDC" w:tentative="1">
      <w:start w:val="1"/>
      <w:numFmt w:val="bullet"/>
      <w:lvlText w:val=""/>
      <w:lvlJc w:val="left"/>
      <w:pPr>
        <w:tabs>
          <w:tab w:val="num" w:pos="3600"/>
        </w:tabs>
        <w:ind w:left="3600" w:hanging="360"/>
      </w:pPr>
      <w:rPr>
        <w:rFonts w:ascii="Wingdings" w:hAnsi="Wingdings" w:hint="default"/>
      </w:rPr>
    </w:lvl>
    <w:lvl w:ilvl="5" w:tplc="81AAF5CC" w:tentative="1">
      <w:start w:val="1"/>
      <w:numFmt w:val="bullet"/>
      <w:lvlText w:val=""/>
      <w:lvlJc w:val="left"/>
      <w:pPr>
        <w:tabs>
          <w:tab w:val="num" w:pos="4320"/>
        </w:tabs>
        <w:ind w:left="4320" w:hanging="360"/>
      </w:pPr>
      <w:rPr>
        <w:rFonts w:ascii="Wingdings" w:hAnsi="Wingdings" w:hint="default"/>
      </w:rPr>
    </w:lvl>
    <w:lvl w:ilvl="6" w:tplc="454034EA" w:tentative="1">
      <w:start w:val="1"/>
      <w:numFmt w:val="bullet"/>
      <w:lvlText w:val=""/>
      <w:lvlJc w:val="left"/>
      <w:pPr>
        <w:tabs>
          <w:tab w:val="num" w:pos="5040"/>
        </w:tabs>
        <w:ind w:left="5040" w:hanging="360"/>
      </w:pPr>
      <w:rPr>
        <w:rFonts w:ascii="Wingdings" w:hAnsi="Wingdings" w:hint="default"/>
      </w:rPr>
    </w:lvl>
    <w:lvl w:ilvl="7" w:tplc="7AC0B10E" w:tentative="1">
      <w:start w:val="1"/>
      <w:numFmt w:val="bullet"/>
      <w:lvlText w:val=""/>
      <w:lvlJc w:val="left"/>
      <w:pPr>
        <w:tabs>
          <w:tab w:val="num" w:pos="5760"/>
        </w:tabs>
        <w:ind w:left="5760" w:hanging="360"/>
      </w:pPr>
      <w:rPr>
        <w:rFonts w:ascii="Wingdings" w:hAnsi="Wingdings" w:hint="default"/>
      </w:rPr>
    </w:lvl>
    <w:lvl w:ilvl="8" w:tplc="D2A6A938" w:tentative="1">
      <w:start w:val="1"/>
      <w:numFmt w:val="bullet"/>
      <w:lvlText w:val=""/>
      <w:lvlJc w:val="left"/>
      <w:pPr>
        <w:tabs>
          <w:tab w:val="num" w:pos="6480"/>
        </w:tabs>
        <w:ind w:left="6480" w:hanging="360"/>
      </w:pPr>
      <w:rPr>
        <w:rFonts w:ascii="Wingdings" w:hAnsi="Wingdings" w:hint="default"/>
      </w:rPr>
    </w:lvl>
  </w:abstractNum>
  <w:abstractNum w:abstractNumId="158" w15:restartNumberingAfterBreak="0">
    <w:nsid w:val="22BE1995"/>
    <w:multiLevelType w:val="hybridMultilevel"/>
    <w:tmpl w:val="38B4C222"/>
    <w:lvl w:ilvl="0" w:tplc="2ED6534A">
      <w:start w:val="1"/>
      <w:numFmt w:val="bullet"/>
      <w:lvlText w:val=""/>
      <w:lvlJc w:val="left"/>
      <w:pPr>
        <w:tabs>
          <w:tab w:val="num" w:pos="720"/>
        </w:tabs>
        <w:ind w:left="720" w:hanging="360"/>
      </w:pPr>
      <w:rPr>
        <w:rFonts w:ascii="Wingdings 2" w:hAnsi="Wingdings 2" w:hint="default"/>
      </w:rPr>
    </w:lvl>
    <w:lvl w:ilvl="1" w:tplc="AF362932">
      <w:start w:val="1"/>
      <w:numFmt w:val="bullet"/>
      <w:lvlText w:val=""/>
      <w:lvlJc w:val="left"/>
      <w:pPr>
        <w:tabs>
          <w:tab w:val="num" w:pos="1440"/>
        </w:tabs>
        <w:ind w:left="1440" w:hanging="360"/>
      </w:pPr>
      <w:rPr>
        <w:rFonts w:ascii="Wingdings 2" w:hAnsi="Wingdings 2" w:hint="default"/>
      </w:rPr>
    </w:lvl>
    <w:lvl w:ilvl="2" w:tplc="A986EE30">
      <w:start w:val="1"/>
      <w:numFmt w:val="bullet"/>
      <w:lvlText w:val=""/>
      <w:lvlJc w:val="left"/>
      <w:pPr>
        <w:tabs>
          <w:tab w:val="num" w:pos="2160"/>
        </w:tabs>
        <w:ind w:left="2160" w:hanging="360"/>
      </w:pPr>
      <w:rPr>
        <w:rFonts w:ascii="Wingdings 2" w:hAnsi="Wingdings 2" w:hint="default"/>
      </w:rPr>
    </w:lvl>
    <w:lvl w:ilvl="3" w:tplc="36BC3874" w:tentative="1">
      <w:start w:val="1"/>
      <w:numFmt w:val="bullet"/>
      <w:lvlText w:val=""/>
      <w:lvlJc w:val="left"/>
      <w:pPr>
        <w:tabs>
          <w:tab w:val="num" w:pos="2880"/>
        </w:tabs>
        <w:ind w:left="2880" w:hanging="360"/>
      </w:pPr>
      <w:rPr>
        <w:rFonts w:ascii="Wingdings 2" w:hAnsi="Wingdings 2" w:hint="default"/>
      </w:rPr>
    </w:lvl>
    <w:lvl w:ilvl="4" w:tplc="49826376" w:tentative="1">
      <w:start w:val="1"/>
      <w:numFmt w:val="bullet"/>
      <w:lvlText w:val=""/>
      <w:lvlJc w:val="left"/>
      <w:pPr>
        <w:tabs>
          <w:tab w:val="num" w:pos="3600"/>
        </w:tabs>
        <w:ind w:left="3600" w:hanging="360"/>
      </w:pPr>
      <w:rPr>
        <w:rFonts w:ascii="Wingdings 2" w:hAnsi="Wingdings 2" w:hint="default"/>
      </w:rPr>
    </w:lvl>
    <w:lvl w:ilvl="5" w:tplc="28B04928" w:tentative="1">
      <w:start w:val="1"/>
      <w:numFmt w:val="bullet"/>
      <w:lvlText w:val=""/>
      <w:lvlJc w:val="left"/>
      <w:pPr>
        <w:tabs>
          <w:tab w:val="num" w:pos="4320"/>
        </w:tabs>
        <w:ind w:left="4320" w:hanging="360"/>
      </w:pPr>
      <w:rPr>
        <w:rFonts w:ascii="Wingdings 2" w:hAnsi="Wingdings 2" w:hint="default"/>
      </w:rPr>
    </w:lvl>
    <w:lvl w:ilvl="6" w:tplc="F2B21E2A" w:tentative="1">
      <w:start w:val="1"/>
      <w:numFmt w:val="bullet"/>
      <w:lvlText w:val=""/>
      <w:lvlJc w:val="left"/>
      <w:pPr>
        <w:tabs>
          <w:tab w:val="num" w:pos="5040"/>
        </w:tabs>
        <w:ind w:left="5040" w:hanging="360"/>
      </w:pPr>
      <w:rPr>
        <w:rFonts w:ascii="Wingdings 2" w:hAnsi="Wingdings 2" w:hint="default"/>
      </w:rPr>
    </w:lvl>
    <w:lvl w:ilvl="7" w:tplc="7988F0EE" w:tentative="1">
      <w:start w:val="1"/>
      <w:numFmt w:val="bullet"/>
      <w:lvlText w:val=""/>
      <w:lvlJc w:val="left"/>
      <w:pPr>
        <w:tabs>
          <w:tab w:val="num" w:pos="5760"/>
        </w:tabs>
        <w:ind w:left="5760" w:hanging="360"/>
      </w:pPr>
      <w:rPr>
        <w:rFonts w:ascii="Wingdings 2" w:hAnsi="Wingdings 2" w:hint="default"/>
      </w:rPr>
    </w:lvl>
    <w:lvl w:ilvl="8" w:tplc="7EEED19E" w:tentative="1">
      <w:start w:val="1"/>
      <w:numFmt w:val="bullet"/>
      <w:lvlText w:val=""/>
      <w:lvlJc w:val="left"/>
      <w:pPr>
        <w:tabs>
          <w:tab w:val="num" w:pos="6480"/>
        </w:tabs>
        <w:ind w:left="6480" w:hanging="360"/>
      </w:pPr>
      <w:rPr>
        <w:rFonts w:ascii="Wingdings 2" w:hAnsi="Wingdings 2" w:hint="default"/>
      </w:rPr>
    </w:lvl>
  </w:abstractNum>
  <w:abstractNum w:abstractNumId="159" w15:restartNumberingAfterBreak="0">
    <w:nsid w:val="22DE4ECE"/>
    <w:multiLevelType w:val="hybridMultilevel"/>
    <w:tmpl w:val="FFFFFFFF"/>
    <w:lvl w:ilvl="0" w:tplc="0409000F">
      <w:start w:val="1"/>
      <w:numFmt w:val="decimal"/>
      <w:lvlText w:val="%1."/>
      <w:lvlJc w:val="left"/>
      <w:pPr>
        <w:ind w:left="1080" w:hanging="360"/>
      </w:pPr>
      <w:rPr>
        <w:rFonts w:cs="Times New Roman"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0" w15:restartNumberingAfterBreak="0">
    <w:nsid w:val="22E61067"/>
    <w:multiLevelType w:val="hybridMultilevel"/>
    <w:tmpl w:val="50FEB628"/>
    <w:lvl w:ilvl="0" w:tplc="DE76D516">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22F67644"/>
    <w:multiLevelType w:val="hybridMultilevel"/>
    <w:tmpl w:val="FFFFFFFF"/>
    <w:lvl w:ilvl="0" w:tplc="D80CD8BC">
      <w:start w:val="1"/>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2" w15:restartNumberingAfterBreak="0">
    <w:nsid w:val="235537BB"/>
    <w:multiLevelType w:val="hybridMultilevel"/>
    <w:tmpl w:val="94BC56B8"/>
    <w:lvl w:ilvl="0" w:tplc="6B3EA88A">
      <w:start w:val="1"/>
      <w:numFmt w:val="bullet"/>
      <w:lvlText w:val=""/>
      <w:lvlJc w:val="left"/>
      <w:pPr>
        <w:tabs>
          <w:tab w:val="num" w:pos="720"/>
        </w:tabs>
        <w:ind w:left="720" w:hanging="360"/>
      </w:pPr>
      <w:rPr>
        <w:rFonts w:ascii="Wingdings" w:hAnsi="Wingdings" w:hint="default"/>
      </w:rPr>
    </w:lvl>
    <w:lvl w:ilvl="1" w:tplc="6A688272" w:tentative="1">
      <w:start w:val="1"/>
      <w:numFmt w:val="bullet"/>
      <w:lvlText w:val=""/>
      <w:lvlJc w:val="left"/>
      <w:pPr>
        <w:tabs>
          <w:tab w:val="num" w:pos="1440"/>
        </w:tabs>
        <w:ind w:left="1440" w:hanging="360"/>
      </w:pPr>
      <w:rPr>
        <w:rFonts w:ascii="Wingdings" w:hAnsi="Wingdings" w:hint="default"/>
      </w:rPr>
    </w:lvl>
    <w:lvl w:ilvl="2" w:tplc="ED8A558E" w:tentative="1">
      <w:start w:val="1"/>
      <w:numFmt w:val="bullet"/>
      <w:lvlText w:val=""/>
      <w:lvlJc w:val="left"/>
      <w:pPr>
        <w:tabs>
          <w:tab w:val="num" w:pos="2160"/>
        </w:tabs>
        <w:ind w:left="2160" w:hanging="360"/>
      </w:pPr>
      <w:rPr>
        <w:rFonts w:ascii="Wingdings" w:hAnsi="Wingdings" w:hint="default"/>
      </w:rPr>
    </w:lvl>
    <w:lvl w:ilvl="3" w:tplc="84EAAE4A" w:tentative="1">
      <w:start w:val="1"/>
      <w:numFmt w:val="bullet"/>
      <w:lvlText w:val=""/>
      <w:lvlJc w:val="left"/>
      <w:pPr>
        <w:tabs>
          <w:tab w:val="num" w:pos="2880"/>
        </w:tabs>
        <w:ind w:left="2880" w:hanging="360"/>
      </w:pPr>
      <w:rPr>
        <w:rFonts w:ascii="Wingdings" w:hAnsi="Wingdings" w:hint="default"/>
      </w:rPr>
    </w:lvl>
    <w:lvl w:ilvl="4" w:tplc="BABA2518" w:tentative="1">
      <w:start w:val="1"/>
      <w:numFmt w:val="bullet"/>
      <w:lvlText w:val=""/>
      <w:lvlJc w:val="left"/>
      <w:pPr>
        <w:tabs>
          <w:tab w:val="num" w:pos="3600"/>
        </w:tabs>
        <w:ind w:left="3600" w:hanging="360"/>
      </w:pPr>
      <w:rPr>
        <w:rFonts w:ascii="Wingdings" w:hAnsi="Wingdings" w:hint="default"/>
      </w:rPr>
    </w:lvl>
    <w:lvl w:ilvl="5" w:tplc="6B260AC0" w:tentative="1">
      <w:start w:val="1"/>
      <w:numFmt w:val="bullet"/>
      <w:lvlText w:val=""/>
      <w:lvlJc w:val="left"/>
      <w:pPr>
        <w:tabs>
          <w:tab w:val="num" w:pos="4320"/>
        </w:tabs>
        <w:ind w:left="4320" w:hanging="360"/>
      </w:pPr>
      <w:rPr>
        <w:rFonts w:ascii="Wingdings" w:hAnsi="Wingdings" w:hint="default"/>
      </w:rPr>
    </w:lvl>
    <w:lvl w:ilvl="6" w:tplc="AE78A6A6" w:tentative="1">
      <w:start w:val="1"/>
      <w:numFmt w:val="bullet"/>
      <w:lvlText w:val=""/>
      <w:lvlJc w:val="left"/>
      <w:pPr>
        <w:tabs>
          <w:tab w:val="num" w:pos="5040"/>
        </w:tabs>
        <w:ind w:left="5040" w:hanging="360"/>
      </w:pPr>
      <w:rPr>
        <w:rFonts w:ascii="Wingdings" w:hAnsi="Wingdings" w:hint="default"/>
      </w:rPr>
    </w:lvl>
    <w:lvl w:ilvl="7" w:tplc="C4A6AA7E" w:tentative="1">
      <w:start w:val="1"/>
      <w:numFmt w:val="bullet"/>
      <w:lvlText w:val=""/>
      <w:lvlJc w:val="left"/>
      <w:pPr>
        <w:tabs>
          <w:tab w:val="num" w:pos="5760"/>
        </w:tabs>
        <w:ind w:left="5760" w:hanging="360"/>
      </w:pPr>
      <w:rPr>
        <w:rFonts w:ascii="Wingdings" w:hAnsi="Wingdings" w:hint="default"/>
      </w:rPr>
    </w:lvl>
    <w:lvl w:ilvl="8" w:tplc="2012B9EA" w:tentative="1">
      <w:start w:val="1"/>
      <w:numFmt w:val="bullet"/>
      <w:lvlText w:val=""/>
      <w:lvlJc w:val="left"/>
      <w:pPr>
        <w:tabs>
          <w:tab w:val="num" w:pos="6480"/>
        </w:tabs>
        <w:ind w:left="6480" w:hanging="360"/>
      </w:pPr>
      <w:rPr>
        <w:rFonts w:ascii="Wingdings" w:hAnsi="Wingdings" w:hint="default"/>
      </w:rPr>
    </w:lvl>
  </w:abstractNum>
  <w:abstractNum w:abstractNumId="163" w15:restartNumberingAfterBreak="0">
    <w:nsid w:val="2389051A"/>
    <w:multiLevelType w:val="hybridMultilevel"/>
    <w:tmpl w:val="FFFFFFFF"/>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4" w15:restartNumberingAfterBreak="0">
    <w:nsid w:val="23AB1B42"/>
    <w:multiLevelType w:val="hybridMultilevel"/>
    <w:tmpl w:val="F8206832"/>
    <w:lvl w:ilvl="0" w:tplc="D204691E">
      <w:start w:val="1"/>
      <w:numFmt w:val="bullet"/>
      <w:lvlText w:val=""/>
      <w:lvlJc w:val="left"/>
      <w:pPr>
        <w:tabs>
          <w:tab w:val="num" w:pos="720"/>
        </w:tabs>
        <w:ind w:left="720" w:hanging="360"/>
      </w:pPr>
      <w:rPr>
        <w:rFonts w:ascii="Wingdings" w:hAnsi="Wingdings" w:hint="default"/>
      </w:rPr>
    </w:lvl>
    <w:lvl w:ilvl="1" w:tplc="2A6E2554" w:tentative="1">
      <w:start w:val="1"/>
      <w:numFmt w:val="bullet"/>
      <w:lvlText w:val=""/>
      <w:lvlJc w:val="left"/>
      <w:pPr>
        <w:tabs>
          <w:tab w:val="num" w:pos="1440"/>
        </w:tabs>
        <w:ind w:left="1440" w:hanging="360"/>
      </w:pPr>
      <w:rPr>
        <w:rFonts w:ascii="Wingdings" w:hAnsi="Wingdings" w:hint="default"/>
      </w:rPr>
    </w:lvl>
    <w:lvl w:ilvl="2" w:tplc="815649CE" w:tentative="1">
      <w:start w:val="1"/>
      <w:numFmt w:val="bullet"/>
      <w:lvlText w:val=""/>
      <w:lvlJc w:val="left"/>
      <w:pPr>
        <w:tabs>
          <w:tab w:val="num" w:pos="2160"/>
        </w:tabs>
        <w:ind w:left="2160" w:hanging="360"/>
      </w:pPr>
      <w:rPr>
        <w:rFonts w:ascii="Wingdings" w:hAnsi="Wingdings" w:hint="default"/>
      </w:rPr>
    </w:lvl>
    <w:lvl w:ilvl="3" w:tplc="EB166F5A" w:tentative="1">
      <w:start w:val="1"/>
      <w:numFmt w:val="bullet"/>
      <w:lvlText w:val=""/>
      <w:lvlJc w:val="left"/>
      <w:pPr>
        <w:tabs>
          <w:tab w:val="num" w:pos="2880"/>
        </w:tabs>
        <w:ind w:left="2880" w:hanging="360"/>
      </w:pPr>
      <w:rPr>
        <w:rFonts w:ascii="Wingdings" w:hAnsi="Wingdings" w:hint="default"/>
      </w:rPr>
    </w:lvl>
    <w:lvl w:ilvl="4" w:tplc="2C1A4F64" w:tentative="1">
      <w:start w:val="1"/>
      <w:numFmt w:val="bullet"/>
      <w:lvlText w:val=""/>
      <w:lvlJc w:val="left"/>
      <w:pPr>
        <w:tabs>
          <w:tab w:val="num" w:pos="3600"/>
        </w:tabs>
        <w:ind w:left="3600" w:hanging="360"/>
      </w:pPr>
      <w:rPr>
        <w:rFonts w:ascii="Wingdings" w:hAnsi="Wingdings" w:hint="default"/>
      </w:rPr>
    </w:lvl>
    <w:lvl w:ilvl="5" w:tplc="49468B2C" w:tentative="1">
      <w:start w:val="1"/>
      <w:numFmt w:val="bullet"/>
      <w:lvlText w:val=""/>
      <w:lvlJc w:val="left"/>
      <w:pPr>
        <w:tabs>
          <w:tab w:val="num" w:pos="4320"/>
        </w:tabs>
        <w:ind w:left="4320" w:hanging="360"/>
      </w:pPr>
      <w:rPr>
        <w:rFonts w:ascii="Wingdings" w:hAnsi="Wingdings" w:hint="default"/>
      </w:rPr>
    </w:lvl>
    <w:lvl w:ilvl="6" w:tplc="8934F0B8" w:tentative="1">
      <w:start w:val="1"/>
      <w:numFmt w:val="bullet"/>
      <w:lvlText w:val=""/>
      <w:lvlJc w:val="left"/>
      <w:pPr>
        <w:tabs>
          <w:tab w:val="num" w:pos="5040"/>
        </w:tabs>
        <w:ind w:left="5040" w:hanging="360"/>
      </w:pPr>
      <w:rPr>
        <w:rFonts w:ascii="Wingdings" w:hAnsi="Wingdings" w:hint="default"/>
      </w:rPr>
    </w:lvl>
    <w:lvl w:ilvl="7" w:tplc="4EB02C86" w:tentative="1">
      <w:start w:val="1"/>
      <w:numFmt w:val="bullet"/>
      <w:lvlText w:val=""/>
      <w:lvlJc w:val="left"/>
      <w:pPr>
        <w:tabs>
          <w:tab w:val="num" w:pos="5760"/>
        </w:tabs>
        <w:ind w:left="5760" w:hanging="360"/>
      </w:pPr>
      <w:rPr>
        <w:rFonts w:ascii="Wingdings" w:hAnsi="Wingdings" w:hint="default"/>
      </w:rPr>
    </w:lvl>
    <w:lvl w:ilvl="8" w:tplc="9C3A0C06" w:tentative="1">
      <w:start w:val="1"/>
      <w:numFmt w:val="bullet"/>
      <w:lvlText w:val=""/>
      <w:lvlJc w:val="left"/>
      <w:pPr>
        <w:tabs>
          <w:tab w:val="num" w:pos="6480"/>
        </w:tabs>
        <w:ind w:left="6480" w:hanging="360"/>
      </w:pPr>
      <w:rPr>
        <w:rFonts w:ascii="Wingdings" w:hAnsi="Wingdings" w:hint="default"/>
      </w:rPr>
    </w:lvl>
  </w:abstractNum>
  <w:abstractNum w:abstractNumId="165" w15:restartNumberingAfterBreak="0">
    <w:nsid w:val="23C87B63"/>
    <w:multiLevelType w:val="hybridMultilevel"/>
    <w:tmpl w:val="CD1AD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24021A75"/>
    <w:multiLevelType w:val="hybridMultilevel"/>
    <w:tmpl w:val="7614402E"/>
    <w:lvl w:ilvl="0" w:tplc="90CA3BD4">
      <w:start w:val="1"/>
      <w:numFmt w:val="bullet"/>
      <w:lvlText w:val=""/>
      <w:lvlJc w:val="left"/>
      <w:pPr>
        <w:tabs>
          <w:tab w:val="num" w:pos="720"/>
        </w:tabs>
        <w:ind w:left="720" w:hanging="360"/>
      </w:pPr>
      <w:rPr>
        <w:rFonts w:ascii="Wingdings" w:hAnsi="Wingdings" w:hint="default"/>
      </w:rPr>
    </w:lvl>
    <w:lvl w:ilvl="1" w:tplc="9E964FBC" w:tentative="1">
      <w:start w:val="1"/>
      <w:numFmt w:val="bullet"/>
      <w:lvlText w:val=""/>
      <w:lvlJc w:val="left"/>
      <w:pPr>
        <w:tabs>
          <w:tab w:val="num" w:pos="1440"/>
        </w:tabs>
        <w:ind w:left="1440" w:hanging="360"/>
      </w:pPr>
      <w:rPr>
        <w:rFonts w:ascii="Wingdings" w:hAnsi="Wingdings" w:hint="default"/>
      </w:rPr>
    </w:lvl>
    <w:lvl w:ilvl="2" w:tplc="5238BFB8" w:tentative="1">
      <w:start w:val="1"/>
      <w:numFmt w:val="bullet"/>
      <w:lvlText w:val=""/>
      <w:lvlJc w:val="left"/>
      <w:pPr>
        <w:tabs>
          <w:tab w:val="num" w:pos="2160"/>
        </w:tabs>
        <w:ind w:left="2160" w:hanging="360"/>
      </w:pPr>
      <w:rPr>
        <w:rFonts w:ascii="Wingdings" w:hAnsi="Wingdings" w:hint="default"/>
      </w:rPr>
    </w:lvl>
    <w:lvl w:ilvl="3" w:tplc="AD484E40" w:tentative="1">
      <w:start w:val="1"/>
      <w:numFmt w:val="bullet"/>
      <w:lvlText w:val=""/>
      <w:lvlJc w:val="left"/>
      <w:pPr>
        <w:tabs>
          <w:tab w:val="num" w:pos="2880"/>
        </w:tabs>
        <w:ind w:left="2880" w:hanging="360"/>
      </w:pPr>
      <w:rPr>
        <w:rFonts w:ascii="Wingdings" w:hAnsi="Wingdings" w:hint="default"/>
      </w:rPr>
    </w:lvl>
    <w:lvl w:ilvl="4" w:tplc="66C03EEC" w:tentative="1">
      <w:start w:val="1"/>
      <w:numFmt w:val="bullet"/>
      <w:lvlText w:val=""/>
      <w:lvlJc w:val="left"/>
      <w:pPr>
        <w:tabs>
          <w:tab w:val="num" w:pos="3600"/>
        </w:tabs>
        <w:ind w:left="3600" w:hanging="360"/>
      </w:pPr>
      <w:rPr>
        <w:rFonts w:ascii="Wingdings" w:hAnsi="Wingdings" w:hint="default"/>
      </w:rPr>
    </w:lvl>
    <w:lvl w:ilvl="5" w:tplc="53F08D68" w:tentative="1">
      <w:start w:val="1"/>
      <w:numFmt w:val="bullet"/>
      <w:lvlText w:val=""/>
      <w:lvlJc w:val="left"/>
      <w:pPr>
        <w:tabs>
          <w:tab w:val="num" w:pos="4320"/>
        </w:tabs>
        <w:ind w:left="4320" w:hanging="360"/>
      </w:pPr>
      <w:rPr>
        <w:rFonts w:ascii="Wingdings" w:hAnsi="Wingdings" w:hint="default"/>
      </w:rPr>
    </w:lvl>
    <w:lvl w:ilvl="6" w:tplc="6C800C66" w:tentative="1">
      <w:start w:val="1"/>
      <w:numFmt w:val="bullet"/>
      <w:lvlText w:val=""/>
      <w:lvlJc w:val="left"/>
      <w:pPr>
        <w:tabs>
          <w:tab w:val="num" w:pos="5040"/>
        </w:tabs>
        <w:ind w:left="5040" w:hanging="360"/>
      </w:pPr>
      <w:rPr>
        <w:rFonts w:ascii="Wingdings" w:hAnsi="Wingdings" w:hint="default"/>
      </w:rPr>
    </w:lvl>
    <w:lvl w:ilvl="7" w:tplc="F31635BA" w:tentative="1">
      <w:start w:val="1"/>
      <w:numFmt w:val="bullet"/>
      <w:lvlText w:val=""/>
      <w:lvlJc w:val="left"/>
      <w:pPr>
        <w:tabs>
          <w:tab w:val="num" w:pos="5760"/>
        </w:tabs>
        <w:ind w:left="5760" w:hanging="360"/>
      </w:pPr>
      <w:rPr>
        <w:rFonts w:ascii="Wingdings" w:hAnsi="Wingdings" w:hint="default"/>
      </w:rPr>
    </w:lvl>
    <w:lvl w:ilvl="8" w:tplc="B2608CA0" w:tentative="1">
      <w:start w:val="1"/>
      <w:numFmt w:val="bullet"/>
      <w:lvlText w:val=""/>
      <w:lvlJc w:val="left"/>
      <w:pPr>
        <w:tabs>
          <w:tab w:val="num" w:pos="6480"/>
        </w:tabs>
        <w:ind w:left="6480" w:hanging="360"/>
      </w:pPr>
      <w:rPr>
        <w:rFonts w:ascii="Wingdings" w:hAnsi="Wingdings" w:hint="default"/>
      </w:rPr>
    </w:lvl>
  </w:abstractNum>
  <w:abstractNum w:abstractNumId="167" w15:restartNumberingAfterBreak="0">
    <w:nsid w:val="24191D82"/>
    <w:multiLevelType w:val="hybridMultilevel"/>
    <w:tmpl w:val="71D46EC6"/>
    <w:lvl w:ilvl="0" w:tplc="228A8012">
      <w:start w:val="3"/>
      <w:numFmt w:val="hebrew2"/>
      <w:lvlText w:val="%1-"/>
      <w:lvlJc w:val="left"/>
      <w:pPr>
        <w:tabs>
          <w:tab w:val="num" w:pos="720"/>
        </w:tabs>
        <w:ind w:left="720" w:hanging="360"/>
      </w:pPr>
    </w:lvl>
    <w:lvl w:ilvl="1" w:tplc="D7102390" w:tentative="1">
      <w:start w:val="1"/>
      <w:numFmt w:val="hebrew2"/>
      <w:lvlText w:val="%2-"/>
      <w:lvlJc w:val="left"/>
      <w:pPr>
        <w:tabs>
          <w:tab w:val="num" w:pos="1440"/>
        </w:tabs>
        <w:ind w:left="1440" w:hanging="360"/>
      </w:pPr>
    </w:lvl>
    <w:lvl w:ilvl="2" w:tplc="C0C6DD2C" w:tentative="1">
      <w:start w:val="1"/>
      <w:numFmt w:val="hebrew2"/>
      <w:lvlText w:val="%3-"/>
      <w:lvlJc w:val="left"/>
      <w:pPr>
        <w:tabs>
          <w:tab w:val="num" w:pos="2160"/>
        </w:tabs>
        <w:ind w:left="2160" w:hanging="360"/>
      </w:pPr>
    </w:lvl>
    <w:lvl w:ilvl="3" w:tplc="60C28BFE" w:tentative="1">
      <w:start w:val="1"/>
      <w:numFmt w:val="hebrew2"/>
      <w:lvlText w:val="%4-"/>
      <w:lvlJc w:val="left"/>
      <w:pPr>
        <w:tabs>
          <w:tab w:val="num" w:pos="2880"/>
        </w:tabs>
        <w:ind w:left="2880" w:hanging="360"/>
      </w:pPr>
    </w:lvl>
    <w:lvl w:ilvl="4" w:tplc="37C01D2C" w:tentative="1">
      <w:start w:val="1"/>
      <w:numFmt w:val="hebrew2"/>
      <w:lvlText w:val="%5-"/>
      <w:lvlJc w:val="left"/>
      <w:pPr>
        <w:tabs>
          <w:tab w:val="num" w:pos="3600"/>
        </w:tabs>
        <w:ind w:left="3600" w:hanging="360"/>
      </w:pPr>
    </w:lvl>
    <w:lvl w:ilvl="5" w:tplc="819CCBEE" w:tentative="1">
      <w:start w:val="1"/>
      <w:numFmt w:val="hebrew2"/>
      <w:lvlText w:val="%6-"/>
      <w:lvlJc w:val="left"/>
      <w:pPr>
        <w:tabs>
          <w:tab w:val="num" w:pos="4320"/>
        </w:tabs>
        <w:ind w:left="4320" w:hanging="360"/>
      </w:pPr>
    </w:lvl>
    <w:lvl w:ilvl="6" w:tplc="F8B618A6" w:tentative="1">
      <w:start w:val="1"/>
      <w:numFmt w:val="hebrew2"/>
      <w:lvlText w:val="%7-"/>
      <w:lvlJc w:val="left"/>
      <w:pPr>
        <w:tabs>
          <w:tab w:val="num" w:pos="5040"/>
        </w:tabs>
        <w:ind w:left="5040" w:hanging="360"/>
      </w:pPr>
    </w:lvl>
    <w:lvl w:ilvl="7" w:tplc="DBEC6CAC" w:tentative="1">
      <w:start w:val="1"/>
      <w:numFmt w:val="hebrew2"/>
      <w:lvlText w:val="%8-"/>
      <w:lvlJc w:val="left"/>
      <w:pPr>
        <w:tabs>
          <w:tab w:val="num" w:pos="5760"/>
        </w:tabs>
        <w:ind w:left="5760" w:hanging="360"/>
      </w:pPr>
    </w:lvl>
    <w:lvl w:ilvl="8" w:tplc="5D68BD6A" w:tentative="1">
      <w:start w:val="1"/>
      <w:numFmt w:val="hebrew2"/>
      <w:lvlText w:val="%9-"/>
      <w:lvlJc w:val="left"/>
      <w:pPr>
        <w:tabs>
          <w:tab w:val="num" w:pos="6480"/>
        </w:tabs>
        <w:ind w:left="6480" w:hanging="360"/>
      </w:pPr>
    </w:lvl>
  </w:abstractNum>
  <w:abstractNum w:abstractNumId="168" w15:restartNumberingAfterBreak="0">
    <w:nsid w:val="24353D7A"/>
    <w:multiLevelType w:val="hybridMultilevel"/>
    <w:tmpl w:val="FFFFFFFF"/>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9" w15:restartNumberingAfterBreak="0">
    <w:nsid w:val="24505C21"/>
    <w:multiLevelType w:val="hybridMultilevel"/>
    <w:tmpl w:val="B9F45A26"/>
    <w:lvl w:ilvl="0" w:tplc="0409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0" w15:restartNumberingAfterBreak="0">
    <w:nsid w:val="246161BE"/>
    <w:multiLevelType w:val="hybridMultilevel"/>
    <w:tmpl w:val="F4981414"/>
    <w:lvl w:ilvl="0" w:tplc="8AD6A920">
      <w:start w:val="1"/>
      <w:numFmt w:val="bullet"/>
      <w:lvlText w:val=""/>
      <w:lvlJc w:val="left"/>
      <w:pPr>
        <w:tabs>
          <w:tab w:val="num" w:pos="720"/>
        </w:tabs>
        <w:ind w:left="720" w:hanging="360"/>
      </w:pPr>
      <w:rPr>
        <w:rFonts w:ascii="Wingdings" w:hAnsi="Wingdings" w:hint="default"/>
      </w:rPr>
    </w:lvl>
    <w:lvl w:ilvl="1" w:tplc="BC2A1A5E" w:tentative="1">
      <w:start w:val="1"/>
      <w:numFmt w:val="bullet"/>
      <w:lvlText w:val=""/>
      <w:lvlJc w:val="left"/>
      <w:pPr>
        <w:tabs>
          <w:tab w:val="num" w:pos="1440"/>
        </w:tabs>
        <w:ind w:left="1440" w:hanging="360"/>
      </w:pPr>
      <w:rPr>
        <w:rFonts w:ascii="Wingdings" w:hAnsi="Wingdings" w:hint="default"/>
      </w:rPr>
    </w:lvl>
    <w:lvl w:ilvl="2" w:tplc="DC9AA2EA" w:tentative="1">
      <w:start w:val="1"/>
      <w:numFmt w:val="bullet"/>
      <w:lvlText w:val=""/>
      <w:lvlJc w:val="left"/>
      <w:pPr>
        <w:tabs>
          <w:tab w:val="num" w:pos="2160"/>
        </w:tabs>
        <w:ind w:left="2160" w:hanging="360"/>
      </w:pPr>
      <w:rPr>
        <w:rFonts w:ascii="Wingdings" w:hAnsi="Wingdings" w:hint="default"/>
      </w:rPr>
    </w:lvl>
    <w:lvl w:ilvl="3" w:tplc="8E3286CE" w:tentative="1">
      <w:start w:val="1"/>
      <w:numFmt w:val="bullet"/>
      <w:lvlText w:val=""/>
      <w:lvlJc w:val="left"/>
      <w:pPr>
        <w:tabs>
          <w:tab w:val="num" w:pos="2880"/>
        </w:tabs>
        <w:ind w:left="2880" w:hanging="360"/>
      </w:pPr>
      <w:rPr>
        <w:rFonts w:ascii="Wingdings" w:hAnsi="Wingdings" w:hint="default"/>
      </w:rPr>
    </w:lvl>
    <w:lvl w:ilvl="4" w:tplc="F6F84A8E" w:tentative="1">
      <w:start w:val="1"/>
      <w:numFmt w:val="bullet"/>
      <w:lvlText w:val=""/>
      <w:lvlJc w:val="left"/>
      <w:pPr>
        <w:tabs>
          <w:tab w:val="num" w:pos="3600"/>
        </w:tabs>
        <w:ind w:left="3600" w:hanging="360"/>
      </w:pPr>
      <w:rPr>
        <w:rFonts w:ascii="Wingdings" w:hAnsi="Wingdings" w:hint="default"/>
      </w:rPr>
    </w:lvl>
    <w:lvl w:ilvl="5" w:tplc="8BEA26DA" w:tentative="1">
      <w:start w:val="1"/>
      <w:numFmt w:val="bullet"/>
      <w:lvlText w:val=""/>
      <w:lvlJc w:val="left"/>
      <w:pPr>
        <w:tabs>
          <w:tab w:val="num" w:pos="4320"/>
        </w:tabs>
        <w:ind w:left="4320" w:hanging="360"/>
      </w:pPr>
      <w:rPr>
        <w:rFonts w:ascii="Wingdings" w:hAnsi="Wingdings" w:hint="default"/>
      </w:rPr>
    </w:lvl>
    <w:lvl w:ilvl="6" w:tplc="DB90B8B2" w:tentative="1">
      <w:start w:val="1"/>
      <w:numFmt w:val="bullet"/>
      <w:lvlText w:val=""/>
      <w:lvlJc w:val="left"/>
      <w:pPr>
        <w:tabs>
          <w:tab w:val="num" w:pos="5040"/>
        </w:tabs>
        <w:ind w:left="5040" w:hanging="360"/>
      </w:pPr>
      <w:rPr>
        <w:rFonts w:ascii="Wingdings" w:hAnsi="Wingdings" w:hint="default"/>
      </w:rPr>
    </w:lvl>
    <w:lvl w:ilvl="7" w:tplc="F2C2A4D4" w:tentative="1">
      <w:start w:val="1"/>
      <w:numFmt w:val="bullet"/>
      <w:lvlText w:val=""/>
      <w:lvlJc w:val="left"/>
      <w:pPr>
        <w:tabs>
          <w:tab w:val="num" w:pos="5760"/>
        </w:tabs>
        <w:ind w:left="5760" w:hanging="360"/>
      </w:pPr>
      <w:rPr>
        <w:rFonts w:ascii="Wingdings" w:hAnsi="Wingdings" w:hint="default"/>
      </w:rPr>
    </w:lvl>
    <w:lvl w:ilvl="8" w:tplc="F578A444" w:tentative="1">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249B7CFF"/>
    <w:multiLevelType w:val="hybridMultilevel"/>
    <w:tmpl w:val="3782C87A"/>
    <w:lvl w:ilvl="0" w:tplc="6AB89CAA">
      <w:start w:val="1"/>
      <w:numFmt w:val="bullet"/>
      <w:lvlText w:val="•"/>
      <w:lvlJc w:val="left"/>
      <w:pPr>
        <w:tabs>
          <w:tab w:val="num" w:pos="720"/>
        </w:tabs>
        <w:ind w:left="720" w:hanging="360"/>
      </w:pPr>
      <w:rPr>
        <w:rFonts w:ascii="Arial" w:hAnsi="Arial" w:hint="default"/>
      </w:rPr>
    </w:lvl>
    <w:lvl w:ilvl="1" w:tplc="CECE66E8" w:tentative="1">
      <w:start w:val="1"/>
      <w:numFmt w:val="bullet"/>
      <w:lvlText w:val="•"/>
      <w:lvlJc w:val="left"/>
      <w:pPr>
        <w:tabs>
          <w:tab w:val="num" w:pos="1440"/>
        </w:tabs>
        <w:ind w:left="1440" w:hanging="360"/>
      </w:pPr>
      <w:rPr>
        <w:rFonts w:ascii="Arial" w:hAnsi="Arial" w:hint="default"/>
      </w:rPr>
    </w:lvl>
    <w:lvl w:ilvl="2" w:tplc="723E5516" w:tentative="1">
      <w:start w:val="1"/>
      <w:numFmt w:val="bullet"/>
      <w:lvlText w:val="•"/>
      <w:lvlJc w:val="left"/>
      <w:pPr>
        <w:tabs>
          <w:tab w:val="num" w:pos="2160"/>
        </w:tabs>
        <w:ind w:left="2160" w:hanging="360"/>
      </w:pPr>
      <w:rPr>
        <w:rFonts w:ascii="Arial" w:hAnsi="Arial" w:hint="default"/>
      </w:rPr>
    </w:lvl>
    <w:lvl w:ilvl="3" w:tplc="A4CA5BF4" w:tentative="1">
      <w:start w:val="1"/>
      <w:numFmt w:val="bullet"/>
      <w:lvlText w:val="•"/>
      <w:lvlJc w:val="left"/>
      <w:pPr>
        <w:tabs>
          <w:tab w:val="num" w:pos="2880"/>
        </w:tabs>
        <w:ind w:left="2880" w:hanging="360"/>
      </w:pPr>
      <w:rPr>
        <w:rFonts w:ascii="Arial" w:hAnsi="Arial" w:hint="default"/>
      </w:rPr>
    </w:lvl>
    <w:lvl w:ilvl="4" w:tplc="058AC810" w:tentative="1">
      <w:start w:val="1"/>
      <w:numFmt w:val="bullet"/>
      <w:lvlText w:val="•"/>
      <w:lvlJc w:val="left"/>
      <w:pPr>
        <w:tabs>
          <w:tab w:val="num" w:pos="3600"/>
        </w:tabs>
        <w:ind w:left="3600" w:hanging="360"/>
      </w:pPr>
      <w:rPr>
        <w:rFonts w:ascii="Arial" w:hAnsi="Arial" w:hint="default"/>
      </w:rPr>
    </w:lvl>
    <w:lvl w:ilvl="5" w:tplc="8ADEDF54" w:tentative="1">
      <w:start w:val="1"/>
      <w:numFmt w:val="bullet"/>
      <w:lvlText w:val="•"/>
      <w:lvlJc w:val="left"/>
      <w:pPr>
        <w:tabs>
          <w:tab w:val="num" w:pos="4320"/>
        </w:tabs>
        <w:ind w:left="4320" w:hanging="360"/>
      </w:pPr>
      <w:rPr>
        <w:rFonts w:ascii="Arial" w:hAnsi="Arial" w:hint="default"/>
      </w:rPr>
    </w:lvl>
    <w:lvl w:ilvl="6" w:tplc="5CD0EAC6" w:tentative="1">
      <w:start w:val="1"/>
      <w:numFmt w:val="bullet"/>
      <w:lvlText w:val="•"/>
      <w:lvlJc w:val="left"/>
      <w:pPr>
        <w:tabs>
          <w:tab w:val="num" w:pos="5040"/>
        </w:tabs>
        <w:ind w:left="5040" w:hanging="360"/>
      </w:pPr>
      <w:rPr>
        <w:rFonts w:ascii="Arial" w:hAnsi="Arial" w:hint="default"/>
      </w:rPr>
    </w:lvl>
    <w:lvl w:ilvl="7" w:tplc="3432AB84" w:tentative="1">
      <w:start w:val="1"/>
      <w:numFmt w:val="bullet"/>
      <w:lvlText w:val="•"/>
      <w:lvlJc w:val="left"/>
      <w:pPr>
        <w:tabs>
          <w:tab w:val="num" w:pos="5760"/>
        </w:tabs>
        <w:ind w:left="5760" w:hanging="360"/>
      </w:pPr>
      <w:rPr>
        <w:rFonts w:ascii="Arial" w:hAnsi="Arial" w:hint="default"/>
      </w:rPr>
    </w:lvl>
    <w:lvl w:ilvl="8" w:tplc="5F98E13E" w:tentative="1">
      <w:start w:val="1"/>
      <w:numFmt w:val="bullet"/>
      <w:lvlText w:val="•"/>
      <w:lvlJc w:val="left"/>
      <w:pPr>
        <w:tabs>
          <w:tab w:val="num" w:pos="6480"/>
        </w:tabs>
        <w:ind w:left="6480" w:hanging="360"/>
      </w:pPr>
      <w:rPr>
        <w:rFonts w:ascii="Arial" w:hAnsi="Arial" w:hint="default"/>
      </w:rPr>
    </w:lvl>
  </w:abstractNum>
  <w:abstractNum w:abstractNumId="172" w15:restartNumberingAfterBreak="0">
    <w:nsid w:val="24D36E5D"/>
    <w:multiLevelType w:val="hybridMultilevel"/>
    <w:tmpl w:val="5B3A3D3E"/>
    <w:lvl w:ilvl="0" w:tplc="2902943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256E2868"/>
    <w:multiLevelType w:val="hybridMultilevel"/>
    <w:tmpl w:val="FFFFFFFF"/>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74" w15:restartNumberingAfterBreak="0">
    <w:nsid w:val="26512999"/>
    <w:multiLevelType w:val="hybridMultilevel"/>
    <w:tmpl w:val="FFFFFFFF"/>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5" w15:restartNumberingAfterBreak="0">
    <w:nsid w:val="26710956"/>
    <w:multiLevelType w:val="hybridMultilevel"/>
    <w:tmpl w:val="B3321FDC"/>
    <w:lvl w:ilvl="0" w:tplc="3522D1A6">
      <w:start w:val="2"/>
      <w:numFmt w:val="hebrew2"/>
      <w:lvlText w:val="%1-"/>
      <w:lvlJc w:val="left"/>
      <w:pPr>
        <w:tabs>
          <w:tab w:val="num" w:pos="720"/>
        </w:tabs>
        <w:ind w:left="720" w:hanging="360"/>
      </w:pPr>
    </w:lvl>
    <w:lvl w:ilvl="1" w:tplc="7B96B038">
      <w:start w:val="1"/>
      <w:numFmt w:val="hebrew2"/>
      <w:lvlText w:val="%2-"/>
      <w:lvlJc w:val="left"/>
      <w:pPr>
        <w:tabs>
          <w:tab w:val="num" w:pos="1440"/>
        </w:tabs>
        <w:ind w:left="1440" w:hanging="360"/>
      </w:pPr>
    </w:lvl>
    <w:lvl w:ilvl="2" w:tplc="D26AAD30" w:tentative="1">
      <w:start w:val="1"/>
      <w:numFmt w:val="hebrew2"/>
      <w:lvlText w:val="%3-"/>
      <w:lvlJc w:val="left"/>
      <w:pPr>
        <w:tabs>
          <w:tab w:val="num" w:pos="2160"/>
        </w:tabs>
        <w:ind w:left="2160" w:hanging="360"/>
      </w:pPr>
    </w:lvl>
    <w:lvl w:ilvl="3" w:tplc="88C094BA" w:tentative="1">
      <w:start w:val="1"/>
      <w:numFmt w:val="hebrew2"/>
      <w:lvlText w:val="%4-"/>
      <w:lvlJc w:val="left"/>
      <w:pPr>
        <w:tabs>
          <w:tab w:val="num" w:pos="2880"/>
        </w:tabs>
        <w:ind w:left="2880" w:hanging="360"/>
      </w:pPr>
    </w:lvl>
    <w:lvl w:ilvl="4" w:tplc="14426ED0" w:tentative="1">
      <w:start w:val="1"/>
      <w:numFmt w:val="hebrew2"/>
      <w:lvlText w:val="%5-"/>
      <w:lvlJc w:val="left"/>
      <w:pPr>
        <w:tabs>
          <w:tab w:val="num" w:pos="3600"/>
        </w:tabs>
        <w:ind w:left="3600" w:hanging="360"/>
      </w:pPr>
    </w:lvl>
    <w:lvl w:ilvl="5" w:tplc="C0F2B98C" w:tentative="1">
      <w:start w:val="1"/>
      <w:numFmt w:val="hebrew2"/>
      <w:lvlText w:val="%6-"/>
      <w:lvlJc w:val="left"/>
      <w:pPr>
        <w:tabs>
          <w:tab w:val="num" w:pos="4320"/>
        </w:tabs>
        <w:ind w:left="4320" w:hanging="360"/>
      </w:pPr>
    </w:lvl>
    <w:lvl w:ilvl="6" w:tplc="CDFCDC24" w:tentative="1">
      <w:start w:val="1"/>
      <w:numFmt w:val="hebrew2"/>
      <w:lvlText w:val="%7-"/>
      <w:lvlJc w:val="left"/>
      <w:pPr>
        <w:tabs>
          <w:tab w:val="num" w:pos="5040"/>
        </w:tabs>
        <w:ind w:left="5040" w:hanging="360"/>
      </w:pPr>
    </w:lvl>
    <w:lvl w:ilvl="7" w:tplc="F940D68E" w:tentative="1">
      <w:start w:val="1"/>
      <w:numFmt w:val="hebrew2"/>
      <w:lvlText w:val="%8-"/>
      <w:lvlJc w:val="left"/>
      <w:pPr>
        <w:tabs>
          <w:tab w:val="num" w:pos="5760"/>
        </w:tabs>
        <w:ind w:left="5760" w:hanging="360"/>
      </w:pPr>
    </w:lvl>
    <w:lvl w:ilvl="8" w:tplc="BA0605BC" w:tentative="1">
      <w:start w:val="1"/>
      <w:numFmt w:val="hebrew2"/>
      <w:lvlText w:val="%9-"/>
      <w:lvlJc w:val="left"/>
      <w:pPr>
        <w:tabs>
          <w:tab w:val="num" w:pos="6480"/>
        </w:tabs>
        <w:ind w:left="6480" w:hanging="360"/>
      </w:pPr>
    </w:lvl>
  </w:abstractNum>
  <w:abstractNum w:abstractNumId="176" w15:restartNumberingAfterBreak="0">
    <w:nsid w:val="2675017C"/>
    <w:multiLevelType w:val="hybridMultilevel"/>
    <w:tmpl w:val="5B3C7F90"/>
    <w:lvl w:ilvl="0" w:tplc="4A66BE28">
      <w:start w:val="4"/>
      <w:numFmt w:val="decimal"/>
      <w:lvlText w:val="%1."/>
      <w:lvlJc w:val="left"/>
      <w:pPr>
        <w:tabs>
          <w:tab w:val="num" w:pos="720"/>
        </w:tabs>
        <w:ind w:left="720" w:hanging="360"/>
      </w:pPr>
    </w:lvl>
    <w:lvl w:ilvl="1" w:tplc="BA1E89E0" w:tentative="1">
      <w:start w:val="1"/>
      <w:numFmt w:val="decimal"/>
      <w:lvlText w:val="%2."/>
      <w:lvlJc w:val="left"/>
      <w:pPr>
        <w:tabs>
          <w:tab w:val="num" w:pos="1440"/>
        </w:tabs>
        <w:ind w:left="1440" w:hanging="360"/>
      </w:pPr>
    </w:lvl>
    <w:lvl w:ilvl="2" w:tplc="CB24982E" w:tentative="1">
      <w:start w:val="1"/>
      <w:numFmt w:val="decimal"/>
      <w:lvlText w:val="%3."/>
      <w:lvlJc w:val="left"/>
      <w:pPr>
        <w:tabs>
          <w:tab w:val="num" w:pos="2160"/>
        </w:tabs>
        <w:ind w:left="2160" w:hanging="360"/>
      </w:pPr>
    </w:lvl>
    <w:lvl w:ilvl="3" w:tplc="B372910C" w:tentative="1">
      <w:start w:val="1"/>
      <w:numFmt w:val="decimal"/>
      <w:lvlText w:val="%4."/>
      <w:lvlJc w:val="left"/>
      <w:pPr>
        <w:tabs>
          <w:tab w:val="num" w:pos="2880"/>
        </w:tabs>
        <w:ind w:left="2880" w:hanging="360"/>
      </w:pPr>
    </w:lvl>
    <w:lvl w:ilvl="4" w:tplc="1890CFA8" w:tentative="1">
      <w:start w:val="1"/>
      <w:numFmt w:val="decimal"/>
      <w:lvlText w:val="%5."/>
      <w:lvlJc w:val="left"/>
      <w:pPr>
        <w:tabs>
          <w:tab w:val="num" w:pos="3600"/>
        </w:tabs>
        <w:ind w:left="3600" w:hanging="360"/>
      </w:pPr>
    </w:lvl>
    <w:lvl w:ilvl="5" w:tplc="21007BD8" w:tentative="1">
      <w:start w:val="1"/>
      <w:numFmt w:val="decimal"/>
      <w:lvlText w:val="%6."/>
      <w:lvlJc w:val="left"/>
      <w:pPr>
        <w:tabs>
          <w:tab w:val="num" w:pos="4320"/>
        </w:tabs>
        <w:ind w:left="4320" w:hanging="360"/>
      </w:pPr>
    </w:lvl>
    <w:lvl w:ilvl="6" w:tplc="895AE528" w:tentative="1">
      <w:start w:val="1"/>
      <w:numFmt w:val="decimal"/>
      <w:lvlText w:val="%7."/>
      <w:lvlJc w:val="left"/>
      <w:pPr>
        <w:tabs>
          <w:tab w:val="num" w:pos="5040"/>
        </w:tabs>
        <w:ind w:left="5040" w:hanging="360"/>
      </w:pPr>
    </w:lvl>
    <w:lvl w:ilvl="7" w:tplc="F0ACBCA0" w:tentative="1">
      <w:start w:val="1"/>
      <w:numFmt w:val="decimal"/>
      <w:lvlText w:val="%8."/>
      <w:lvlJc w:val="left"/>
      <w:pPr>
        <w:tabs>
          <w:tab w:val="num" w:pos="5760"/>
        </w:tabs>
        <w:ind w:left="5760" w:hanging="360"/>
      </w:pPr>
    </w:lvl>
    <w:lvl w:ilvl="8" w:tplc="BC38595C" w:tentative="1">
      <w:start w:val="1"/>
      <w:numFmt w:val="decimal"/>
      <w:lvlText w:val="%9."/>
      <w:lvlJc w:val="left"/>
      <w:pPr>
        <w:tabs>
          <w:tab w:val="num" w:pos="6480"/>
        </w:tabs>
        <w:ind w:left="6480" w:hanging="360"/>
      </w:pPr>
    </w:lvl>
  </w:abstractNum>
  <w:abstractNum w:abstractNumId="177" w15:restartNumberingAfterBreak="0">
    <w:nsid w:val="268D3AA7"/>
    <w:multiLevelType w:val="hybridMultilevel"/>
    <w:tmpl w:val="BC14CE9A"/>
    <w:lvl w:ilvl="0" w:tplc="5EBCAFBE">
      <w:start w:val="1"/>
      <w:numFmt w:val="bullet"/>
      <w:lvlText w:val=""/>
      <w:lvlJc w:val="left"/>
      <w:pPr>
        <w:tabs>
          <w:tab w:val="num" w:pos="720"/>
        </w:tabs>
        <w:ind w:left="720" w:hanging="360"/>
      </w:pPr>
      <w:rPr>
        <w:rFonts w:ascii="Wingdings" w:hAnsi="Wingdings" w:hint="default"/>
      </w:rPr>
    </w:lvl>
    <w:lvl w:ilvl="1" w:tplc="B29C9E5C" w:tentative="1">
      <w:start w:val="1"/>
      <w:numFmt w:val="bullet"/>
      <w:lvlText w:val=""/>
      <w:lvlJc w:val="left"/>
      <w:pPr>
        <w:tabs>
          <w:tab w:val="num" w:pos="1440"/>
        </w:tabs>
        <w:ind w:left="1440" w:hanging="360"/>
      </w:pPr>
      <w:rPr>
        <w:rFonts w:ascii="Wingdings" w:hAnsi="Wingdings" w:hint="default"/>
      </w:rPr>
    </w:lvl>
    <w:lvl w:ilvl="2" w:tplc="D8BE8C9E" w:tentative="1">
      <w:start w:val="1"/>
      <w:numFmt w:val="bullet"/>
      <w:lvlText w:val=""/>
      <w:lvlJc w:val="left"/>
      <w:pPr>
        <w:tabs>
          <w:tab w:val="num" w:pos="2160"/>
        </w:tabs>
        <w:ind w:left="2160" w:hanging="360"/>
      </w:pPr>
      <w:rPr>
        <w:rFonts w:ascii="Wingdings" w:hAnsi="Wingdings" w:hint="default"/>
      </w:rPr>
    </w:lvl>
    <w:lvl w:ilvl="3" w:tplc="0A5CB68A" w:tentative="1">
      <w:start w:val="1"/>
      <w:numFmt w:val="bullet"/>
      <w:lvlText w:val=""/>
      <w:lvlJc w:val="left"/>
      <w:pPr>
        <w:tabs>
          <w:tab w:val="num" w:pos="2880"/>
        </w:tabs>
        <w:ind w:left="2880" w:hanging="360"/>
      </w:pPr>
      <w:rPr>
        <w:rFonts w:ascii="Wingdings" w:hAnsi="Wingdings" w:hint="default"/>
      </w:rPr>
    </w:lvl>
    <w:lvl w:ilvl="4" w:tplc="47807C7C" w:tentative="1">
      <w:start w:val="1"/>
      <w:numFmt w:val="bullet"/>
      <w:lvlText w:val=""/>
      <w:lvlJc w:val="left"/>
      <w:pPr>
        <w:tabs>
          <w:tab w:val="num" w:pos="3600"/>
        </w:tabs>
        <w:ind w:left="3600" w:hanging="360"/>
      </w:pPr>
      <w:rPr>
        <w:rFonts w:ascii="Wingdings" w:hAnsi="Wingdings" w:hint="default"/>
      </w:rPr>
    </w:lvl>
    <w:lvl w:ilvl="5" w:tplc="33E2CBAA" w:tentative="1">
      <w:start w:val="1"/>
      <w:numFmt w:val="bullet"/>
      <w:lvlText w:val=""/>
      <w:lvlJc w:val="left"/>
      <w:pPr>
        <w:tabs>
          <w:tab w:val="num" w:pos="4320"/>
        </w:tabs>
        <w:ind w:left="4320" w:hanging="360"/>
      </w:pPr>
      <w:rPr>
        <w:rFonts w:ascii="Wingdings" w:hAnsi="Wingdings" w:hint="default"/>
      </w:rPr>
    </w:lvl>
    <w:lvl w:ilvl="6" w:tplc="F1E6BC62" w:tentative="1">
      <w:start w:val="1"/>
      <w:numFmt w:val="bullet"/>
      <w:lvlText w:val=""/>
      <w:lvlJc w:val="left"/>
      <w:pPr>
        <w:tabs>
          <w:tab w:val="num" w:pos="5040"/>
        </w:tabs>
        <w:ind w:left="5040" w:hanging="360"/>
      </w:pPr>
      <w:rPr>
        <w:rFonts w:ascii="Wingdings" w:hAnsi="Wingdings" w:hint="default"/>
      </w:rPr>
    </w:lvl>
    <w:lvl w:ilvl="7" w:tplc="842E46E0" w:tentative="1">
      <w:start w:val="1"/>
      <w:numFmt w:val="bullet"/>
      <w:lvlText w:val=""/>
      <w:lvlJc w:val="left"/>
      <w:pPr>
        <w:tabs>
          <w:tab w:val="num" w:pos="5760"/>
        </w:tabs>
        <w:ind w:left="5760" w:hanging="360"/>
      </w:pPr>
      <w:rPr>
        <w:rFonts w:ascii="Wingdings" w:hAnsi="Wingdings" w:hint="default"/>
      </w:rPr>
    </w:lvl>
    <w:lvl w:ilvl="8" w:tplc="83A832A6" w:tentative="1">
      <w:start w:val="1"/>
      <w:numFmt w:val="bullet"/>
      <w:lvlText w:val=""/>
      <w:lvlJc w:val="left"/>
      <w:pPr>
        <w:tabs>
          <w:tab w:val="num" w:pos="6480"/>
        </w:tabs>
        <w:ind w:left="6480" w:hanging="360"/>
      </w:pPr>
      <w:rPr>
        <w:rFonts w:ascii="Wingdings" w:hAnsi="Wingdings" w:hint="default"/>
      </w:rPr>
    </w:lvl>
  </w:abstractNum>
  <w:abstractNum w:abstractNumId="178" w15:restartNumberingAfterBreak="0">
    <w:nsid w:val="26AA0EAB"/>
    <w:multiLevelType w:val="hybridMultilevel"/>
    <w:tmpl w:val="D890CBF0"/>
    <w:lvl w:ilvl="0" w:tplc="4192E40A">
      <w:start w:val="1"/>
      <w:numFmt w:val="bullet"/>
      <w:lvlText w:val="◦"/>
      <w:lvlJc w:val="left"/>
      <w:pPr>
        <w:tabs>
          <w:tab w:val="num" w:pos="720"/>
        </w:tabs>
        <w:ind w:left="720" w:hanging="360"/>
      </w:pPr>
      <w:rPr>
        <w:rFonts w:ascii="Garamond" w:hAnsi="Garamond" w:hint="default"/>
      </w:rPr>
    </w:lvl>
    <w:lvl w:ilvl="1" w:tplc="DBD8AEAE" w:tentative="1">
      <w:start w:val="1"/>
      <w:numFmt w:val="bullet"/>
      <w:lvlText w:val="◦"/>
      <w:lvlJc w:val="left"/>
      <w:pPr>
        <w:tabs>
          <w:tab w:val="num" w:pos="1440"/>
        </w:tabs>
        <w:ind w:left="1440" w:hanging="360"/>
      </w:pPr>
      <w:rPr>
        <w:rFonts w:ascii="Garamond" w:hAnsi="Garamond" w:hint="default"/>
      </w:rPr>
    </w:lvl>
    <w:lvl w:ilvl="2" w:tplc="F424BEB4" w:tentative="1">
      <w:start w:val="1"/>
      <w:numFmt w:val="bullet"/>
      <w:lvlText w:val="◦"/>
      <w:lvlJc w:val="left"/>
      <w:pPr>
        <w:tabs>
          <w:tab w:val="num" w:pos="2160"/>
        </w:tabs>
        <w:ind w:left="2160" w:hanging="360"/>
      </w:pPr>
      <w:rPr>
        <w:rFonts w:ascii="Garamond" w:hAnsi="Garamond" w:hint="default"/>
      </w:rPr>
    </w:lvl>
    <w:lvl w:ilvl="3" w:tplc="A580CC3E" w:tentative="1">
      <w:start w:val="1"/>
      <w:numFmt w:val="bullet"/>
      <w:lvlText w:val="◦"/>
      <w:lvlJc w:val="left"/>
      <w:pPr>
        <w:tabs>
          <w:tab w:val="num" w:pos="2880"/>
        </w:tabs>
        <w:ind w:left="2880" w:hanging="360"/>
      </w:pPr>
      <w:rPr>
        <w:rFonts w:ascii="Garamond" w:hAnsi="Garamond" w:hint="default"/>
      </w:rPr>
    </w:lvl>
    <w:lvl w:ilvl="4" w:tplc="041E717C" w:tentative="1">
      <w:start w:val="1"/>
      <w:numFmt w:val="bullet"/>
      <w:lvlText w:val="◦"/>
      <w:lvlJc w:val="left"/>
      <w:pPr>
        <w:tabs>
          <w:tab w:val="num" w:pos="3600"/>
        </w:tabs>
        <w:ind w:left="3600" w:hanging="360"/>
      </w:pPr>
      <w:rPr>
        <w:rFonts w:ascii="Garamond" w:hAnsi="Garamond" w:hint="default"/>
      </w:rPr>
    </w:lvl>
    <w:lvl w:ilvl="5" w:tplc="FC608F7A" w:tentative="1">
      <w:start w:val="1"/>
      <w:numFmt w:val="bullet"/>
      <w:lvlText w:val="◦"/>
      <w:lvlJc w:val="left"/>
      <w:pPr>
        <w:tabs>
          <w:tab w:val="num" w:pos="4320"/>
        </w:tabs>
        <w:ind w:left="4320" w:hanging="360"/>
      </w:pPr>
      <w:rPr>
        <w:rFonts w:ascii="Garamond" w:hAnsi="Garamond" w:hint="default"/>
      </w:rPr>
    </w:lvl>
    <w:lvl w:ilvl="6" w:tplc="DA42AAF0" w:tentative="1">
      <w:start w:val="1"/>
      <w:numFmt w:val="bullet"/>
      <w:lvlText w:val="◦"/>
      <w:lvlJc w:val="left"/>
      <w:pPr>
        <w:tabs>
          <w:tab w:val="num" w:pos="5040"/>
        </w:tabs>
        <w:ind w:left="5040" w:hanging="360"/>
      </w:pPr>
      <w:rPr>
        <w:rFonts w:ascii="Garamond" w:hAnsi="Garamond" w:hint="default"/>
      </w:rPr>
    </w:lvl>
    <w:lvl w:ilvl="7" w:tplc="69DC885E" w:tentative="1">
      <w:start w:val="1"/>
      <w:numFmt w:val="bullet"/>
      <w:lvlText w:val="◦"/>
      <w:lvlJc w:val="left"/>
      <w:pPr>
        <w:tabs>
          <w:tab w:val="num" w:pos="5760"/>
        </w:tabs>
        <w:ind w:left="5760" w:hanging="360"/>
      </w:pPr>
      <w:rPr>
        <w:rFonts w:ascii="Garamond" w:hAnsi="Garamond" w:hint="default"/>
      </w:rPr>
    </w:lvl>
    <w:lvl w:ilvl="8" w:tplc="15DACAE2" w:tentative="1">
      <w:start w:val="1"/>
      <w:numFmt w:val="bullet"/>
      <w:lvlText w:val="◦"/>
      <w:lvlJc w:val="left"/>
      <w:pPr>
        <w:tabs>
          <w:tab w:val="num" w:pos="6480"/>
        </w:tabs>
        <w:ind w:left="6480" w:hanging="360"/>
      </w:pPr>
      <w:rPr>
        <w:rFonts w:ascii="Garamond" w:hAnsi="Garamond" w:hint="default"/>
      </w:rPr>
    </w:lvl>
  </w:abstractNum>
  <w:abstractNum w:abstractNumId="179" w15:restartNumberingAfterBreak="0">
    <w:nsid w:val="26CA501B"/>
    <w:multiLevelType w:val="hybridMultilevel"/>
    <w:tmpl w:val="B3904B28"/>
    <w:lvl w:ilvl="0" w:tplc="95A665FE">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27214601"/>
    <w:multiLevelType w:val="hybridMultilevel"/>
    <w:tmpl w:val="988C9960"/>
    <w:lvl w:ilvl="0" w:tplc="8D8234CE">
      <w:start w:val="1"/>
      <w:numFmt w:val="bullet"/>
      <w:lvlText w:val=""/>
      <w:lvlJc w:val="left"/>
      <w:pPr>
        <w:tabs>
          <w:tab w:val="num" w:pos="720"/>
        </w:tabs>
        <w:ind w:left="720" w:hanging="360"/>
      </w:pPr>
      <w:rPr>
        <w:rFonts w:ascii="Wingdings 2" w:hAnsi="Wingdings 2" w:hint="default"/>
      </w:rPr>
    </w:lvl>
    <w:lvl w:ilvl="1" w:tplc="2654E1D4" w:tentative="1">
      <w:start w:val="1"/>
      <w:numFmt w:val="bullet"/>
      <w:lvlText w:val=""/>
      <w:lvlJc w:val="left"/>
      <w:pPr>
        <w:tabs>
          <w:tab w:val="num" w:pos="1440"/>
        </w:tabs>
        <w:ind w:left="1440" w:hanging="360"/>
      </w:pPr>
      <w:rPr>
        <w:rFonts w:ascii="Wingdings 2" w:hAnsi="Wingdings 2" w:hint="default"/>
      </w:rPr>
    </w:lvl>
    <w:lvl w:ilvl="2" w:tplc="46466BC2" w:tentative="1">
      <w:start w:val="1"/>
      <w:numFmt w:val="bullet"/>
      <w:lvlText w:val=""/>
      <w:lvlJc w:val="left"/>
      <w:pPr>
        <w:tabs>
          <w:tab w:val="num" w:pos="2160"/>
        </w:tabs>
        <w:ind w:left="2160" w:hanging="360"/>
      </w:pPr>
      <w:rPr>
        <w:rFonts w:ascii="Wingdings 2" w:hAnsi="Wingdings 2" w:hint="default"/>
      </w:rPr>
    </w:lvl>
    <w:lvl w:ilvl="3" w:tplc="8FBEF598" w:tentative="1">
      <w:start w:val="1"/>
      <w:numFmt w:val="bullet"/>
      <w:lvlText w:val=""/>
      <w:lvlJc w:val="left"/>
      <w:pPr>
        <w:tabs>
          <w:tab w:val="num" w:pos="2880"/>
        </w:tabs>
        <w:ind w:left="2880" w:hanging="360"/>
      </w:pPr>
      <w:rPr>
        <w:rFonts w:ascii="Wingdings 2" w:hAnsi="Wingdings 2" w:hint="default"/>
      </w:rPr>
    </w:lvl>
    <w:lvl w:ilvl="4" w:tplc="57A86356" w:tentative="1">
      <w:start w:val="1"/>
      <w:numFmt w:val="bullet"/>
      <w:lvlText w:val=""/>
      <w:lvlJc w:val="left"/>
      <w:pPr>
        <w:tabs>
          <w:tab w:val="num" w:pos="3600"/>
        </w:tabs>
        <w:ind w:left="3600" w:hanging="360"/>
      </w:pPr>
      <w:rPr>
        <w:rFonts w:ascii="Wingdings 2" w:hAnsi="Wingdings 2" w:hint="default"/>
      </w:rPr>
    </w:lvl>
    <w:lvl w:ilvl="5" w:tplc="333CD0BA" w:tentative="1">
      <w:start w:val="1"/>
      <w:numFmt w:val="bullet"/>
      <w:lvlText w:val=""/>
      <w:lvlJc w:val="left"/>
      <w:pPr>
        <w:tabs>
          <w:tab w:val="num" w:pos="4320"/>
        </w:tabs>
        <w:ind w:left="4320" w:hanging="360"/>
      </w:pPr>
      <w:rPr>
        <w:rFonts w:ascii="Wingdings 2" w:hAnsi="Wingdings 2" w:hint="default"/>
      </w:rPr>
    </w:lvl>
    <w:lvl w:ilvl="6" w:tplc="150A7776" w:tentative="1">
      <w:start w:val="1"/>
      <w:numFmt w:val="bullet"/>
      <w:lvlText w:val=""/>
      <w:lvlJc w:val="left"/>
      <w:pPr>
        <w:tabs>
          <w:tab w:val="num" w:pos="5040"/>
        </w:tabs>
        <w:ind w:left="5040" w:hanging="360"/>
      </w:pPr>
      <w:rPr>
        <w:rFonts w:ascii="Wingdings 2" w:hAnsi="Wingdings 2" w:hint="default"/>
      </w:rPr>
    </w:lvl>
    <w:lvl w:ilvl="7" w:tplc="7B224004" w:tentative="1">
      <w:start w:val="1"/>
      <w:numFmt w:val="bullet"/>
      <w:lvlText w:val=""/>
      <w:lvlJc w:val="left"/>
      <w:pPr>
        <w:tabs>
          <w:tab w:val="num" w:pos="5760"/>
        </w:tabs>
        <w:ind w:left="5760" w:hanging="360"/>
      </w:pPr>
      <w:rPr>
        <w:rFonts w:ascii="Wingdings 2" w:hAnsi="Wingdings 2" w:hint="default"/>
      </w:rPr>
    </w:lvl>
    <w:lvl w:ilvl="8" w:tplc="3DAC4014" w:tentative="1">
      <w:start w:val="1"/>
      <w:numFmt w:val="bullet"/>
      <w:lvlText w:val=""/>
      <w:lvlJc w:val="left"/>
      <w:pPr>
        <w:tabs>
          <w:tab w:val="num" w:pos="6480"/>
        </w:tabs>
        <w:ind w:left="6480" w:hanging="360"/>
      </w:pPr>
      <w:rPr>
        <w:rFonts w:ascii="Wingdings 2" w:hAnsi="Wingdings 2" w:hint="default"/>
      </w:rPr>
    </w:lvl>
  </w:abstractNum>
  <w:abstractNum w:abstractNumId="181" w15:restartNumberingAfterBreak="0">
    <w:nsid w:val="272604BA"/>
    <w:multiLevelType w:val="hybridMultilevel"/>
    <w:tmpl w:val="06AADFE2"/>
    <w:lvl w:ilvl="0" w:tplc="87986C2E">
      <w:start w:val="1"/>
      <w:numFmt w:val="decimal"/>
      <w:lvlText w:val="%1."/>
      <w:lvlJc w:val="left"/>
      <w:pPr>
        <w:tabs>
          <w:tab w:val="num" w:pos="720"/>
        </w:tabs>
        <w:ind w:left="720" w:hanging="360"/>
      </w:pPr>
    </w:lvl>
    <w:lvl w:ilvl="1" w:tplc="B0067A46" w:tentative="1">
      <w:start w:val="1"/>
      <w:numFmt w:val="decimal"/>
      <w:lvlText w:val="%2."/>
      <w:lvlJc w:val="left"/>
      <w:pPr>
        <w:tabs>
          <w:tab w:val="num" w:pos="1440"/>
        </w:tabs>
        <w:ind w:left="1440" w:hanging="360"/>
      </w:pPr>
    </w:lvl>
    <w:lvl w:ilvl="2" w:tplc="5BAE892A" w:tentative="1">
      <w:start w:val="1"/>
      <w:numFmt w:val="decimal"/>
      <w:lvlText w:val="%3."/>
      <w:lvlJc w:val="left"/>
      <w:pPr>
        <w:tabs>
          <w:tab w:val="num" w:pos="2160"/>
        </w:tabs>
        <w:ind w:left="2160" w:hanging="360"/>
      </w:pPr>
    </w:lvl>
    <w:lvl w:ilvl="3" w:tplc="86AE6BB4" w:tentative="1">
      <w:start w:val="1"/>
      <w:numFmt w:val="decimal"/>
      <w:lvlText w:val="%4."/>
      <w:lvlJc w:val="left"/>
      <w:pPr>
        <w:tabs>
          <w:tab w:val="num" w:pos="2880"/>
        </w:tabs>
        <w:ind w:left="2880" w:hanging="360"/>
      </w:pPr>
    </w:lvl>
    <w:lvl w:ilvl="4" w:tplc="34DC41B4" w:tentative="1">
      <w:start w:val="1"/>
      <w:numFmt w:val="decimal"/>
      <w:lvlText w:val="%5."/>
      <w:lvlJc w:val="left"/>
      <w:pPr>
        <w:tabs>
          <w:tab w:val="num" w:pos="3600"/>
        </w:tabs>
        <w:ind w:left="3600" w:hanging="360"/>
      </w:pPr>
    </w:lvl>
    <w:lvl w:ilvl="5" w:tplc="F6DAAB80" w:tentative="1">
      <w:start w:val="1"/>
      <w:numFmt w:val="decimal"/>
      <w:lvlText w:val="%6."/>
      <w:lvlJc w:val="left"/>
      <w:pPr>
        <w:tabs>
          <w:tab w:val="num" w:pos="4320"/>
        </w:tabs>
        <w:ind w:left="4320" w:hanging="360"/>
      </w:pPr>
    </w:lvl>
    <w:lvl w:ilvl="6" w:tplc="CD06EF84" w:tentative="1">
      <w:start w:val="1"/>
      <w:numFmt w:val="decimal"/>
      <w:lvlText w:val="%7."/>
      <w:lvlJc w:val="left"/>
      <w:pPr>
        <w:tabs>
          <w:tab w:val="num" w:pos="5040"/>
        </w:tabs>
        <w:ind w:left="5040" w:hanging="360"/>
      </w:pPr>
    </w:lvl>
    <w:lvl w:ilvl="7" w:tplc="3EAEE478" w:tentative="1">
      <w:start w:val="1"/>
      <w:numFmt w:val="decimal"/>
      <w:lvlText w:val="%8."/>
      <w:lvlJc w:val="left"/>
      <w:pPr>
        <w:tabs>
          <w:tab w:val="num" w:pos="5760"/>
        </w:tabs>
        <w:ind w:left="5760" w:hanging="360"/>
      </w:pPr>
    </w:lvl>
    <w:lvl w:ilvl="8" w:tplc="7688C84C" w:tentative="1">
      <w:start w:val="1"/>
      <w:numFmt w:val="decimal"/>
      <w:lvlText w:val="%9."/>
      <w:lvlJc w:val="left"/>
      <w:pPr>
        <w:tabs>
          <w:tab w:val="num" w:pos="6480"/>
        </w:tabs>
        <w:ind w:left="6480" w:hanging="360"/>
      </w:pPr>
    </w:lvl>
  </w:abstractNum>
  <w:abstractNum w:abstractNumId="182" w15:restartNumberingAfterBreak="0">
    <w:nsid w:val="27E41BB8"/>
    <w:multiLevelType w:val="hybridMultilevel"/>
    <w:tmpl w:val="539ABBFA"/>
    <w:lvl w:ilvl="0" w:tplc="062E61DA">
      <w:start w:val="1"/>
      <w:numFmt w:val="bullet"/>
      <w:lvlText w:val=""/>
      <w:lvlJc w:val="left"/>
      <w:pPr>
        <w:tabs>
          <w:tab w:val="num" w:pos="720"/>
        </w:tabs>
        <w:ind w:left="720" w:hanging="360"/>
      </w:pPr>
      <w:rPr>
        <w:rFonts w:ascii="Wingdings" w:hAnsi="Wingdings" w:hint="default"/>
      </w:rPr>
    </w:lvl>
    <w:lvl w:ilvl="1" w:tplc="6DDE577A">
      <w:numFmt w:val="bullet"/>
      <w:lvlText w:val=""/>
      <w:lvlJc w:val="left"/>
      <w:pPr>
        <w:tabs>
          <w:tab w:val="num" w:pos="1440"/>
        </w:tabs>
        <w:ind w:left="1440" w:hanging="360"/>
      </w:pPr>
      <w:rPr>
        <w:rFonts w:ascii="Wingdings" w:hAnsi="Wingdings" w:hint="default"/>
      </w:rPr>
    </w:lvl>
    <w:lvl w:ilvl="2" w:tplc="5FC2FBB0" w:tentative="1">
      <w:start w:val="1"/>
      <w:numFmt w:val="bullet"/>
      <w:lvlText w:val=""/>
      <w:lvlJc w:val="left"/>
      <w:pPr>
        <w:tabs>
          <w:tab w:val="num" w:pos="2160"/>
        </w:tabs>
        <w:ind w:left="2160" w:hanging="360"/>
      </w:pPr>
      <w:rPr>
        <w:rFonts w:ascii="Wingdings" w:hAnsi="Wingdings" w:hint="default"/>
      </w:rPr>
    </w:lvl>
    <w:lvl w:ilvl="3" w:tplc="26725278" w:tentative="1">
      <w:start w:val="1"/>
      <w:numFmt w:val="bullet"/>
      <w:lvlText w:val=""/>
      <w:lvlJc w:val="left"/>
      <w:pPr>
        <w:tabs>
          <w:tab w:val="num" w:pos="2880"/>
        </w:tabs>
        <w:ind w:left="2880" w:hanging="360"/>
      </w:pPr>
      <w:rPr>
        <w:rFonts w:ascii="Wingdings" w:hAnsi="Wingdings" w:hint="default"/>
      </w:rPr>
    </w:lvl>
    <w:lvl w:ilvl="4" w:tplc="5B68FDB2" w:tentative="1">
      <w:start w:val="1"/>
      <w:numFmt w:val="bullet"/>
      <w:lvlText w:val=""/>
      <w:lvlJc w:val="left"/>
      <w:pPr>
        <w:tabs>
          <w:tab w:val="num" w:pos="3600"/>
        </w:tabs>
        <w:ind w:left="3600" w:hanging="360"/>
      </w:pPr>
      <w:rPr>
        <w:rFonts w:ascii="Wingdings" w:hAnsi="Wingdings" w:hint="default"/>
      </w:rPr>
    </w:lvl>
    <w:lvl w:ilvl="5" w:tplc="54C8EBF0" w:tentative="1">
      <w:start w:val="1"/>
      <w:numFmt w:val="bullet"/>
      <w:lvlText w:val=""/>
      <w:lvlJc w:val="left"/>
      <w:pPr>
        <w:tabs>
          <w:tab w:val="num" w:pos="4320"/>
        </w:tabs>
        <w:ind w:left="4320" w:hanging="360"/>
      </w:pPr>
      <w:rPr>
        <w:rFonts w:ascii="Wingdings" w:hAnsi="Wingdings" w:hint="default"/>
      </w:rPr>
    </w:lvl>
    <w:lvl w:ilvl="6" w:tplc="0E60B8B2" w:tentative="1">
      <w:start w:val="1"/>
      <w:numFmt w:val="bullet"/>
      <w:lvlText w:val=""/>
      <w:lvlJc w:val="left"/>
      <w:pPr>
        <w:tabs>
          <w:tab w:val="num" w:pos="5040"/>
        </w:tabs>
        <w:ind w:left="5040" w:hanging="360"/>
      </w:pPr>
      <w:rPr>
        <w:rFonts w:ascii="Wingdings" w:hAnsi="Wingdings" w:hint="default"/>
      </w:rPr>
    </w:lvl>
    <w:lvl w:ilvl="7" w:tplc="2BACBCF0" w:tentative="1">
      <w:start w:val="1"/>
      <w:numFmt w:val="bullet"/>
      <w:lvlText w:val=""/>
      <w:lvlJc w:val="left"/>
      <w:pPr>
        <w:tabs>
          <w:tab w:val="num" w:pos="5760"/>
        </w:tabs>
        <w:ind w:left="5760" w:hanging="360"/>
      </w:pPr>
      <w:rPr>
        <w:rFonts w:ascii="Wingdings" w:hAnsi="Wingdings" w:hint="default"/>
      </w:rPr>
    </w:lvl>
    <w:lvl w:ilvl="8" w:tplc="BE94B8E4" w:tentative="1">
      <w:start w:val="1"/>
      <w:numFmt w:val="bullet"/>
      <w:lvlText w:val=""/>
      <w:lvlJc w:val="left"/>
      <w:pPr>
        <w:tabs>
          <w:tab w:val="num" w:pos="6480"/>
        </w:tabs>
        <w:ind w:left="6480" w:hanging="360"/>
      </w:pPr>
      <w:rPr>
        <w:rFonts w:ascii="Wingdings" w:hAnsi="Wingdings" w:hint="default"/>
      </w:rPr>
    </w:lvl>
  </w:abstractNum>
  <w:abstractNum w:abstractNumId="183" w15:restartNumberingAfterBreak="0">
    <w:nsid w:val="28324AEB"/>
    <w:multiLevelType w:val="hybridMultilevel"/>
    <w:tmpl w:val="B9D82E6C"/>
    <w:lvl w:ilvl="0" w:tplc="6FB27654">
      <w:start w:val="1"/>
      <w:numFmt w:val="bullet"/>
      <w:lvlText w:val=""/>
      <w:lvlJc w:val="left"/>
      <w:pPr>
        <w:tabs>
          <w:tab w:val="num" w:pos="720"/>
        </w:tabs>
        <w:ind w:left="720" w:hanging="360"/>
      </w:pPr>
      <w:rPr>
        <w:rFonts w:ascii="Wingdings" w:hAnsi="Wingdings" w:hint="default"/>
      </w:rPr>
    </w:lvl>
    <w:lvl w:ilvl="1" w:tplc="D00E23E0" w:tentative="1">
      <w:start w:val="1"/>
      <w:numFmt w:val="bullet"/>
      <w:lvlText w:val=""/>
      <w:lvlJc w:val="left"/>
      <w:pPr>
        <w:tabs>
          <w:tab w:val="num" w:pos="1440"/>
        </w:tabs>
        <w:ind w:left="1440" w:hanging="360"/>
      </w:pPr>
      <w:rPr>
        <w:rFonts w:ascii="Wingdings" w:hAnsi="Wingdings" w:hint="default"/>
      </w:rPr>
    </w:lvl>
    <w:lvl w:ilvl="2" w:tplc="A2C4D688" w:tentative="1">
      <w:start w:val="1"/>
      <w:numFmt w:val="bullet"/>
      <w:lvlText w:val=""/>
      <w:lvlJc w:val="left"/>
      <w:pPr>
        <w:tabs>
          <w:tab w:val="num" w:pos="2160"/>
        </w:tabs>
        <w:ind w:left="2160" w:hanging="360"/>
      </w:pPr>
      <w:rPr>
        <w:rFonts w:ascii="Wingdings" w:hAnsi="Wingdings" w:hint="default"/>
      </w:rPr>
    </w:lvl>
    <w:lvl w:ilvl="3" w:tplc="AF109080" w:tentative="1">
      <w:start w:val="1"/>
      <w:numFmt w:val="bullet"/>
      <w:lvlText w:val=""/>
      <w:lvlJc w:val="left"/>
      <w:pPr>
        <w:tabs>
          <w:tab w:val="num" w:pos="2880"/>
        </w:tabs>
        <w:ind w:left="2880" w:hanging="360"/>
      </w:pPr>
      <w:rPr>
        <w:rFonts w:ascii="Wingdings" w:hAnsi="Wingdings" w:hint="default"/>
      </w:rPr>
    </w:lvl>
    <w:lvl w:ilvl="4" w:tplc="114CCFEC" w:tentative="1">
      <w:start w:val="1"/>
      <w:numFmt w:val="bullet"/>
      <w:lvlText w:val=""/>
      <w:lvlJc w:val="left"/>
      <w:pPr>
        <w:tabs>
          <w:tab w:val="num" w:pos="3600"/>
        </w:tabs>
        <w:ind w:left="3600" w:hanging="360"/>
      </w:pPr>
      <w:rPr>
        <w:rFonts w:ascii="Wingdings" w:hAnsi="Wingdings" w:hint="default"/>
      </w:rPr>
    </w:lvl>
    <w:lvl w:ilvl="5" w:tplc="1AEE7AA6" w:tentative="1">
      <w:start w:val="1"/>
      <w:numFmt w:val="bullet"/>
      <w:lvlText w:val=""/>
      <w:lvlJc w:val="left"/>
      <w:pPr>
        <w:tabs>
          <w:tab w:val="num" w:pos="4320"/>
        </w:tabs>
        <w:ind w:left="4320" w:hanging="360"/>
      </w:pPr>
      <w:rPr>
        <w:rFonts w:ascii="Wingdings" w:hAnsi="Wingdings" w:hint="default"/>
      </w:rPr>
    </w:lvl>
    <w:lvl w:ilvl="6" w:tplc="D95C46D2" w:tentative="1">
      <w:start w:val="1"/>
      <w:numFmt w:val="bullet"/>
      <w:lvlText w:val=""/>
      <w:lvlJc w:val="left"/>
      <w:pPr>
        <w:tabs>
          <w:tab w:val="num" w:pos="5040"/>
        </w:tabs>
        <w:ind w:left="5040" w:hanging="360"/>
      </w:pPr>
      <w:rPr>
        <w:rFonts w:ascii="Wingdings" w:hAnsi="Wingdings" w:hint="default"/>
      </w:rPr>
    </w:lvl>
    <w:lvl w:ilvl="7" w:tplc="541C4FDE" w:tentative="1">
      <w:start w:val="1"/>
      <w:numFmt w:val="bullet"/>
      <w:lvlText w:val=""/>
      <w:lvlJc w:val="left"/>
      <w:pPr>
        <w:tabs>
          <w:tab w:val="num" w:pos="5760"/>
        </w:tabs>
        <w:ind w:left="5760" w:hanging="360"/>
      </w:pPr>
      <w:rPr>
        <w:rFonts w:ascii="Wingdings" w:hAnsi="Wingdings" w:hint="default"/>
      </w:rPr>
    </w:lvl>
    <w:lvl w:ilvl="8" w:tplc="46988D20" w:tentative="1">
      <w:start w:val="1"/>
      <w:numFmt w:val="bullet"/>
      <w:lvlText w:val=""/>
      <w:lvlJc w:val="left"/>
      <w:pPr>
        <w:tabs>
          <w:tab w:val="num" w:pos="6480"/>
        </w:tabs>
        <w:ind w:left="6480" w:hanging="360"/>
      </w:pPr>
      <w:rPr>
        <w:rFonts w:ascii="Wingdings" w:hAnsi="Wingdings" w:hint="default"/>
      </w:rPr>
    </w:lvl>
  </w:abstractNum>
  <w:abstractNum w:abstractNumId="184" w15:restartNumberingAfterBreak="0">
    <w:nsid w:val="28382C1D"/>
    <w:multiLevelType w:val="hybridMultilevel"/>
    <w:tmpl w:val="2812A98E"/>
    <w:lvl w:ilvl="0" w:tplc="47F844C8">
      <w:start w:val="1"/>
      <w:numFmt w:val="bullet"/>
      <w:lvlText w:val=""/>
      <w:lvlJc w:val="left"/>
      <w:pPr>
        <w:tabs>
          <w:tab w:val="num" w:pos="720"/>
        </w:tabs>
        <w:ind w:left="720" w:hanging="360"/>
      </w:pPr>
      <w:rPr>
        <w:rFonts w:ascii="Wingdings" w:hAnsi="Wingdings" w:hint="default"/>
      </w:rPr>
    </w:lvl>
    <w:lvl w:ilvl="1" w:tplc="416C26AC" w:tentative="1">
      <w:start w:val="1"/>
      <w:numFmt w:val="bullet"/>
      <w:lvlText w:val=""/>
      <w:lvlJc w:val="left"/>
      <w:pPr>
        <w:tabs>
          <w:tab w:val="num" w:pos="1440"/>
        </w:tabs>
        <w:ind w:left="1440" w:hanging="360"/>
      </w:pPr>
      <w:rPr>
        <w:rFonts w:ascii="Wingdings" w:hAnsi="Wingdings" w:hint="default"/>
      </w:rPr>
    </w:lvl>
    <w:lvl w:ilvl="2" w:tplc="FD3A2FA2" w:tentative="1">
      <w:start w:val="1"/>
      <w:numFmt w:val="bullet"/>
      <w:lvlText w:val=""/>
      <w:lvlJc w:val="left"/>
      <w:pPr>
        <w:tabs>
          <w:tab w:val="num" w:pos="2160"/>
        </w:tabs>
        <w:ind w:left="2160" w:hanging="360"/>
      </w:pPr>
      <w:rPr>
        <w:rFonts w:ascii="Wingdings" w:hAnsi="Wingdings" w:hint="default"/>
      </w:rPr>
    </w:lvl>
    <w:lvl w:ilvl="3" w:tplc="E18E84CA" w:tentative="1">
      <w:start w:val="1"/>
      <w:numFmt w:val="bullet"/>
      <w:lvlText w:val=""/>
      <w:lvlJc w:val="left"/>
      <w:pPr>
        <w:tabs>
          <w:tab w:val="num" w:pos="2880"/>
        </w:tabs>
        <w:ind w:left="2880" w:hanging="360"/>
      </w:pPr>
      <w:rPr>
        <w:rFonts w:ascii="Wingdings" w:hAnsi="Wingdings" w:hint="default"/>
      </w:rPr>
    </w:lvl>
    <w:lvl w:ilvl="4" w:tplc="B66CFC50" w:tentative="1">
      <w:start w:val="1"/>
      <w:numFmt w:val="bullet"/>
      <w:lvlText w:val=""/>
      <w:lvlJc w:val="left"/>
      <w:pPr>
        <w:tabs>
          <w:tab w:val="num" w:pos="3600"/>
        </w:tabs>
        <w:ind w:left="3600" w:hanging="360"/>
      </w:pPr>
      <w:rPr>
        <w:rFonts w:ascii="Wingdings" w:hAnsi="Wingdings" w:hint="default"/>
      </w:rPr>
    </w:lvl>
    <w:lvl w:ilvl="5" w:tplc="2708AFEA" w:tentative="1">
      <w:start w:val="1"/>
      <w:numFmt w:val="bullet"/>
      <w:lvlText w:val=""/>
      <w:lvlJc w:val="left"/>
      <w:pPr>
        <w:tabs>
          <w:tab w:val="num" w:pos="4320"/>
        </w:tabs>
        <w:ind w:left="4320" w:hanging="360"/>
      </w:pPr>
      <w:rPr>
        <w:rFonts w:ascii="Wingdings" w:hAnsi="Wingdings" w:hint="default"/>
      </w:rPr>
    </w:lvl>
    <w:lvl w:ilvl="6" w:tplc="309C5FE4" w:tentative="1">
      <w:start w:val="1"/>
      <w:numFmt w:val="bullet"/>
      <w:lvlText w:val=""/>
      <w:lvlJc w:val="left"/>
      <w:pPr>
        <w:tabs>
          <w:tab w:val="num" w:pos="5040"/>
        </w:tabs>
        <w:ind w:left="5040" w:hanging="360"/>
      </w:pPr>
      <w:rPr>
        <w:rFonts w:ascii="Wingdings" w:hAnsi="Wingdings" w:hint="default"/>
      </w:rPr>
    </w:lvl>
    <w:lvl w:ilvl="7" w:tplc="1E76E72A" w:tentative="1">
      <w:start w:val="1"/>
      <w:numFmt w:val="bullet"/>
      <w:lvlText w:val=""/>
      <w:lvlJc w:val="left"/>
      <w:pPr>
        <w:tabs>
          <w:tab w:val="num" w:pos="5760"/>
        </w:tabs>
        <w:ind w:left="5760" w:hanging="360"/>
      </w:pPr>
      <w:rPr>
        <w:rFonts w:ascii="Wingdings" w:hAnsi="Wingdings" w:hint="default"/>
      </w:rPr>
    </w:lvl>
    <w:lvl w:ilvl="8" w:tplc="B4FA663E" w:tentative="1">
      <w:start w:val="1"/>
      <w:numFmt w:val="bullet"/>
      <w:lvlText w:val=""/>
      <w:lvlJc w:val="left"/>
      <w:pPr>
        <w:tabs>
          <w:tab w:val="num" w:pos="6480"/>
        </w:tabs>
        <w:ind w:left="6480" w:hanging="360"/>
      </w:pPr>
      <w:rPr>
        <w:rFonts w:ascii="Wingdings" w:hAnsi="Wingdings" w:hint="default"/>
      </w:rPr>
    </w:lvl>
  </w:abstractNum>
  <w:abstractNum w:abstractNumId="185" w15:restartNumberingAfterBreak="0">
    <w:nsid w:val="28475EDD"/>
    <w:multiLevelType w:val="hybridMultilevel"/>
    <w:tmpl w:val="2FDA3168"/>
    <w:lvl w:ilvl="0" w:tplc="D1F4113A">
      <w:start w:val="1"/>
      <w:numFmt w:val="bullet"/>
      <w:lvlText w:val="•"/>
      <w:lvlJc w:val="left"/>
      <w:pPr>
        <w:tabs>
          <w:tab w:val="num" w:pos="720"/>
        </w:tabs>
        <w:ind w:left="720" w:hanging="360"/>
      </w:pPr>
      <w:rPr>
        <w:rFonts w:ascii="Arial" w:hAnsi="Arial" w:hint="default"/>
      </w:rPr>
    </w:lvl>
    <w:lvl w:ilvl="1" w:tplc="56743520" w:tentative="1">
      <w:start w:val="1"/>
      <w:numFmt w:val="bullet"/>
      <w:lvlText w:val="•"/>
      <w:lvlJc w:val="left"/>
      <w:pPr>
        <w:tabs>
          <w:tab w:val="num" w:pos="1440"/>
        </w:tabs>
        <w:ind w:left="1440" w:hanging="360"/>
      </w:pPr>
      <w:rPr>
        <w:rFonts w:ascii="Arial" w:hAnsi="Arial" w:hint="default"/>
      </w:rPr>
    </w:lvl>
    <w:lvl w:ilvl="2" w:tplc="735E80FC" w:tentative="1">
      <w:start w:val="1"/>
      <w:numFmt w:val="bullet"/>
      <w:lvlText w:val="•"/>
      <w:lvlJc w:val="left"/>
      <w:pPr>
        <w:tabs>
          <w:tab w:val="num" w:pos="2160"/>
        </w:tabs>
        <w:ind w:left="2160" w:hanging="360"/>
      </w:pPr>
      <w:rPr>
        <w:rFonts w:ascii="Arial" w:hAnsi="Arial" w:hint="default"/>
      </w:rPr>
    </w:lvl>
    <w:lvl w:ilvl="3" w:tplc="E102CC66" w:tentative="1">
      <w:start w:val="1"/>
      <w:numFmt w:val="bullet"/>
      <w:lvlText w:val="•"/>
      <w:lvlJc w:val="left"/>
      <w:pPr>
        <w:tabs>
          <w:tab w:val="num" w:pos="2880"/>
        </w:tabs>
        <w:ind w:left="2880" w:hanging="360"/>
      </w:pPr>
      <w:rPr>
        <w:rFonts w:ascii="Arial" w:hAnsi="Arial" w:hint="default"/>
      </w:rPr>
    </w:lvl>
    <w:lvl w:ilvl="4" w:tplc="10BA1FF8" w:tentative="1">
      <w:start w:val="1"/>
      <w:numFmt w:val="bullet"/>
      <w:lvlText w:val="•"/>
      <w:lvlJc w:val="left"/>
      <w:pPr>
        <w:tabs>
          <w:tab w:val="num" w:pos="3600"/>
        </w:tabs>
        <w:ind w:left="3600" w:hanging="360"/>
      </w:pPr>
      <w:rPr>
        <w:rFonts w:ascii="Arial" w:hAnsi="Arial" w:hint="default"/>
      </w:rPr>
    </w:lvl>
    <w:lvl w:ilvl="5" w:tplc="BA0CD56A" w:tentative="1">
      <w:start w:val="1"/>
      <w:numFmt w:val="bullet"/>
      <w:lvlText w:val="•"/>
      <w:lvlJc w:val="left"/>
      <w:pPr>
        <w:tabs>
          <w:tab w:val="num" w:pos="4320"/>
        </w:tabs>
        <w:ind w:left="4320" w:hanging="360"/>
      </w:pPr>
      <w:rPr>
        <w:rFonts w:ascii="Arial" w:hAnsi="Arial" w:hint="default"/>
      </w:rPr>
    </w:lvl>
    <w:lvl w:ilvl="6" w:tplc="BBFE876A" w:tentative="1">
      <w:start w:val="1"/>
      <w:numFmt w:val="bullet"/>
      <w:lvlText w:val="•"/>
      <w:lvlJc w:val="left"/>
      <w:pPr>
        <w:tabs>
          <w:tab w:val="num" w:pos="5040"/>
        </w:tabs>
        <w:ind w:left="5040" w:hanging="360"/>
      </w:pPr>
      <w:rPr>
        <w:rFonts w:ascii="Arial" w:hAnsi="Arial" w:hint="default"/>
      </w:rPr>
    </w:lvl>
    <w:lvl w:ilvl="7" w:tplc="6F2EAFDC" w:tentative="1">
      <w:start w:val="1"/>
      <w:numFmt w:val="bullet"/>
      <w:lvlText w:val="•"/>
      <w:lvlJc w:val="left"/>
      <w:pPr>
        <w:tabs>
          <w:tab w:val="num" w:pos="5760"/>
        </w:tabs>
        <w:ind w:left="5760" w:hanging="360"/>
      </w:pPr>
      <w:rPr>
        <w:rFonts w:ascii="Arial" w:hAnsi="Arial" w:hint="default"/>
      </w:rPr>
    </w:lvl>
    <w:lvl w:ilvl="8" w:tplc="269E08CE" w:tentative="1">
      <w:start w:val="1"/>
      <w:numFmt w:val="bullet"/>
      <w:lvlText w:val="•"/>
      <w:lvlJc w:val="left"/>
      <w:pPr>
        <w:tabs>
          <w:tab w:val="num" w:pos="6480"/>
        </w:tabs>
        <w:ind w:left="6480" w:hanging="360"/>
      </w:pPr>
      <w:rPr>
        <w:rFonts w:ascii="Arial" w:hAnsi="Arial" w:hint="default"/>
      </w:rPr>
    </w:lvl>
  </w:abstractNum>
  <w:abstractNum w:abstractNumId="186" w15:restartNumberingAfterBreak="0">
    <w:nsid w:val="2857438B"/>
    <w:multiLevelType w:val="hybridMultilevel"/>
    <w:tmpl w:val="C39EFFE6"/>
    <w:lvl w:ilvl="0" w:tplc="C9E29F04">
      <w:start w:val="1"/>
      <w:numFmt w:val="decimal"/>
      <w:lvlText w:val="%1."/>
      <w:lvlJc w:val="left"/>
      <w:pPr>
        <w:tabs>
          <w:tab w:val="num" w:pos="720"/>
        </w:tabs>
        <w:ind w:left="720" w:hanging="360"/>
      </w:pPr>
    </w:lvl>
    <w:lvl w:ilvl="1" w:tplc="F8DA8FF2" w:tentative="1">
      <w:start w:val="1"/>
      <w:numFmt w:val="decimal"/>
      <w:lvlText w:val="%2."/>
      <w:lvlJc w:val="left"/>
      <w:pPr>
        <w:tabs>
          <w:tab w:val="num" w:pos="1440"/>
        </w:tabs>
        <w:ind w:left="1440" w:hanging="360"/>
      </w:pPr>
    </w:lvl>
    <w:lvl w:ilvl="2" w:tplc="C67ADE2E" w:tentative="1">
      <w:start w:val="1"/>
      <w:numFmt w:val="decimal"/>
      <w:lvlText w:val="%3."/>
      <w:lvlJc w:val="left"/>
      <w:pPr>
        <w:tabs>
          <w:tab w:val="num" w:pos="2160"/>
        </w:tabs>
        <w:ind w:left="2160" w:hanging="360"/>
      </w:pPr>
    </w:lvl>
    <w:lvl w:ilvl="3" w:tplc="2EA0FD38" w:tentative="1">
      <w:start w:val="1"/>
      <w:numFmt w:val="decimal"/>
      <w:lvlText w:val="%4."/>
      <w:lvlJc w:val="left"/>
      <w:pPr>
        <w:tabs>
          <w:tab w:val="num" w:pos="2880"/>
        </w:tabs>
        <w:ind w:left="2880" w:hanging="360"/>
      </w:pPr>
    </w:lvl>
    <w:lvl w:ilvl="4" w:tplc="D098EEFA" w:tentative="1">
      <w:start w:val="1"/>
      <w:numFmt w:val="decimal"/>
      <w:lvlText w:val="%5."/>
      <w:lvlJc w:val="left"/>
      <w:pPr>
        <w:tabs>
          <w:tab w:val="num" w:pos="3600"/>
        </w:tabs>
        <w:ind w:left="3600" w:hanging="360"/>
      </w:pPr>
    </w:lvl>
    <w:lvl w:ilvl="5" w:tplc="AFE8DA14" w:tentative="1">
      <w:start w:val="1"/>
      <w:numFmt w:val="decimal"/>
      <w:lvlText w:val="%6."/>
      <w:lvlJc w:val="left"/>
      <w:pPr>
        <w:tabs>
          <w:tab w:val="num" w:pos="4320"/>
        </w:tabs>
        <w:ind w:left="4320" w:hanging="360"/>
      </w:pPr>
    </w:lvl>
    <w:lvl w:ilvl="6" w:tplc="E9E6CBE4" w:tentative="1">
      <w:start w:val="1"/>
      <w:numFmt w:val="decimal"/>
      <w:lvlText w:val="%7."/>
      <w:lvlJc w:val="left"/>
      <w:pPr>
        <w:tabs>
          <w:tab w:val="num" w:pos="5040"/>
        </w:tabs>
        <w:ind w:left="5040" w:hanging="360"/>
      </w:pPr>
    </w:lvl>
    <w:lvl w:ilvl="7" w:tplc="993E802A" w:tentative="1">
      <w:start w:val="1"/>
      <w:numFmt w:val="decimal"/>
      <w:lvlText w:val="%8."/>
      <w:lvlJc w:val="left"/>
      <w:pPr>
        <w:tabs>
          <w:tab w:val="num" w:pos="5760"/>
        </w:tabs>
        <w:ind w:left="5760" w:hanging="360"/>
      </w:pPr>
    </w:lvl>
    <w:lvl w:ilvl="8" w:tplc="4B128248" w:tentative="1">
      <w:start w:val="1"/>
      <w:numFmt w:val="decimal"/>
      <w:lvlText w:val="%9."/>
      <w:lvlJc w:val="left"/>
      <w:pPr>
        <w:tabs>
          <w:tab w:val="num" w:pos="6480"/>
        </w:tabs>
        <w:ind w:left="6480" w:hanging="360"/>
      </w:pPr>
    </w:lvl>
  </w:abstractNum>
  <w:abstractNum w:abstractNumId="187" w15:restartNumberingAfterBreak="0">
    <w:nsid w:val="28A90B0B"/>
    <w:multiLevelType w:val="hybridMultilevel"/>
    <w:tmpl w:val="ABBE212E"/>
    <w:lvl w:ilvl="0" w:tplc="33546B9A">
      <w:start w:val="1"/>
      <w:numFmt w:val="decimal"/>
      <w:lvlText w:val="%1."/>
      <w:lvlJc w:val="left"/>
      <w:pPr>
        <w:tabs>
          <w:tab w:val="num" w:pos="720"/>
        </w:tabs>
        <w:ind w:left="720" w:hanging="360"/>
      </w:pPr>
    </w:lvl>
    <w:lvl w:ilvl="1" w:tplc="5870393C" w:tentative="1">
      <w:start w:val="1"/>
      <w:numFmt w:val="decimal"/>
      <w:lvlText w:val="%2."/>
      <w:lvlJc w:val="left"/>
      <w:pPr>
        <w:tabs>
          <w:tab w:val="num" w:pos="1440"/>
        </w:tabs>
        <w:ind w:left="1440" w:hanging="360"/>
      </w:pPr>
    </w:lvl>
    <w:lvl w:ilvl="2" w:tplc="0DC4538C" w:tentative="1">
      <w:start w:val="1"/>
      <w:numFmt w:val="decimal"/>
      <w:lvlText w:val="%3."/>
      <w:lvlJc w:val="left"/>
      <w:pPr>
        <w:tabs>
          <w:tab w:val="num" w:pos="2160"/>
        </w:tabs>
        <w:ind w:left="2160" w:hanging="360"/>
      </w:pPr>
    </w:lvl>
    <w:lvl w:ilvl="3" w:tplc="801410DA" w:tentative="1">
      <w:start w:val="1"/>
      <w:numFmt w:val="decimal"/>
      <w:lvlText w:val="%4."/>
      <w:lvlJc w:val="left"/>
      <w:pPr>
        <w:tabs>
          <w:tab w:val="num" w:pos="2880"/>
        </w:tabs>
        <w:ind w:left="2880" w:hanging="360"/>
      </w:pPr>
    </w:lvl>
    <w:lvl w:ilvl="4" w:tplc="C9C29CC6" w:tentative="1">
      <w:start w:val="1"/>
      <w:numFmt w:val="decimal"/>
      <w:lvlText w:val="%5."/>
      <w:lvlJc w:val="left"/>
      <w:pPr>
        <w:tabs>
          <w:tab w:val="num" w:pos="3600"/>
        </w:tabs>
        <w:ind w:left="3600" w:hanging="360"/>
      </w:pPr>
    </w:lvl>
    <w:lvl w:ilvl="5" w:tplc="ED265BB4" w:tentative="1">
      <w:start w:val="1"/>
      <w:numFmt w:val="decimal"/>
      <w:lvlText w:val="%6."/>
      <w:lvlJc w:val="left"/>
      <w:pPr>
        <w:tabs>
          <w:tab w:val="num" w:pos="4320"/>
        </w:tabs>
        <w:ind w:left="4320" w:hanging="360"/>
      </w:pPr>
    </w:lvl>
    <w:lvl w:ilvl="6" w:tplc="7DF6A616" w:tentative="1">
      <w:start w:val="1"/>
      <w:numFmt w:val="decimal"/>
      <w:lvlText w:val="%7."/>
      <w:lvlJc w:val="left"/>
      <w:pPr>
        <w:tabs>
          <w:tab w:val="num" w:pos="5040"/>
        </w:tabs>
        <w:ind w:left="5040" w:hanging="360"/>
      </w:pPr>
    </w:lvl>
    <w:lvl w:ilvl="7" w:tplc="051439AE" w:tentative="1">
      <w:start w:val="1"/>
      <w:numFmt w:val="decimal"/>
      <w:lvlText w:val="%8."/>
      <w:lvlJc w:val="left"/>
      <w:pPr>
        <w:tabs>
          <w:tab w:val="num" w:pos="5760"/>
        </w:tabs>
        <w:ind w:left="5760" w:hanging="360"/>
      </w:pPr>
    </w:lvl>
    <w:lvl w:ilvl="8" w:tplc="254E92C4" w:tentative="1">
      <w:start w:val="1"/>
      <w:numFmt w:val="decimal"/>
      <w:lvlText w:val="%9."/>
      <w:lvlJc w:val="left"/>
      <w:pPr>
        <w:tabs>
          <w:tab w:val="num" w:pos="6480"/>
        </w:tabs>
        <w:ind w:left="6480" w:hanging="360"/>
      </w:pPr>
    </w:lvl>
  </w:abstractNum>
  <w:abstractNum w:abstractNumId="188" w15:restartNumberingAfterBreak="0">
    <w:nsid w:val="28B021C9"/>
    <w:multiLevelType w:val="hybridMultilevel"/>
    <w:tmpl w:val="9A24BD32"/>
    <w:lvl w:ilvl="0" w:tplc="B1CEC15A">
      <w:start w:val="1"/>
      <w:numFmt w:val="bullet"/>
      <w:lvlText w:val=""/>
      <w:lvlJc w:val="left"/>
      <w:pPr>
        <w:tabs>
          <w:tab w:val="num" w:pos="720"/>
        </w:tabs>
        <w:ind w:left="720" w:hanging="360"/>
      </w:pPr>
      <w:rPr>
        <w:rFonts w:ascii="Wingdings" w:hAnsi="Wingdings" w:hint="default"/>
      </w:rPr>
    </w:lvl>
    <w:lvl w:ilvl="1" w:tplc="4A3E8B18" w:tentative="1">
      <w:start w:val="1"/>
      <w:numFmt w:val="bullet"/>
      <w:lvlText w:val=""/>
      <w:lvlJc w:val="left"/>
      <w:pPr>
        <w:tabs>
          <w:tab w:val="num" w:pos="1440"/>
        </w:tabs>
        <w:ind w:left="1440" w:hanging="360"/>
      </w:pPr>
      <w:rPr>
        <w:rFonts w:ascii="Wingdings" w:hAnsi="Wingdings" w:hint="default"/>
      </w:rPr>
    </w:lvl>
    <w:lvl w:ilvl="2" w:tplc="9E966E10" w:tentative="1">
      <w:start w:val="1"/>
      <w:numFmt w:val="bullet"/>
      <w:lvlText w:val=""/>
      <w:lvlJc w:val="left"/>
      <w:pPr>
        <w:tabs>
          <w:tab w:val="num" w:pos="2160"/>
        </w:tabs>
        <w:ind w:left="2160" w:hanging="360"/>
      </w:pPr>
      <w:rPr>
        <w:rFonts w:ascii="Wingdings" w:hAnsi="Wingdings" w:hint="default"/>
      </w:rPr>
    </w:lvl>
    <w:lvl w:ilvl="3" w:tplc="D94CE2D0" w:tentative="1">
      <w:start w:val="1"/>
      <w:numFmt w:val="bullet"/>
      <w:lvlText w:val=""/>
      <w:lvlJc w:val="left"/>
      <w:pPr>
        <w:tabs>
          <w:tab w:val="num" w:pos="2880"/>
        </w:tabs>
        <w:ind w:left="2880" w:hanging="360"/>
      </w:pPr>
      <w:rPr>
        <w:rFonts w:ascii="Wingdings" w:hAnsi="Wingdings" w:hint="default"/>
      </w:rPr>
    </w:lvl>
    <w:lvl w:ilvl="4" w:tplc="C5109BCE" w:tentative="1">
      <w:start w:val="1"/>
      <w:numFmt w:val="bullet"/>
      <w:lvlText w:val=""/>
      <w:lvlJc w:val="left"/>
      <w:pPr>
        <w:tabs>
          <w:tab w:val="num" w:pos="3600"/>
        </w:tabs>
        <w:ind w:left="3600" w:hanging="360"/>
      </w:pPr>
      <w:rPr>
        <w:rFonts w:ascii="Wingdings" w:hAnsi="Wingdings" w:hint="default"/>
      </w:rPr>
    </w:lvl>
    <w:lvl w:ilvl="5" w:tplc="CEC4B2D0" w:tentative="1">
      <w:start w:val="1"/>
      <w:numFmt w:val="bullet"/>
      <w:lvlText w:val=""/>
      <w:lvlJc w:val="left"/>
      <w:pPr>
        <w:tabs>
          <w:tab w:val="num" w:pos="4320"/>
        </w:tabs>
        <w:ind w:left="4320" w:hanging="360"/>
      </w:pPr>
      <w:rPr>
        <w:rFonts w:ascii="Wingdings" w:hAnsi="Wingdings" w:hint="default"/>
      </w:rPr>
    </w:lvl>
    <w:lvl w:ilvl="6" w:tplc="4E5A21EC" w:tentative="1">
      <w:start w:val="1"/>
      <w:numFmt w:val="bullet"/>
      <w:lvlText w:val=""/>
      <w:lvlJc w:val="left"/>
      <w:pPr>
        <w:tabs>
          <w:tab w:val="num" w:pos="5040"/>
        </w:tabs>
        <w:ind w:left="5040" w:hanging="360"/>
      </w:pPr>
      <w:rPr>
        <w:rFonts w:ascii="Wingdings" w:hAnsi="Wingdings" w:hint="default"/>
      </w:rPr>
    </w:lvl>
    <w:lvl w:ilvl="7" w:tplc="D03E7AEA" w:tentative="1">
      <w:start w:val="1"/>
      <w:numFmt w:val="bullet"/>
      <w:lvlText w:val=""/>
      <w:lvlJc w:val="left"/>
      <w:pPr>
        <w:tabs>
          <w:tab w:val="num" w:pos="5760"/>
        </w:tabs>
        <w:ind w:left="5760" w:hanging="360"/>
      </w:pPr>
      <w:rPr>
        <w:rFonts w:ascii="Wingdings" w:hAnsi="Wingdings" w:hint="default"/>
      </w:rPr>
    </w:lvl>
    <w:lvl w:ilvl="8" w:tplc="CC6A8494" w:tentative="1">
      <w:start w:val="1"/>
      <w:numFmt w:val="bullet"/>
      <w:lvlText w:val=""/>
      <w:lvlJc w:val="left"/>
      <w:pPr>
        <w:tabs>
          <w:tab w:val="num" w:pos="6480"/>
        </w:tabs>
        <w:ind w:left="6480" w:hanging="360"/>
      </w:pPr>
      <w:rPr>
        <w:rFonts w:ascii="Wingdings" w:hAnsi="Wingdings" w:hint="default"/>
      </w:rPr>
    </w:lvl>
  </w:abstractNum>
  <w:abstractNum w:abstractNumId="189" w15:restartNumberingAfterBreak="0">
    <w:nsid w:val="28D248AF"/>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28DE7FA9"/>
    <w:multiLevelType w:val="hybridMultilevel"/>
    <w:tmpl w:val="599AE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291B2462"/>
    <w:multiLevelType w:val="hybridMultilevel"/>
    <w:tmpl w:val="0AB4F3DC"/>
    <w:lvl w:ilvl="0" w:tplc="07189712">
      <w:start w:val="1"/>
      <w:numFmt w:val="hebrew2"/>
      <w:lvlText w:val="%1-"/>
      <w:lvlJc w:val="left"/>
      <w:pPr>
        <w:tabs>
          <w:tab w:val="num" w:pos="720"/>
        </w:tabs>
        <w:ind w:left="720" w:hanging="360"/>
      </w:pPr>
    </w:lvl>
    <w:lvl w:ilvl="1" w:tplc="3A9CEC88" w:tentative="1">
      <w:start w:val="1"/>
      <w:numFmt w:val="hebrew2"/>
      <w:lvlText w:val="%2-"/>
      <w:lvlJc w:val="left"/>
      <w:pPr>
        <w:tabs>
          <w:tab w:val="num" w:pos="1440"/>
        </w:tabs>
        <w:ind w:left="1440" w:hanging="360"/>
      </w:pPr>
    </w:lvl>
    <w:lvl w:ilvl="2" w:tplc="A0C05A98" w:tentative="1">
      <w:start w:val="1"/>
      <w:numFmt w:val="hebrew2"/>
      <w:lvlText w:val="%3-"/>
      <w:lvlJc w:val="left"/>
      <w:pPr>
        <w:tabs>
          <w:tab w:val="num" w:pos="2160"/>
        </w:tabs>
        <w:ind w:left="2160" w:hanging="360"/>
      </w:pPr>
    </w:lvl>
    <w:lvl w:ilvl="3" w:tplc="CEDEBED0" w:tentative="1">
      <w:start w:val="1"/>
      <w:numFmt w:val="hebrew2"/>
      <w:lvlText w:val="%4-"/>
      <w:lvlJc w:val="left"/>
      <w:pPr>
        <w:tabs>
          <w:tab w:val="num" w:pos="2880"/>
        </w:tabs>
        <w:ind w:left="2880" w:hanging="360"/>
      </w:pPr>
    </w:lvl>
    <w:lvl w:ilvl="4" w:tplc="C32ACA14" w:tentative="1">
      <w:start w:val="1"/>
      <w:numFmt w:val="hebrew2"/>
      <w:lvlText w:val="%5-"/>
      <w:lvlJc w:val="left"/>
      <w:pPr>
        <w:tabs>
          <w:tab w:val="num" w:pos="3600"/>
        </w:tabs>
        <w:ind w:left="3600" w:hanging="360"/>
      </w:pPr>
    </w:lvl>
    <w:lvl w:ilvl="5" w:tplc="10004456" w:tentative="1">
      <w:start w:val="1"/>
      <w:numFmt w:val="hebrew2"/>
      <w:lvlText w:val="%6-"/>
      <w:lvlJc w:val="left"/>
      <w:pPr>
        <w:tabs>
          <w:tab w:val="num" w:pos="4320"/>
        </w:tabs>
        <w:ind w:left="4320" w:hanging="360"/>
      </w:pPr>
    </w:lvl>
    <w:lvl w:ilvl="6" w:tplc="2CCA9902" w:tentative="1">
      <w:start w:val="1"/>
      <w:numFmt w:val="hebrew2"/>
      <w:lvlText w:val="%7-"/>
      <w:lvlJc w:val="left"/>
      <w:pPr>
        <w:tabs>
          <w:tab w:val="num" w:pos="5040"/>
        </w:tabs>
        <w:ind w:left="5040" w:hanging="360"/>
      </w:pPr>
    </w:lvl>
    <w:lvl w:ilvl="7" w:tplc="77A214EA" w:tentative="1">
      <w:start w:val="1"/>
      <w:numFmt w:val="hebrew2"/>
      <w:lvlText w:val="%8-"/>
      <w:lvlJc w:val="left"/>
      <w:pPr>
        <w:tabs>
          <w:tab w:val="num" w:pos="5760"/>
        </w:tabs>
        <w:ind w:left="5760" w:hanging="360"/>
      </w:pPr>
    </w:lvl>
    <w:lvl w:ilvl="8" w:tplc="9F8423AC" w:tentative="1">
      <w:start w:val="1"/>
      <w:numFmt w:val="hebrew2"/>
      <w:lvlText w:val="%9-"/>
      <w:lvlJc w:val="left"/>
      <w:pPr>
        <w:tabs>
          <w:tab w:val="num" w:pos="6480"/>
        </w:tabs>
        <w:ind w:left="6480" w:hanging="360"/>
      </w:pPr>
    </w:lvl>
  </w:abstractNum>
  <w:abstractNum w:abstractNumId="192" w15:restartNumberingAfterBreak="0">
    <w:nsid w:val="292E024E"/>
    <w:multiLevelType w:val="hybridMultilevel"/>
    <w:tmpl w:val="9B1E507A"/>
    <w:lvl w:ilvl="0" w:tplc="8DAEB31E">
      <w:start w:val="1"/>
      <w:numFmt w:val="bullet"/>
      <w:lvlText w:val=""/>
      <w:lvlJc w:val="left"/>
      <w:pPr>
        <w:tabs>
          <w:tab w:val="num" w:pos="720"/>
        </w:tabs>
        <w:ind w:left="720" w:hanging="360"/>
      </w:pPr>
      <w:rPr>
        <w:rFonts w:ascii="Wingdings" w:hAnsi="Wingdings" w:hint="default"/>
      </w:rPr>
    </w:lvl>
    <w:lvl w:ilvl="1" w:tplc="3BA2398E">
      <w:start w:val="1"/>
      <w:numFmt w:val="bullet"/>
      <w:lvlText w:val=""/>
      <w:lvlJc w:val="left"/>
      <w:pPr>
        <w:tabs>
          <w:tab w:val="num" w:pos="1440"/>
        </w:tabs>
        <w:ind w:left="1440" w:hanging="360"/>
      </w:pPr>
      <w:rPr>
        <w:rFonts w:ascii="Wingdings" w:hAnsi="Wingdings" w:hint="default"/>
      </w:rPr>
    </w:lvl>
    <w:lvl w:ilvl="2" w:tplc="6510802A" w:tentative="1">
      <w:start w:val="1"/>
      <w:numFmt w:val="bullet"/>
      <w:lvlText w:val=""/>
      <w:lvlJc w:val="left"/>
      <w:pPr>
        <w:tabs>
          <w:tab w:val="num" w:pos="2160"/>
        </w:tabs>
        <w:ind w:left="2160" w:hanging="360"/>
      </w:pPr>
      <w:rPr>
        <w:rFonts w:ascii="Wingdings" w:hAnsi="Wingdings" w:hint="default"/>
      </w:rPr>
    </w:lvl>
    <w:lvl w:ilvl="3" w:tplc="6A3C00A6" w:tentative="1">
      <w:start w:val="1"/>
      <w:numFmt w:val="bullet"/>
      <w:lvlText w:val=""/>
      <w:lvlJc w:val="left"/>
      <w:pPr>
        <w:tabs>
          <w:tab w:val="num" w:pos="2880"/>
        </w:tabs>
        <w:ind w:left="2880" w:hanging="360"/>
      </w:pPr>
      <w:rPr>
        <w:rFonts w:ascii="Wingdings" w:hAnsi="Wingdings" w:hint="default"/>
      </w:rPr>
    </w:lvl>
    <w:lvl w:ilvl="4" w:tplc="19E0ECB4" w:tentative="1">
      <w:start w:val="1"/>
      <w:numFmt w:val="bullet"/>
      <w:lvlText w:val=""/>
      <w:lvlJc w:val="left"/>
      <w:pPr>
        <w:tabs>
          <w:tab w:val="num" w:pos="3600"/>
        </w:tabs>
        <w:ind w:left="3600" w:hanging="360"/>
      </w:pPr>
      <w:rPr>
        <w:rFonts w:ascii="Wingdings" w:hAnsi="Wingdings" w:hint="default"/>
      </w:rPr>
    </w:lvl>
    <w:lvl w:ilvl="5" w:tplc="60EE0472" w:tentative="1">
      <w:start w:val="1"/>
      <w:numFmt w:val="bullet"/>
      <w:lvlText w:val=""/>
      <w:lvlJc w:val="left"/>
      <w:pPr>
        <w:tabs>
          <w:tab w:val="num" w:pos="4320"/>
        </w:tabs>
        <w:ind w:left="4320" w:hanging="360"/>
      </w:pPr>
      <w:rPr>
        <w:rFonts w:ascii="Wingdings" w:hAnsi="Wingdings" w:hint="default"/>
      </w:rPr>
    </w:lvl>
    <w:lvl w:ilvl="6" w:tplc="07A6CCE4" w:tentative="1">
      <w:start w:val="1"/>
      <w:numFmt w:val="bullet"/>
      <w:lvlText w:val=""/>
      <w:lvlJc w:val="left"/>
      <w:pPr>
        <w:tabs>
          <w:tab w:val="num" w:pos="5040"/>
        </w:tabs>
        <w:ind w:left="5040" w:hanging="360"/>
      </w:pPr>
      <w:rPr>
        <w:rFonts w:ascii="Wingdings" w:hAnsi="Wingdings" w:hint="default"/>
      </w:rPr>
    </w:lvl>
    <w:lvl w:ilvl="7" w:tplc="C194BBD0" w:tentative="1">
      <w:start w:val="1"/>
      <w:numFmt w:val="bullet"/>
      <w:lvlText w:val=""/>
      <w:lvlJc w:val="left"/>
      <w:pPr>
        <w:tabs>
          <w:tab w:val="num" w:pos="5760"/>
        </w:tabs>
        <w:ind w:left="5760" w:hanging="360"/>
      </w:pPr>
      <w:rPr>
        <w:rFonts w:ascii="Wingdings" w:hAnsi="Wingdings" w:hint="default"/>
      </w:rPr>
    </w:lvl>
    <w:lvl w:ilvl="8" w:tplc="B8B814F8" w:tentative="1">
      <w:start w:val="1"/>
      <w:numFmt w:val="bullet"/>
      <w:lvlText w:val=""/>
      <w:lvlJc w:val="left"/>
      <w:pPr>
        <w:tabs>
          <w:tab w:val="num" w:pos="6480"/>
        </w:tabs>
        <w:ind w:left="6480" w:hanging="360"/>
      </w:pPr>
      <w:rPr>
        <w:rFonts w:ascii="Wingdings" w:hAnsi="Wingdings" w:hint="default"/>
      </w:rPr>
    </w:lvl>
  </w:abstractNum>
  <w:abstractNum w:abstractNumId="193" w15:restartNumberingAfterBreak="0">
    <w:nsid w:val="293B7C6E"/>
    <w:multiLevelType w:val="multilevel"/>
    <w:tmpl w:val="FE709A1C"/>
    <w:lvl w:ilvl="0">
      <w:start w:val="1"/>
      <w:numFmt w:val="hebrew1"/>
      <w:lvlText w:val="%1."/>
      <w:lvlJc w:val="left"/>
      <w:pPr>
        <w:tabs>
          <w:tab w:val="num" w:pos="720"/>
        </w:tabs>
        <w:ind w:left="720" w:hanging="360"/>
      </w:pPr>
      <w:rPr>
        <w:rFonts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340"/>
        </w:tabs>
        <w:ind w:left="2160" w:hanging="180"/>
      </w:pPr>
      <w:rPr>
        <w:rFonts w:ascii="Symbol" w:hAnsi="Symbol" w:hint="default"/>
        <w:color w:val="auto"/>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194" w15:restartNumberingAfterBreak="0">
    <w:nsid w:val="29420E4B"/>
    <w:multiLevelType w:val="hybridMultilevel"/>
    <w:tmpl w:val="FFFFFFFF"/>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5" w15:restartNumberingAfterBreak="0">
    <w:nsid w:val="29433B53"/>
    <w:multiLevelType w:val="hybridMultilevel"/>
    <w:tmpl w:val="5C4414A2"/>
    <w:lvl w:ilvl="0" w:tplc="0DB07752">
      <w:start w:val="2"/>
      <w:numFmt w:val="decimal"/>
      <w:lvlText w:val="%1."/>
      <w:lvlJc w:val="left"/>
      <w:pPr>
        <w:tabs>
          <w:tab w:val="num" w:pos="720"/>
        </w:tabs>
        <w:ind w:left="720" w:hanging="360"/>
      </w:pPr>
    </w:lvl>
    <w:lvl w:ilvl="1" w:tplc="062047C8" w:tentative="1">
      <w:start w:val="1"/>
      <w:numFmt w:val="decimal"/>
      <w:lvlText w:val="%2."/>
      <w:lvlJc w:val="left"/>
      <w:pPr>
        <w:tabs>
          <w:tab w:val="num" w:pos="1440"/>
        </w:tabs>
        <w:ind w:left="1440" w:hanging="360"/>
      </w:pPr>
    </w:lvl>
    <w:lvl w:ilvl="2" w:tplc="1F1A9C8A" w:tentative="1">
      <w:start w:val="1"/>
      <w:numFmt w:val="decimal"/>
      <w:lvlText w:val="%3."/>
      <w:lvlJc w:val="left"/>
      <w:pPr>
        <w:tabs>
          <w:tab w:val="num" w:pos="2160"/>
        </w:tabs>
        <w:ind w:left="2160" w:hanging="360"/>
      </w:pPr>
    </w:lvl>
    <w:lvl w:ilvl="3" w:tplc="072EEBF2" w:tentative="1">
      <w:start w:val="1"/>
      <w:numFmt w:val="decimal"/>
      <w:lvlText w:val="%4."/>
      <w:lvlJc w:val="left"/>
      <w:pPr>
        <w:tabs>
          <w:tab w:val="num" w:pos="2880"/>
        </w:tabs>
        <w:ind w:left="2880" w:hanging="360"/>
      </w:pPr>
    </w:lvl>
    <w:lvl w:ilvl="4" w:tplc="2FD0B9BA" w:tentative="1">
      <w:start w:val="1"/>
      <w:numFmt w:val="decimal"/>
      <w:lvlText w:val="%5."/>
      <w:lvlJc w:val="left"/>
      <w:pPr>
        <w:tabs>
          <w:tab w:val="num" w:pos="3600"/>
        </w:tabs>
        <w:ind w:left="3600" w:hanging="360"/>
      </w:pPr>
    </w:lvl>
    <w:lvl w:ilvl="5" w:tplc="B44A1F52" w:tentative="1">
      <w:start w:val="1"/>
      <w:numFmt w:val="decimal"/>
      <w:lvlText w:val="%6."/>
      <w:lvlJc w:val="left"/>
      <w:pPr>
        <w:tabs>
          <w:tab w:val="num" w:pos="4320"/>
        </w:tabs>
        <w:ind w:left="4320" w:hanging="360"/>
      </w:pPr>
    </w:lvl>
    <w:lvl w:ilvl="6" w:tplc="1188E044" w:tentative="1">
      <w:start w:val="1"/>
      <w:numFmt w:val="decimal"/>
      <w:lvlText w:val="%7."/>
      <w:lvlJc w:val="left"/>
      <w:pPr>
        <w:tabs>
          <w:tab w:val="num" w:pos="5040"/>
        </w:tabs>
        <w:ind w:left="5040" w:hanging="360"/>
      </w:pPr>
    </w:lvl>
    <w:lvl w:ilvl="7" w:tplc="39749F82" w:tentative="1">
      <w:start w:val="1"/>
      <w:numFmt w:val="decimal"/>
      <w:lvlText w:val="%8."/>
      <w:lvlJc w:val="left"/>
      <w:pPr>
        <w:tabs>
          <w:tab w:val="num" w:pos="5760"/>
        </w:tabs>
        <w:ind w:left="5760" w:hanging="360"/>
      </w:pPr>
    </w:lvl>
    <w:lvl w:ilvl="8" w:tplc="B9DE14D8" w:tentative="1">
      <w:start w:val="1"/>
      <w:numFmt w:val="decimal"/>
      <w:lvlText w:val="%9."/>
      <w:lvlJc w:val="left"/>
      <w:pPr>
        <w:tabs>
          <w:tab w:val="num" w:pos="6480"/>
        </w:tabs>
        <w:ind w:left="6480" w:hanging="360"/>
      </w:pPr>
    </w:lvl>
  </w:abstractNum>
  <w:abstractNum w:abstractNumId="196" w15:restartNumberingAfterBreak="0">
    <w:nsid w:val="295B4143"/>
    <w:multiLevelType w:val="hybridMultilevel"/>
    <w:tmpl w:val="071AD77A"/>
    <w:lvl w:ilvl="0" w:tplc="4008C1FA">
      <w:start w:val="1"/>
      <w:numFmt w:val="bullet"/>
      <w:lvlText w:val="•"/>
      <w:lvlJc w:val="left"/>
      <w:pPr>
        <w:tabs>
          <w:tab w:val="num" w:pos="720"/>
        </w:tabs>
        <w:ind w:left="720" w:hanging="360"/>
      </w:pPr>
      <w:rPr>
        <w:rFonts w:ascii="Arial" w:hAnsi="Arial" w:hint="default"/>
      </w:rPr>
    </w:lvl>
    <w:lvl w:ilvl="1" w:tplc="462C5BAC" w:tentative="1">
      <w:start w:val="1"/>
      <w:numFmt w:val="bullet"/>
      <w:lvlText w:val="•"/>
      <w:lvlJc w:val="left"/>
      <w:pPr>
        <w:tabs>
          <w:tab w:val="num" w:pos="1440"/>
        </w:tabs>
        <w:ind w:left="1440" w:hanging="360"/>
      </w:pPr>
      <w:rPr>
        <w:rFonts w:ascii="Arial" w:hAnsi="Arial" w:hint="default"/>
      </w:rPr>
    </w:lvl>
    <w:lvl w:ilvl="2" w:tplc="3F32DA9A" w:tentative="1">
      <w:start w:val="1"/>
      <w:numFmt w:val="bullet"/>
      <w:lvlText w:val="•"/>
      <w:lvlJc w:val="left"/>
      <w:pPr>
        <w:tabs>
          <w:tab w:val="num" w:pos="2160"/>
        </w:tabs>
        <w:ind w:left="2160" w:hanging="360"/>
      </w:pPr>
      <w:rPr>
        <w:rFonts w:ascii="Arial" w:hAnsi="Arial" w:hint="default"/>
      </w:rPr>
    </w:lvl>
    <w:lvl w:ilvl="3" w:tplc="C2DAAB2E" w:tentative="1">
      <w:start w:val="1"/>
      <w:numFmt w:val="bullet"/>
      <w:lvlText w:val="•"/>
      <w:lvlJc w:val="left"/>
      <w:pPr>
        <w:tabs>
          <w:tab w:val="num" w:pos="2880"/>
        </w:tabs>
        <w:ind w:left="2880" w:hanging="360"/>
      </w:pPr>
      <w:rPr>
        <w:rFonts w:ascii="Arial" w:hAnsi="Arial" w:hint="default"/>
      </w:rPr>
    </w:lvl>
    <w:lvl w:ilvl="4" w:tplc="B62093E4" w:tentative="1">
      <w:start w:val="1"/>
      <w:numFmt w:val="bullet"/>
      <w:lvlText w:val="•"/>
      <w:lvlJc w:val="left"/>
      <w:pPr>
        <w:tabs>
          <w:tab w:val="num" w:pos="3600"/>
        </w:tabs>
        <w:ind w:left="3600" w:hanging="360"/>
      </w:pPr>
      <w:rPr>
        <w:rFonts w:ascii="Arial" w:hAnsi="Arial" w:hint="default"/>
      </w:rPr>
    </w:lvl>
    <w:lvl w:ilvl="5" w:tplc="F4F87934" w:tentative="1">
      <w:start w:val="1"/>
      <w:numFmt w:val="bullet"/>
      <w:lvlText w:val="•"/>
      <w:lvlJc w:val="left"/>
      <w:pPr>
        <w:tabs>
          <w:tab w:val="num" w:pos="4320"/>
        </w:tabs>
        <w:ind w:left="4320" w:hanging="360"/>
      </w:pPr>
      <w:rPr>
        <w:rFonts w:ascii="Arial" w:hAnsi="Arial" w:hint="default"/>
      </w:rPr>
    </w:lvl>
    <w:lvl w:ilvl="6" w:tplc="4224EECC" w:tentative="1">
      <w:start w:val="1"/>
      <w:numFmt w:val="bullet"/>
      <w:lvlText w:val="•"/>
      <w:lvlJc w:val="left"/>
      <w:pPr>
        <w:tabs>
          <w:tab w:val="num" w:pos="5040"/>
        </w:tabs>
        <w:ind w:left="5040" w:hanging="360"/>
      </w:pPr>
      <w:rPr>
        <w:rFonts w:ascii="Arial" w:hAnsi="Arial" w:hint="default"/>
      </w:rPr>
    </w:lvl>
    <w:lvl w:ilvl="7" w:tplc="A3823A2C" w:tentative="1">
      <w:start w:val="1"/>
      <w:numFmt w:val="bullet"/>
      <w:lvlText w:val="•"/>
      <w:lvlJc w:val="left"/>
      <w:pPr>
        <w:tabs>
          <w:tab w:val="num" w:pos="5760"/>
        </w:tabs>
        <w:ind w:left="5760" w:hanging="360"/>
      </w:pPr>
      <w:rPr>
        <w:rFonts w:ascii="Arial" w:hAnsi="Arial" w:hint="default"/>
      </w:rPr>
    </w:lvl>
    <w:lvl w:ilvl="8" w:tplc="F48A1822" w:tentative="1">
      <w:start w:val="1"/>
      <w:numFmt w:val="bullet"/>
      <w:lvlText w:val="•"/>
      <w:lvlJc w:val="left"/>
      <w:pPr>
        <w:tabs>
          <w:tab w:val="num" w:pos="6480"/>
        </w:tabs>
        <w:ind w:left="6480" w:hanging="360"/>
      </w:pPr>
      <w:rPr>
        <w:rFonts w:ascii="Arial" w:hAnsi="Arial" w:hint="default"/>
      </w:rPr>
    </w:lvl>
  </w:abstractNum>
  <w:abstractNum w:abstractNumId="197" w15:restartNumberingAfterBreak="0">
    <w:nsid w:val="29C94E79"/>
    <w:multiLevelType w:val="hybridMultilevel"/>
    <w:tmpl w:val="57F6078C"/>
    <w:lvl w:ilvl="0" w:tplc="C166EE00">
      <w:start w:val="1"/>
      <w:numFmt w:val="bullet"/>
      <w:lvlText w:val="•"/>
      <w:lvlJc w:val="left"/>
      <w:pPr>
        <w:tabs>
          <w:tab w:val="num" w:pos="720"/>
        </w:tabs>
        <w:ind w:left="720" w:hanging="360"/>
      </w:pPr>
      <w:rPr>
        <w:rFonts w:ascii="Arial" w:hAnsi="Arial" w:hint="default"/>
      </w:rPr>
    </w:lvl>
    <w:lvl w:ilvl="1" w:tplc="F732E3FE" w:tentative="1">
      <w:start w:val="1"/>
      <w:numFmt w:val="bullet"/>
      <w:lvlText w:val="•"/>
      <w:lvlJc w:val="left"/>
      <w:pPr>
        <w:tabs>
          <w:tab w:val="num" w:pos="1440"/>
        </w:tabs>
        <w:ind w:left="1440" w:hanging="360"/>
      </w:pPr>
      <w:rPr>
        <w:rFonts w:ascii="Arial" w:hAnsi="Arial" w:hint="default"/>
      </w:rPr>
    </w:lvl>
    <w:lvl w:ilvl="2" w:tplc="07D01A20" w:tentative="1">
      <w:start w:val="1"/>
      <w:numFmt w:val="bullet"/>
      <w:lvlText w:val="•"/>
      <w:lvlJc w:val="left"/>
      <w:pPr>
        <w:tabs>
          <w:tab w:val="num" w:pos="2160"/>
        </w:tabs>
        <w:ind w:left="2160" w:hanging="360"/>
      </w:pPr>
      <w:rPr>
        <w:rFonts w:ascii="Arial" w:hAnsi="Arial" w:hint="default"/>
      </w:rPr>
    </w:lvl>
    <w:lvl w:ilvl="3" w:tplc="9E768B00" w:tentative="1">
      <w:start w:val="1"/>
      <w:numFmt w:val="bullet"/>
      <w:lvlText w:val="•"/>
      <w:lvlJc w:val="left"/>
      <w:pPr>
        <w:tabs>
          <w:tab w:val="num" w:pos="2880"/>
        </w:tabs>
        <w:ind w:left="2880" w:hanging="360"/>
      </w:pPr>
      <w:rPr>
        <w:rFonts w:ascii="Arial" w:hAnsi="Arial" w:hint="default"/>
      </w:rPr>
    </w:lvl>
    <w:lvl w:ilvl="4" w:tplc="1CE60192" w:tentative="1">
      <w:start w:val="1"/>
      <w:numFmt w:val="bullet"/>
      <w:lvlText w:val="•"/>
      <w:lvlJc w:val="left"/>
      <w:pPr>
        <w:tabs>
          <w:tab w:val="num" w:pos="3600"/>
        </w:tabs>
        <w:ind w:left="3600" w:hanging="360"/>
      </w:pPr>
      <w:rPr>
        <w:rFonts w:ascii="Arial" w:hAnsi="Arial" w:hint="default"/>
      </w:rPr>
    </w:lvl>
    <w:lvl w:ilvl="5" w:tplc="888E48EA" w:tentative="1">
      <w:start w:val="1"/>
      <w:numFmt w:val="bullet"/>
      <w:lvlText w:val="•"/>
      <w:lvlJc w:val="left"/>
      <w:pPr>
        <w:tabs>
          <w:tab w:val="num" w:pos="4320"/>
        </w:tabs>
        <w:ind w:left="4320" w:hanging="360"/>
      </w:pPr>
      <w:rPr>
        <w:rFonts w:ascii="Arial" w:hAnsi="Arial" w:hint="default"/>
      </w:rPr>
    </w:lvl>
    <w:lvl w:ilvl="6" w:tplc="CD749142" w:tentative="1">
      <w:start w:val="1"/>
      <w:numFmt w:val="bullet"/>
      <w:lvlText w:val="•"/>
      <w:lvlJc w:val="left"/>
      <w:pPr>
        <w:tabs>
          <w:tab w:val="num" w:pos="5040"/>
        </w:tabs>
        <w:ind w:left="5040" w:hanging="360"/>
      </w:pPr>
      <w:rPr>
        <w:rFonts w:ascii="Arial" w:hAnsi="Arial" w:hint="default"/>
      </w:rPr>
    </w:lvl>
    <w:lvl w:ilvl="7" w:tplc="1C820FB6" w:tentative="1">
      <w:start w:val="1"/>
      <w:numFmt w:val="bullet"/>
      <w:lvlText w:val="•"/>
      <w:lvlJc w:val="left"/>
      <w:pPr>
        <w:tabs>
          <w:tab w:val="num" w:pos="5760"/>
        </w:tabs>
        <w:ind w:left="5760" w:hanging="360"/>
      </w:pPr>
      <w:rPr>
        <w:rFonts w:ascii="Arial" w:hAnsi="Arial" w:hint="default"/>
      </w:rPr>
    </w:lvl>
    <w:lvl w:ilvl="8" w:tplc="39AE40FA" w:tentative="1">
      <w:start w:val="1"/>
      <w:numFmt w:val="bullet"/>
      <w:lvlText w:val="•"/>
      <w:lvlJc w:val="left"/>
      <w:pPr>
        <w:tabs>
          <w:tab w:val="num" w:pos="6480"/>
        </w:tabs>
        <w:ind w:left="6480" w:hanging="360"/>
      </w:pPr>
      <w:rPr>
        <w:rFonts w:ascii="Arial" w:hAnsi="Arial" w:hint="default"/>
      </w:rPr>
    </w:lvl>
  </w:abstractNum>
  <w:abstractNum w:abstractNumId="198" w15:restartNumberingAfterBreak="0">
    <w:nsid w:val="29F841B4"/>
    <w:multiLevelType w:val="hybridMultilevel"/>
    <w:tmpl w:val="C75EF71C"/>
    <w:lvl w:ilvl="0" w:tplc="7FB0EE74">
      <w:start w:val="5"/>
      <w:numFmt w:val="decimal"/>
      <w:lvlText w:val="%1."/>
      <w:lvlJc w:val="left"/>
      <w:pPr>
        <w:tabs>
          <w:tab w:val="num" w:pos="720"/>
        </w:tabs>
        <w:ind w:left="720" w:hanging="360"/>
      </w:pPr>
    </w:lvl>
    <w:lvl w:ilvl="1" w:tplc="9D26655E" w:tentative="1">
      <w:start w:val="1"/>
      <w:numFmt w:val="decimal"/>
      <w:lvlText w:val="%2."/>
      <w:lvlJc w:val="left"/>
      <w:pPr>
        <w:tabs>
          <w:tab w:val="num" w:pos="1440"/>
        </w:tabs>
        <w:ind w:left="1440" w:hanging="360"/>
      </w:pPr>
    </w:lvl>
    <w:lvl w:ilvl="2" w:tplc="20AA9534" w:tentative="1">
      <w:start w:val="1"/>
      <w:numFmt w:val="decimal"/>
      <w:lvlText w:val="%3."/>
      <w:lvlJc w:val="left"/>
      <w:pPr>
        <w:tabs>
          <w:tab w:val="num" w:pos="2160"/>
        </w:tabs>
        <w:ind w:left="2160" w:hanging="360"/>
      </w:pPr>
    </w:lvl>
    <w:lvl w:ilvl="3" w:tplc="81341A56" w:tentative="1">
      <w:start w:val="1"/>
      <w:numFmt w:val="decimal"/>
      <w:lvlText w:val="%4."/>
      <w:lvlJc w:val="left"/>
      <w:pPr>
        <w:tabs>
          <w:tab w:val="num" w:pos="2880"/>
        </w:tabs>
        <w:ind w:left="2880" w:hanging="360"/>
      </w:pPr>
    </w:lvl>
    <w:lvl w:ilvl="4" w:tplc="ABFA2EF4" w:tentative="1">
      <w:start w:val="1"/>
      <w:numFmt w:val="decimal"/>
      <w:lvlText w:val="%5."/>
      <w:lvlJc w:val="left"/>
      <w:pPr>
        <w:tabs>
          <w:tab w:val="num" w:pos="3600"/>
        </w:tabs>
        <w:ind w:left="3600" w:hanging="360"/>
      </w:pPr>
    </w:lvl>
    <w:lvl w:ilvl="5" w:tplc="A538C3E0" w:tentative="1">
      <w:start w:val="1"/>
      <w:numFmt w:val="decimal"/>
      <w:lvlText w:val="%6."/>
      <w:lvlJc w:val="left"/>
      <w:pPr>
        <w:tabs>
          <w:tab w:val="num" w:pos="4320"/>
        </w:tabs>
        <w:ind w:left="4320" w:hanging="360"/>
      </w:pPr>
    </w:lvl>
    <w:lvl w:ilvl="6" w:tplc="0504E8D0" w:tentative="1">
      <w:start w:val="1"/>
      <w:numFmt w:val="decimal"/>
      <w:lvlText w:val="%7."/>
      <w:lvlJc w:val="left"/>
      <w:pPr>
        <w:tabs>
          <w:tab w:val="num" w:pos="5040"/>
        </w:tabs>
        <w:ind w:left="5040" w:hanging="360"/>
      </w:pPr>
    </w:lvl>
    <w:lvl w:ilvl="7" w:tplc="16E492B6" w:tentative="1">
      <w:start w:val="1"/>
      <w:numFmt w:val="decimal"/>
      <w:lvlText w:val="%8."/>
      <w:lvlJc w:val="left"/>
      <w:pPr>
        <w:tabs>
          <w:tab w:val="num" w:pos="5760"/>
        </w:tabs>
        <w:ind w:left="5760" w:hanging="360"/>
      </w:pPr>
    </w:lvl>
    <w:lvl w:ilvl="8" w:tplc="E7D8CDCC" w:tentative="1">
      <w:start w:val="1"/>
      <w:numFmt w:val="decimal"/>
      <w:lvlText w:val="%9."/>
      <w:lvlJc w:val="left"/>
      <w:pPr>
        <w:tabs>
          <w:tab w:val="num" w:pos="6480"/>
        </w:tabs>
        <w:ind w:left="6480" w:hanging="360"/>
      </w:pPr>
    </w:lvl>
  </w:abstractNum>
  <w:abstractNum w:abstractNumId="199" w15:restartNumberingAfterBreak="0">
    <w:nsid w:val="2A083C4C"/>
    <w:multiLevelType w:val="hybridMultilevel"/>
    <w:tmpl w:val="9EFCA26A"/>
    <w:lvl w:ilvl="0" w:tplc="AA8AFB6A">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15:restartNumberingAfterBreak="0">
    <w:nsid w:val="2A47153C"/>
    <w:multiLevelType w:val="hybridMultilevel"/>
    <w:tmpl w:val="8430B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2A5119AA"/>
    <w:multiLevelType w:val="hybridMultilevel"/>
    <w:tmpl w:val="70C6D452"/>
    <w:lvl w:ilvl="0" w:tplc="CD4EE6EA">
      <w:start w:val="5"/>
      <w:numFmt w:val="decimal"/>
      <w:lvlText w:val="%1."/>
      <w:lvlJc w:val="left"/>
      <w:pPr>
        <w:tabs>
          <w:tab w:val="num" w:pos="720"/>
        </w:tabs>
        <w:ind w:left="720" w:hanging="360"/>
      </w:pPr>
    </w:lvl>
    <w:lvl w:ilvl="1" w:tplc="3F88960C" w:tentative="1">
      <w:start w:val="1"/>
      <w:numFmt w:val="decimal"/>
      <w:lvlText w:val="%2."/>
      <w:lvlJc w:val="left"/>
      <w:pPr>
        <w:tabs>
          <w:tab w:val="num" w:pos="1440"/>
        </w:tabs>
        <w:ind w:left="1440" w:hanging="360"/>
      </w:pPr>
    </w:lvl>
    <w:lvl w:ilvl="2" w:tplc="DF3A64BA" w:tentative="1">
      <w:start w:val="1"/>
      <w:numFmt w:val="decimal"/>
      <w:lvlText w:val="%3."/>
      <w:lvlJc w:val="left"/>
      <w:pPr>
        <w:tabs>
          <w:tab w:val="num" w:pos="2160"/>
        </w:tabs>
        <w:ind w:left="2160" w:hanging="360"/>
      </w:pPr>
    </w:lvl>
    <w:lvl w:ilvl="3" w:tplc="88F23FB0" w:tentative="1">
      <w:start w:val="1"/>
      <w:numFmt w:val="decimal"/>
      <w:lvlText w:val="%4."/>
      <w:lvlJc w:val="left"/>
      <w:pPr>
        <w:tabs>
          <w:tab w:val="num" w:pos="2880"/>
        </w:tabs>
        <w:ind w:left="2880" w:hanging="360"/>
      </w:pPr>
    </w:lvl>
    <w:lvl w:ilvl="4" w:tplc="B9F6C2B6" w:tentative="1">
      <w:start w:val="1"/>
      <w:numFmt w:val="decimal"/>
      <w:lvlText w:val="%5."/>
      <w:lvlJc w:val="left"/>
      <w:pPr>
        <w:tabs>
          <w:tab w:val="num" w:pos="3600"/>
        </w:tabs>
        <w:ind w:left="3600" w:hanging="360"/>
      </w:pPr>
    </w:lvl>
    <w:lvl w:ilvl="5" w:tplc="49FA7B2E" w:tentative="1">
      <w:start w:val="1"/>
      <w:numFmt w:val="decimal"/>
      <w:lvlText w:val="%6."/>
      <w:lvlJc w:val="left"/>
      <w:pPr>
        <w:tabs>
          <w:tab w:val="num" w:pos="4320"/>
        </w:tabs>
        <w:ind w:left="4320" w:hanging="360"/>
      </w:pPr>
    </w:lvl>
    <w:lvl w:ilvl="6" w:tplc="F576608C" w:tentative="1">
      <w:start w:val="1"/>
      <w:numFmt w:val="decimal"/>
      <w:lvlText w:val="%7."/>
      <w:lvlJc w:val="left"/>
      <w:pPr>
        <w:tabs>
          <w:tab w:val="num" w:pos="5040"/>
        </w:tabs>
        <w:ind w:left="5040" w:hanging="360"/>
      </w:pPr>
    </w:lvl>
    <w:lvl w:ilvl="7" w:tplc="34FCF580" w:tentative="1">
      <w:start w:val="1"/>
      <w:numFmt w:val="decimal"/>
      <w:lvlText w:val="%8."/>
      <w:lvlJc w:val="left"/>
      <w:pPr>
        <w:tabs>
          <w:tab w:val="num" w:pos="5760"/>
        </w:tabs>
        <w:ind w:left="5760" w:hanging="360"/>
      </w:pPr>
    </w:lvl>
    <w:lvl w:ilvl="8" w:tplc="B33816AC" w:tentative="1">
      <w:start w:val="1"/>
      <w:numFmt w:val="decimal"/>
      <w:lvlText w:val="%9."/>
      <w:lvlJc w:val="left"/>
      <w:pPr>
        <w:tabs>
          <w:tab w:val="num" w:pos="6480"/>
        </w:tabs>
        <w:ind w:left="6480" w:hanging="360"/>
      </w:pPr>
    </w:lvl>
  </w:abstractNum>
  <w:abstractNum w:abstractNumId="202" w15:restartNumberingAfterBreak="0">
    <w:nsid w:val="2A733FF6"/>
    <w:multiLevelType w:val="multilevel"/>
    <w:tmpl w:val="12AA75F2"/>
    <w:lvl w:ilvl="0">
      <w:start w:val="1"/>
      <w:numFmt w:val="hebrew1"/>
      <w:lvlText w:val="%1."/>
      <w:lvlJc w:val="left"/>
      <w:pPr>
        <w:tabs>
          <w:tab w:val="num" w:pos="720"/>
        </w:tabs>
        <w:ind w:left="720" w:hanging="360"/>
      </w:pPr>
      <w:rPr>
        <w:rFonts w:cs="Times New Roman" w:hint="default"/>
      </w:rPr>
    </w:lvl>
    <w:lvl w:ilvl="1">
      <w:start w:val="1"/>
      <w:numFmt w:val="bullet"/>
      <w:lvlText w:val="•"/>
      <w:lvlJc w:val="left"/>
      <w:pPr>
        <w:ind w:left="1440" w:hanging="360"/>
      </w:pPr>
      <w:rPr>
        <w:rFonts w:ascii="Arial" w:hAnsi="Arial" w:hint="default"/>
      </w:rPr>
    </w:lvl>
    <w:lvl w:ilvl="2">
      <w:start w:val="1"/>
      <w:numFmt w:val="bullet"/>
      <w:lvlText w:val=""/>
      <w:lvlJc w:val="left"/>
      <w:pPr>
        <w:tabs>
          <w:tab w:val="num" w:pos="2340"/>
        </w:tabs>
        <w:ind w:left="2160" w:hanging="180"/>
      </w:pPr>
      <w:rPr>
        <w:rFonts w:ascii="Symbol" w:hAnsi="Symbol" w:hint="default"/>
        <w:color w:val="auto"/>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203" w15:restartNumberingAfterBreak="0">
    <w:nsid w:val="2ADC6B9E"/>
    <w:multiLevelType w:val="hybridMultilevel"/>
    <w:tmpl w:val="C220DF84"/>
    <w:lvl w:ilvl="0" w:tplc="80A837D6">
      <w:start w:val="1"/>
      <w:numFmt w:val="bullet"/>
      <w:lvlText w:val=""/>
      <w:lvlJc w:val="left"/>
      <w:pPr>
        <w:tabs>
          <w:tab w:val="num" w:pos="720"/>
        </w:tabs>
        <w:ind w:left="720" w:hanging="360"/>
      </w:pPr>
      <w:rPr>
        <w:rFonts w:ascii="Wingdings" w:hAnsi="Wingdings" w:hint="default"/>
      </w:rPr>
    </w:lvl>
    <w:lvl w:ilvl="1" w:tplc="9B2C874E" w:tentative="1">
      <w:start w:val="1"/>
      <w:numFmt w:val="bullet"/>
      <w:lvlText w:val=""/>
      <w:lvlJc w:val="left"/>
      <w:pPr>
        <w:tabs>
          <w:tab w:val="num" w:pos="1440"/>
        </w:tabs>
        <w:ind w:left="1440" w:hanging="360"/>
      </w:pPr>
      <w:rPr>
        <w:rFonts w:ascii="Wingdings" w:hAnsi="Wingdings" w:hint="default"/>
      </w:rPr>
    </w:lvl>
    <w:lvl w:ilvl="2" w:tplc="2A9E4794" w:tentative="1">
      <w:start w:val="1"/>
      <w:numFmt w:val="bullet"/>
      <w:lvlText w:val=""/>
      <w:lvlJc w:val="left"/>
      <w:pPr>
        <w:tabs>
          <w:tab w:val="num" w:pos="2160"/>
        </w:tabs>
        <w:ind w:left="2160" w:hanging="360"/>
      </w:pPr>
      <w:rPr>
        <w:rFonts w:ascii="Wingdings" w:hAnsi="Wingdings" w:hint="default"/>
      </w:rPr>
    </w:lvl>
    <w:lvl w:ilvl="3" w:tplc="619C2E48" w:tentative="1">
      <w:start w:val="1"/>
      <w:numFmt w:val="bullet"/>
      <w:lvlText w:val=""/>
      <w:lvlJc w:val="left"/>
      <w:pPr>
        <w:tabs>
          <w:tab w:val="num" w:pos="2880"/>
        </w:tabs>
        <w:ind w:left="2880" w:hanging="360"/>
      </w:pPr>
      <w:rPr>
        <w:rFonts w:ascii="Wingdings" w:hAnsi="Wingdings" w:hint="default"/>
      </w:rPr>
    </w:lvl>
    <w:lvl w:ilvl="4" w:tplc="D20A791A" w:tentative="1">
      <w:start w:val="1"/>
      <w:numFmt w:val="bullet"/>
      <w:lvlText w:val=""/>
      <w:lvlJc w:val="left"/>
      <w:pPr>
        <w:tabs>
          <w:tab w:val="num" w:pos="3600"/>
        </w:tabs>
        <w:ind w:left="3600" w:hanging="360"/>
      </w:pPr>
      <w:rPr>
        <w:rFonts w:ascii="Wingdings" w:hAnsi="Wingdings" w:hint="default"/>
      </w:rPr>
    </w:lvl>
    <w:lvl w:ilvl="5" w:tplc="665441DE" w:tentative="1">
      <w:start w:val="1"/>
      <w:numFmt w:val="bullet"/>
      <w:lvlText w:val=""/>
      <w:lvlJc w:val="left"/>
      <w:pPr>
        <w:tabs>
          <w:tab w:val="num" w:pos="4320"/>
        </w:tabs>
        <w:ind w:left="4320" w:hanging="360"/>
      </w:pPr>
      <w:rPr>
        <w:rFonts w:ascii="Wingdings" w:hAnsi="Wingdings" w:hint="default"/>
      </w:rPr>
    </w:lvl>
    <w:lvl w:ilvl="6" w:tplc="3D14995C" w:tentative="1">
      <w:start w:val="1"/>
      <w:numFmt w:val="bullet"/>
      <w:lvlText w:val=""/>
      <w:lvlJc w:val="left"/>
      <w:pPr>
        <w:tabs>
          <w:tab w:val="num" w:pos="5040"/>
        </w:tabs>
        <w:ind w:left="5040" w:hanging="360"/>
      </w:pPr>
      <w:rPr>
        <w:rFonts w:ascii="Wingdings" w:hAnsi="Wingdings" w:hint="default"/>
      </w:rPr>
    </w:lvl>
    <w:lvl w:ilvl="7" w:tplc="D61EF150" w:tentative="1">
      <w:start w:val="1"/>
      <w:numFmt w:val="bullet"/>
      <w:lvlText w:val=""/>
      <w:lvlJc w:val="left"/>
      <w:pPr>
        <w:tabs>
          <w:tab w:val="num" w:pos="5760"/>
        </w:tabs>
        <w:ind w:left="5760" w:hanging="360"/>
      </w:pPr>
      <w:rPr>
        <w:rFonts w:ascii="Wingdings" w:hAnsi="Wingdings" w:hint="default"/>
      </w:rPr>
    </w:lvl>
    <w:lvl w:ilvl="8" w:tplc="2E9C7214" w:tentative="1">
      <w:start w:val="1"/>
      <w:numFmt w:val="bullet"/>
      <w:lvlText w:val=""/>
      <w:lvlJc w:val="left"/>
      <w:pPr>
        <w:tabs>
          <w:tab w:val="num" w:pos="6480"/>
        </w:tabs>
        <w:ind w:left="6480" w:hanging="360"/>
      </w:pPr>
      <w:rPr>
        <w:rFonts w:ascii="Wingdings" w:hAnsi="Wingdings" w:hint="default"/>
      </w:rPr>
    </w:lvl>
  </w:abstractNum>
  <w:abstractNum w:abstractNumId="204" w15:restartNumberingAfterBreak="0">
    <w:nsid w:val="2B4A64DC"/>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2B521793"/>
    <w:multiLevelType w:val="hybridMultilevel"/>
    <w:tmpl w:val="5394B25A"/>
    <w:lvl w:ilvl="0" w:tplc="CA5248F8">
      <w:start w:val="1"/>
      <w:numFmt w:val="bullet"/>
      <w:lvlText w:val="•"/>
      <w:lvlJc w:val="left"/>
      <w:pPr>
        <w:tabs>
          <w:tab w:val="num" w:pos="720"/>
        </w:tabs>
        <w:ind w:left="720" w:hanging="360"/>
      </w:pPr>
      <w:rPr>
        <w:rFonts w:ascii="Times New Roman" w:hAnsi="Times New Roman" w:hint="default"/>
      </w:rPr>
    </w:lvl>
    <w:lvl w:ilvl="1" w:tplc="D9F2A4AC" w:tentative="1">
      <w:start w:val="1"/>
      <w:numFmt w:val="bullet"/>
      <w:lvlText w:val="•"/>
      <w:lvlJc w:val="left"/>
      <w:pPr>
        <w:tabs>
          <w:tab w:val="num" w:pos="1440"/>
        </w:tabs>
        <w:ind w:left="1440" w:hanging="360"/>
      </w:pPr>
      <w:rPr>
        <w:rFonts w:ascii="Times New Roman" w:hAnsi="Times New Roman" w:hint="default"/>
      </w:rPr>
    </w:lvl>
    <w:lvl w:ilvl="2" w:tplc="E6922AB2" w:tentative="1">
      <w:start w:val="1"/>
      <w:numFmt w:val="bullet"/>
      <w:lvlText w:val="•"/>
      <w:lvlJc w:val="left"/>
      <w:pPr>
        <w:tabs>
          <w:tab w:val="num" w:pos="2160"/>
        </w:tabs>
        <w:ind w:left="2160" w:hanging="360"/>
      </w:pPr>
      <w:rPr>
        <w:rFonts w:ascii="Times New Roman" w:hAnsi="Times New Roman" w:hint="default"/>
      </w:rPr>
    </w:lvl>
    <w:lvl w:ilvl="3" w:tplc="3C168D4C" w:tentative="1">
      <w:start w:val="1"/>
      <w:numFmt w:val="bullet"/>
      <w:lvlText w:val="•"/>
      <w:lvlJc w:val="left"/>
      <w:pPr>
        <w:tabs>
          <w:tab w:val="num" w:pos="2880"/>
        </w:tabs>
        <w:ind w:left="2880" w:hanging="360"/>
      </w:pPr>
      <w:rPr>
        <w:rFonts w:ascii="Times New Roman" w:hAnsi="Times New Roman" w:hint="default"/>
      </w:rPr>
    </w:lvl>
    <w:lvl w:ilvl="4" w:tplc="005C1EE4" w:tentative="1">
      <w:start w:val="1"/>
      <w:numFmt w:val="bullet"/>
      <w:lvlText w:val="•"/>
      <w:lvlJc w:val="left"/>
      <w:pPr>
        <w:tabs>
          <w:tab w:val="num" w:pos="3600"/>
        </w:tabs>
        <w:ind w:left="3600" w:hanging="360"/>
      </w:pPr>
      <w:rPr>
        <w:rFonts w:ascii="Times New Roman" w:hAnsi="Times New Roman" w:hint="default"/>
      </w:rPr>
    </w:lvl>
    <w:lvl w:ilvl="5" w:tplc="53B6BC76" w:tentative="1">
      <w:start w:val="1"/>
      <w:numFmt w:val="bullet"/>
      <w:lvlText w:val="•"/>
      <w:lvlJc w:val="left"/>
      <w:pPr>
        <w:tabs>
          <w:tab w:val="num" w:pos="4320"/>
        </w:tabs>
        <w:ind w:left="4320" w:hanging="360"/>
      </w:pPr>
      <w:rPr>
        <w:rFonts w:ascii="Times New Roman" w:hAnsi="Times New Roman" w:hint="default"/>
      </w:rPr>
    </w:lvl>
    <w:lvl w:ilvl="6" w:tplc="9A46157C" w:tentative="1">
      <w:start w:val="1"/>
      <w:numFmt w:val="bullet"/>
      <w:lvlText w:val="•"/>
      <w:lvlJc w:val="left"/>
      <w:pPr>
        <w:tabs>
          <w:tab w:val="num" w:pos="5040"/>
        </w:tabs>
        <w:ind w:left="5040" w:hanging="360"/>
      </w:pPr>
      <w:rPr>
        <w:rFonts w:ascii="Times New Roman" w:hAnsi="Times New Roman" w:hint="default"/>
      </w:rPr>
    </w:lvl>
    <w:lvl w:ilvl="7" w:tplc="BB0C43F0" w:tentative="1">
      <w:start w:val="1"/>
      <w:numFmt w:val="bullet"/>
      <w:lvlText w:val="•"/>
      <w:lvlJc w:val="left"/>
      <w:pPr>
        <w:tabs>
          <w:tab w:val="num" w:pos="5760"/>
        </w:tabs>
        <w:ind w:left="5760" w:hanging="360"/>
      </w:pPr>
      <w:rPr>
        <w:rFonts w:ascii="Times New Roman" w:hAnsi="Times New Roman" w:hint="default"/>
      </w:rPr>
    </w:lvl>
    <w:lvl w:ilvl="8" w:tplc="9BBE5E38" w:tentative="1">
      <w:start w:val="1"/>
      <w:numFmt w:val="bullet"/>
      <w:lvlText w:val="•"/>
      <w:lvlJc w:val="left"/>
      <w:pPr>
        <w:tabs>
          <w:tab w:val="num" w:pos="6480"/>
        </w:tabs>
        <w:ind w:left="6480" w:hanging="360"/>
      </w:pPr>
      <w:rPr>
        <w:rFonts w:ascii="Times New Roman" w:hAnsi="Times New Roman" w:hint="default"/>
      </w:rPr>
    </w:lvl>
  </w:abstractNum>
  <w:abstractNum w:abstractNumId="206" w15:restartNumberingAfterBreak="0">
    <w:nsid w:val="2B9A0071"/>
    <w:multiLevelType w:val="hybridMultilevel"/>
    <w:tmpl w:val="277643D6"/>
    <w:lvl w:ilvl="0" w:tplc="C4A0E4B6">
      <w:start w:val="4"/>
      <w:numFmt w:val="decimal"/>
      <w:lvlText w:val="%1."/>
      <w:lvlJc w:val="left"/>
      <w:pPr>
        <w:tabs>
          <w:tab w:val="num" w:pos="720"/>
        </w:tabs>
        <w:ind w:left="720" w:hanging="360"/>
      </w:pPr>
    </w:lvl>
    <w:lvl w:ilvl="1" w:tplc="C3088308" w:tentative="1">
      <w:start w:val="1"/>
      <w:numFmt w:val="decimal"/>
      <w:lvlText w:val="%2."/>
      <w:lvlJc w:val="left"/>
      <w:pPr>
        <w:tabs>
          <w:tab w:val="num" w:pos="1440"/>
        </w:tabs>
        <w:ind w:left="1440" w:hanging="360"/>
      </w:pPr>
    </w:lvl>
    <w:lvl w:ilvl="2" w:tplc="60201294" w:tentative="1">
      <w:start w:val="1"/>
      <w:numFmt w:val="decimal"/>
      <w:lvlText w:val="%3."/>
      <w:lvlJc w:val="left"/>
      <w:pPr>
        <w:tabs>
          <w:tab w:val="num" w:pos="2160"/>
        </w:tabs>
        <w:ind w:left="2160" w:hanging="360"/>
      </w:pPr>
    </w:lvl>
    <w:lvl w:ilvl="3" w:tplc="24FC5862" w:tentative="1">
      <w:start w:val="1"/>
      <w:numFmt w:val="decimal"/>
      <w:lvlText w:val="%4."/>
      <w:lvlJc w:val="left"/>
      <w:pPr>
        <w:tabs>
          <w:tab w:val="num" w:pos="2880"/>
        </w:tabs>
        <w:ind w:left="2880" w:hanging="360"/>
      </w:pPr>
    </w:lvl>
    <w:lvl w:ilvl="4" w:tplc="237EDC0A" w:tentative="1">
      <w:start w:val="1"/>
      <w:numFmt w:val="decimal"/>
      <w:lvlText w:val="%5."/>
      <w:lvlJc w:val="left"/>
      <w:pPr>
        <w:tabs>
          <w:tab w:val="num" w:pos="3600"/>
        </w:tabs>
        <w:ind w:left="3600" w:hanging="360"/>
      </w:pPr>
    </w:lvl>
    <w:lvl w:ilvl="5" w:tplc="1E70F862" w:tentative="1">
      <w:start w:val="1"/>
      <w:numFmt w:val="decimal"/>
      <w:lvlText w:val="%6."/>
      <w:lvlJc w:val="left"/>
      <w:pPr>
        <w:tabs>
          <w:tab w:val="num" w:pos="4320"/>
        </w:tabs>
        <w:ind w:left="4320" w:hanging="360"/>
      </w:pPr>
    </w:lvl>
    <w:lvl w:ilvl="6" w:tplc="5A82C198" w:tentative="1">
      <w:start w:val="1"/>
      <w:numFmt w:val="decimal"/>
      <w:lvlText w:val="%7."/>
      <w:lvlJc w:val="left"/>
      <w:pPr>
        <w:tabs>
          <w:tab w:val="num" w:pos="5040"/>
        </w:tabs>
        <w:ind w:left="5040" w:hanging="360"/>
      </w:pPr>
    </w:lvl>
    <w:lvl w:ilvl="7" w:tplc="8EE200FC" w:tentative="1">
      <w:start w:val="1"/>
      <w:numFmt w:val="decimal"/>
      <w:lvlText w:val="%8."/>
      <w:lvlJc w:val="left"/>
      <w:pPr>
        <w:tabs>
          <w:tab w:val="num" w:pos="5760"/>
        </w:tabs>
        <w:ind w:left="5760" w:hanging="360"/>
      </w:pPr>
    </w:lvl>
    <w:lvl w:ilvl="8" w:tplc="1B107E7C" w:tentative="1">
      <w:start w:val="1"/>
      <w:numFmt w:val="decimal"/>
      <w:lvlText w:val="%9."/>
      <w:lvlJc w:val="left"/>
      <w:pPr>
        <w:tabs>
          <w:tab w:val="num" w:pos="6480"/>
        </w:tabs>
        <w:ind w:left="6480" w:hanging="360"/>
      </w:pPr>
    </w:lvl>
  </w:abstractNum>
  <w:abstractNum w:abstractNumId="207" w15:restartNumberingAfterBreak="0">
    <w:nsid w:val="2BA359E1"/>
    <w:multiLevelType w:val="hybridMultilevel"/>
    <w:tmpl w:val="B3D6C2C4"/>
    <w:lvl w:ilvl="0" w:tplc="7396AA7C">
      <w:start w:val="1"/>
      <w:numFmt w:val="bullet"/>
      <w:lvlText w:val=""/>
      <w:lvlJc w:val="left"/>
      <w:pPr>
        <w:tabs>
          <w:tab w:val="num" w:pos="720"/>
        </w:tabs>
        <w:ind w:left="720" w:hanging="360"/>
      </w:pPr>
      <w:rPr>
        <w:rFonts w:ascii="Wingdings" w:hAnsi="Wingdings" w:hint="default"/>
      </w:rPr>
    </w:lvl>
    <w:lvl w:ilvl="1" w:tplc="F41A3590" w:tentative="1">
      <w:start w:val="1"/>
      <w:numFmt w:val="bullet"/>
      <w:lvlText w:val=""/>
      <w:lvlJc w:val="left"/>
      <w:pPr>
        <w:tabs>
          <w:tab w:val="num" w:pos="1440"/>
        </w:tabs>
        <w:ind w:left="1440" w:hanging="360"/>
      </w:pPr>
      <w:rPr>
        <w:rFonts w:ascii="Wingdings" w:hAnsi="Wingdings" w:hint="default"/>
      </w:rPr>
    </w:lvl>
    <w:lvl w:ilvl="2" w:tplc="21CCE008" w:tentative="1">
      <w:start w:val="1"/>
      <w:numFmt w:val="bullet"/>
      <w:lvlText w:val=""/>
      <w:lvlJc w:val="left"/>
      <w:pPr>
        <w:tabs>
          <w:tab w:val="num" w:pos="2160"/>
        </w:tabs>
        <w:ind w:left="2160" w:hanging="360"/>
      </w:pPr>
      <w:rPr>
        <w:rFonts w:ascii="Wingdings" w:hAnsi="Wingdings" w:hint="default"/>
      </w:rPr>
    </w:lvl>
    <w:lvl w:ilvl="3" w:tplc="18408E0A" w:tentative="1">
      <w:start w:val="1"/>
      <w:numFmt w:val="bullet"/>
      <w:lvlText w:val=""/>
      <w:lvlJc w:val="left"/>
      <w:pPr>
        <w:tabs>
          <w:tab w:val="num" w:pos="2880"/>
        </w:tabs>
        <w:ind w:left="2880" w:hanging="360"/>
      </w:pPr>
      <w:rPr>
        <w:rFonts w:ascii="Wingdings" w:hAnsi="Wingdings" w:hint="default"/>
      </w:rPr>
    </w:lvl>
    <w:lvl w:ilvl="4" w:tplc="B6EABCF0" w:tentative="1">
      <w:start w:val="1"/>
      <w:numFmt w:val="bullet"/>
      <w:lvlText w:val=""/>
      <w:lvlJc w:val="left"/>
      <w:pPr>
        <w:tabs>
          <w:tab w:val="num" w:pos="3600"/>
        </w:tabs>
        <w:ind w:left="3600" w:hanging="360"/>
      </w:pPr>
      <w:rPr>
        <w:rFonts w:ascii="Wingdings" w:hAnsi="Wingdings" w:hint="default"/>
      </w:rPr>
    </w:lvl>
    <w:lvl w:ilvl="5" w:tplc="F2AC45F0" w:tentative="1">
      <w:start w:val="1"/>
      <w:numFmt w:val="bullet"/>
      <w:lvlText w:val=""/>
      <w:lvlJc w:val="left"/>
      <w:pPr>
        <w:tabs>
          <w:tab w:val="num" w:pos="4320"/>
        </w:tabs>
        <w:ind w:left="4320" w:hanging="360"/>
      </w:pPr>
      <w:rPr>
        <w:rFonts w:ascii="Wingdings" w:hAnsi="Wingdings" w:hint="default"/>
      </w:rPr>
    </w:lvl>
    <w:lvl w:ilvl="6" w:tplc="559496AC" w:tentative="1">
      <w:start w:val="1"/>
      <w:numFmt w:val="bullet"/>
      <w:lvlText w:val=""/>
      <w:lvlJc w:val="left"/>
      <w:pPr>
        <w:tabs>
          <w:tab w:val="num" w:pos="5040"/>
        </w:tabs>
        <w:ind w:left="5040" w:hanging="360"/>
      </w:pPr>
      <w:rPr>
        <w:rFonts w:ascii="Wingdings" w:hAnsi="Wingdings" w:hint="default"/>
      </w:rPr>
    </w:lvl>
    <w:lvl w:ilvl="7" w:tplc="BA4C8484" w:tentative="1">
      <w:start w:val="1"/>
      <w:numFmt w:val="bullet"/>
      <w:lvlText w:val=""/>
      <w:lvlJc w:val="left"/>
      <w:pPr>
        <w:tabs>
          <w:tab w:val="num" w:pos="5760"/>
        </w:tabs>
        <w:ind w:left="5760" w:hanging="360"/>
      </w:pPr>
      <w:rPr>
        <w:rFonts w:ascii="Wingdings" w:hAnsi="Wingdings" w:hint="default"/>
      </w:rPr>
    </w:lvl>
    <w:lvl w:ilvl="8" w:tplc="483A5506" w:tentative="1">
      <w:start w:val="1"/>
      <w:numFmt w:val="bullet"/>
      <w:lvlText w:val=""/>
      <w:lvlJc w:val="left"/>
      <w:pPr>
        <w:tabs>
          <w:tab w:val="num" w:pos="6480"/>
        </w:tabs>
        <w:ind w:left="6480" w:hanging="360"/>
      </w:pPr>
      <w:rPr>
        <w:rFonts w:ascii="Wingdings" w:hAnsi="Wingdings" w:hint="default"/>
      </w:rPr>
    </w:lvl>
  </w:abstractNum>
  <w:abstractNum w:abstractNumId="208" w15:restartNumberingAfterBreak="0">
    <w:nsid w:val="2BA87927"/>
    <w:multiLevelType w:val="hybridMultilevel"/>
    <w:tmpl w:val="2B4EAAFA"/>
    <w:lvl w:ilvl="0" w:tplc="CC4ABDC0">
      <w:start w:val="1"/>
      <w:numFmt w:val="hebrew2"/>
      <w:lvlText w:val="%1-"/>
      <w:lvlJc w:val="left"/>
      <w:pPr>
        <w:tabs>
          <w:tab w:val="num" w:pos="1080"/>
        </w:tabs>
        <w:ind w:left="1080" w:hanging="360"/>
      </w:pPr>
    </w:lvl>
    <w:lvl w:ilvl="1" w:tplc="EE90BF68" w:tentative="1">
      <w:start w:val="1"/>
      <w:numFmt w:val="hebrew2"/>
      <w:lvlText w:val="%2-"/>
      <w:lvlJc w:val="left"/>
      <w:pPr>
        <w:tabs>
          <w:tab w:val="num" w:pos="1800"/>
        </w:tabs>
        <w:ind w:left="1800" w:hanging="360"/>
      </w:pPr>
    </w:lvl>
    <w:lvl w:ilvl="2" w:tplc="979EF470" w:tentative="1">
      <w:start w:val="1"/>
      <w:numFmt w:val="hebrew2"/>
      <w:lvlText w:val="%3-"/>
      <w:lvlJc w:val="left"/>
      <w:pPr>
        <w:tabs>
          <w:tab w:val="num" w:pos="2520"/>
        </w:tabs>
        <w:ind w:left="2520" w:hanging="360"/>
      </w:pPr>
    </w:lvl>
    <w:lvl w:ilvl="3" w:tplc="25AE08B2" w:tentative="1">
      <w:start w:val="1"/>
      <w:numFmt w:val="hebrew2"/>
      <w:lvlText w:val="%4-"/>
      <w:lvlJc w:val="left"/>
      <w:pPr>
        <w:tabs>
          <w:tab w:val="num" w:pos="3240"/>
        </w:tabs>
        <w:ind w:left="3240" w:hanging="360"/>
      </w:pPr>
    </w:lvl>
    <w:lvl w:ilvl="4" w:tplc="DFCE895C" w:tentative="1">
      <w:start w:val="1"/>
      <w:numFmt w:val="hebrew2"/>
      <w:lvlText w:val="%5-"/>
      <w:lvlJc w:val="left"/>
      <w:pPr>
        <w:tabs>
          <w:tab w:val="num" w:pos="3960"/>
        </w:tabs>
        <w:ind w:left="3960" w:hanging="360"/>
      </w:pPr>
    </w:lvl>
    <w:lvl w:ilvl="5" w:tplc="04463544" w:tentative="1">
      <w:start w:val="1"/>
      <w:numFmt w:val="hebrew2"/>
      <w:lvlText w:val="%6-"/>
      <w:lvlJc w:val="left"/>
      <w:pPr>
        <w:tabs>
          <w:tab w:val="num" w:pos="4680"/>
        </w:tabs>
        <w:ind w:left="4680" w:hanging="360"/>
      </w:pPr>
    </w:lvl>
    <w:lvl w:ilvl="6" w:tplc="DC204E78" w:tentative="1">
      <w:start w:val="1"/>
      <w:numFmt w:val="hebrew2"/>
      <w:lvlText w:val="%7-"/>
      <w:lvlJc w:val="left"/>
      <w:pPr>
        <w:tabs>
          <w:tab w:val="num" w:pos="5400"/>
        </w:tabs>
        <w:ind w:left="5400" w:hanging="360"/>
      </w:pPr>
    </w:lvl>
    <w:lvl w:ilvl="7" w:tplc="C3F8BDFE" w:tentative="1">
      <w:start w:val="1"/>
      <w:numFmt w:val="hebrew2"/>
      <w:lvlText w:val="%8-"/>
      <w:lvlJc w:val="left"/>
      <w:pPr>
        <w:tabs>
          <w:tab w:val="num" w:pos="6120"/>
        </w:tabs>
        <w:ind w:left="6120" w:hanging="360"/>
      </w:pPr>
    </w:lvl>
    <w:lvl w:ilvl="8" w:tplc="647C815A" w:tentative="1">
      <w:start w:val="1"/>
      <w:numFmt w:val="hebrew2"/>
      <w:lvlText w:val="%9-"/>
      <w:lvlJc w:val="left"/>
      <w:pPr>
        <w:tabs>
          <w:tab w:val="num" w:pos="6840"/>
        </w:tabs>
        <w:ind w:left="6840" w:hanging="360"/>
      </w:pPr>
    </w:lvl>
  </w:abstractNum>
  <w:abstractNum w:abstractNumId="209" w15:restartNumberingAfterBreak="0">
    <w:nsid w:val="2BBA285E"/>
    <w:multiLevelType w:val="hybridMultilevel"/>
    <w:tmpl w:val="B8EA6A9A"/>
    <w:lvl w:ilvl="0" w:tplc="0BCA8E84">
      <w:start w:val="1"/>
      <w:numFmt w:val="bullet"/>
      <w:lvlText w:val=""/>
      <w:lvlJc w:val="left"/>
      <w:pPr>
        <w:tabs>
          <w:tab w:val="num" w:pos="720"/>
        </w:tabs>
        <w:ind w:left="720" w:hanging="360"/>
      </w:pPr>
      <w:rPr>
        <w:rFonts w:ascii="Wingdings" w:hAnsi="Wingdings" w:hint="default"/>
      </w:rPr>
    </w:lvl>
    <w:lvl w:ilvl="1" w:tplc="F5345668">
      <w:numFmt w:val="bullet"/>
      <w:lvlText w:val=""/>
      <w:lvlJc w:val="left"/>
      <w:pPr>
        <w:tabs>
          <w:tab w:val="num" w:pos="1440"/>
        </w:tabs>
        <w:ind w:left="1440" w:hanging="360"/>
      </w:pPr>
      <w:rPr>
        <w:rFonts w:ascii="Wingdings" w:hAnsi="Wingdings" w:hint="default"/>
      </w:rPr>
    </w:lvl>
    <w:lvl w:ilvl="2" w:tplc="66DED6BE" w:tentative="1">
      <w:start w:val="1"/>
      <w:numFmt w:val="bullet"/>
      <w:lvlText w:val=""/>
      <w:lvlJc w:val="left"/>
      <w:pPr>
        <w:tabs>
          <w:tab w:val="num" w:pos="2160"/>
        </w:tabs>
        <w:ind w:left="2160" w:hanging="360"/>
      </w:pPr>
      <w:rPr>
        <w:rFonts w:ascii="Wingdings" w:hAnsi="Wingdings" w:hint="default"/>
      </w:rPr>
    </w:lvl>
    <w:lvl w:ilvl="3" w:tplc="BE9A8CF0" w:tentative="1">
      <w:start w:val="1"/>
      <w:numFmt w:val="bullet"/>
      <w:lvlText w:val=""/>
      <w:lvlJc w:val="left"/>
      <w:pPr>
        <w:tabs>
          <w:tab w:val="num" w:pos="2880"/>
        </w:tabs>
        <w:ind w:left="2880" w:hanging="360"/>
      </w:pPr>
      <w:rPr>
        <w:rFonts w:ascii="Wingdings" w:hAnsi="Wingdings" w:hint="default"/>
      </w:rPr>
    </w:lvl>
    <w:lvl w:ilvl="4" w:tplc="366AD860" w:tentative="1">
      <w:start w:val="1"/>
      <w:numFmt w:val="bullet"/>
      <w:lvlText w:val=""/>
      <w:lvlJc w:val="left"/>
      <w:pPr>
        <w:tabs>
          <w:tab w:val="num" w:pos="3600"/>
        </w:tabs>
        <w:ind w:left="3600" w:hanging="360"/>
      </w:pPr>
      <w:rPr>
        <w:rFonts w:ascii="Wingdings" w:hAnsi="Wingdings" w:hint="default"/>
      </w:rPr>
    </w:lvl>
    <w:lvl w:ilvl="5" w:tplc="7ACAF25C" w:tentative="1">
      <w:start w:val="1"/>
      <w:numFmt w:val="bullet"/>
      <w:lvlText w:val=""/>
      <w:lvlJc w:val="left"/>
      <w:pPr>
        <w:tabs>
          <w:tab w:val="num" w:pos="4320"/>
        </w:tabs>
        <w:ind w:left="4320" w:hanging="360"/>
      </w:pPr>
      <w:rPr>
        <w:rFonts w:ascii="Wingdings" w:hAnsi="Wingdings" w:hint="default"/>
      </w:rPr>
    </w:lvl>
    <w:lvl w:ilvl="6" w:tplc="5EC4F6F2" w:tentative="1">
      <w:start w:val="1"/>
      <w:numFmt w:val="bullet"/>
      <w:lvlText w:val=""/>
      <w:lvlJc w:val="left"/>
      <w:pPr>
        <w:tabs>
          <w:tab w:val="num" w:pos="5040"/>
        </w:tabs>
        <w:ind w:left="5040" w:hanging="360"/>
      </w:pPr>
      <w:rPr>
        <w:rFonts w:ascii="Wingdings" w:hAnsi="Wingdings" w:hint="default"/>
      </w:rPr>
    </w:lvl>
    <w:lvl w:ilvl="7" w:tplc="4244AB8E" w:tentative="1">
      <w:start w:val="1"/>
      <w:numFmt w:val="bullet"/>
      <w:lvlText w:val=""/>
      <w:lvlJc w:val="left"/>
      <w:pPr>
        <w:tabs>
          <w:tab w:val="num" w:pos="5760"/>
        </w:tabs>
        <w:ind w:left="5760" w:hanging="360"/>
      </w:pPr>
      <w:rPr>
        <w:rFonts w:ascii="Wingdings" w:hAnsi="Wingdings" w:hint="default"/>
      </w:rPr>
    </w:lvl>
    <w:lvl w:ilvl="8" w:tplc="EAFAFDD0" w:tentative="1">
      <w:start w:val="1"/>
      <w:numFmt w:val="bullet"/>
      <w:lvlText w:val=""/>
      <w:lvlJc w:val="left"/>
      <w:pPr>
        <w:tabs>
          <w:tab w:val="num" w:pos="6480"/>
        </w:tabs>
        <w:ind w:left="6480" w:hanging="360"/>
      </w:pPr>
      <w:rPr>
        <w:rFonts w:ascii="Wingdings" w:hAnsi="Wingdings" w:hint="default"/>
      </w:rPr>
    </w:lvl>
  </w:abstractNum>
  <w:abstractNum w:abstractNumId="210" w15:restartNumberingAfterBreak="0">
    <w:nsid w:val="2BC560C1"/>
    <w:multiLevelType w:val="hybridMultilevel"/>
    <w:tmpl w:val="26A4EE96"/>
    <w:lvl w:ilvl="0" w:tplc="8700A872">
      <w:start w:val="1"/>
      <w:numFmt w:val="bullet"/>
      <w:lvlText w:val="•"/>
      <w:lvlJc w:val="left"/>
      <w:pPr>
        <w:tabs>
          <w:tab w:val="num" w:pos="720"/>
        </w:tabs>
        <w:ind w:left="720" w:hanging="360"/>
      </w:pPr>
      <w:rPr>
        <w:rFonts w:ascii="Arial" w:hAnsi="Arial" w:hint="default"/>
      </w:rPr>
    </w:lvl>
    <w:lvl w:ilvl="1" w:tplc="C70EEA8E" w:tentative="1">
      <w:start w:val="1"/>
      <w:numFmt w:val="bullet"/>
      <w:lvlText w:val="•"/>
      <w:lvlJc w:val="left"/>
      <w:pPr>
        <w:tabs>
          <w:tab w:val="num" w:pos="1440"/>
        </w:tabs>
        <w:ind w:left="1440" w:hanging="360"/>
      </w:pPr>
      <w:rPr>
        <w:rFonts w:ascii="Arial" w:hAnsi="Arial" w:hint="default"/>
      </w:rPr>
    </w:lvl>
    <w:lvl w:ilvl="2" w:tplc="DA9AEF68" w:tentative="1">
      <w:start w:val="1"/>
      <w:numFmt w:val="bullet"/>
      <w:lvlText w:val="•"/>
      <w:lvlJc w:val="left"/>
      <w:pPr>
        <w:tabs>
          <w:tab w:val="num" w:pos="2160"/>
        </w:tabs>
        <w:ind w:left="2160" w:hanging="360"/>
      </w:pPr>
      <w:rPr>
        <w:rFonts w:ascii="Arial" w:hAnsi="Arial" w:hint="default"/>
      </w:rPr>
    </w:lvl>
    <w:lvl w:ilvl="3" w:tplc="10D2CB58" w:tentative="1">
      <w:start w:val="1"/>
      <w:numFmt w:val="bullet"/>
      <w:lvlText w:val="•"/>
      <w:lvlJc w:val="left"/>
      <w:pPr>
        <w:tabs>
          <w:tab w:val="num" w:pos="2880"/>
        </w:tabs>
        <w:ind w:left="2880" w:hanging="360"/>
      </w:pPr>
      <w:rPr>
        <w:rFonts w:ascii="Arial" w:hAnsi="Arial" w:hint="default"/>
      </w:rPr>
    </w:lvl>
    <w:lvl w:ilvl="4" w:tplc="958EED96" w:tentative="1">
      <w:start w:val="1"/>
      <w:numFmt w:val="bullet"/>
      <w:lvlText w:val="•"/>
      <w:lvlJc w:val="left"/>
      <w:pPr>
        <w:tabs>
          <w:tab w:val="num" w:pos="3600"/>
        </w:tabs>
        <w:ind w:left="3600" w:hanging="360"/>
      </w:pPr>
      <w:rPr>
        <w:rFonts w:ascii="Arial" w:hAnsi="Arial" w:hint="default"/>
      </w:rPr>
    </w:lvl>
    <w:lvl w:ilvl="5" w:tplc="42FC316E" w:tentative="1">
      <w:start w:val="1"/>
      <w:numFmt w:val="bullet"/>
      <w:lvlText w:val="•"/>
      <w:lvlJc w:val="left"/>
      <w:pPr>
        <w:tabs>
          <w:tab w:val="num" w:pos="4320"/>
        </w:tabs>
        <w:ind w:left="4320" w:hanging="360"/>
      </w:pPr>
      <w:rPr>
        <w:rFonts w:ascii="Arial" w:hAnsi="Arial" w:hint="default"/>
      </w:rPr>
    </w:lvl>
    <w:lvl w:ilvl="6" w:tplc="D2209E10" w:tentative="1">
      <w:start w:val="1"/>
      <w:numFmt w:val="bullet"/>
      <w:lvlText w:val="•"/>
      <w:lvlJc w:val="left"/>
      <w:pPr>
        <w:tabs>
          <w:tab w:val="num" w:pos="5040"/>
        </w:tabs>
        <w:ind w:left="5040" w:hanging="360"/>
      </w:pPr>
      <w:rPr>
        <w:rFonts w:ascii="Arial" w:hAnsi="Arial" w:hint="default"/>
      </w:rPr>
    </w:lvl>
    <w:lvl w:ilvl="7" w:tplc="56903DA6" w:tentative="1">
      <w:start w:val="1"/>
      <w:numFmt w:val="bullet"/>
      <w:lvlText w:val="•"/>
      <w:lvlJc w:val="left"/>
      <w:pPr>
        <w:tabs>
          <w:tab w:val="num" w:pos="5760"/>
        </w:tabs>
        <w:ind w:left="5760" w:hanging="360"/>
      </w:pPr>
      <w:rPr>
        <w:rFonts w:ascii="Arial" w:hAnsi="Arial" w:hint="default"/>
      </w:rPr>
    </w:lvl>
    <w:lvl w:ilvl="8" w:tplc="962C8400" w:tentative="1">
      <w:start w:val="1"/>
      <w:numFmt w:val="bullet"/>
      <w:lvlText w:val="•"/>
      <w:lvlJc w:val="left"/>
      <w:pPr>
        <w:tabs>
          <w:tab w:val="num" w:pos="6480"/>
        </w:tabs>
        <w:ind w:left="6480" w:hanging="360"/>
      </w:pPr>
      <w:rPr>
        <w:rFonts w:ascii="Arial" w:hAnsi="Arial" w:hint="default"/>
      </w:rPr>
    </w:lvl>
  </w:abstractNum>
  <w:abstractNum w:abstractNumId="211" w15:restartNumberingAfterBreak="0">
    <w:nsid w:val="2C5B550E"/>
    <w:multiLevelType w:val="hybridMultilevel"/>
    <w:tmpl w:val="A06CD510"/>
    <w:lvl w:ilvl="0" w:tplc="5A4A23D0">
      <w:start w:val="1"/>
      <w:numFmt w:val="bullet"/>
      <w:lvlText w:val="•"/>
      <w:lvlJc w:val="left"/>
      <w:pPr>
        <w:tabs>
          <w:tab w:val="num" w:pos="720"/>
        </w:tabs>
        <w:ind w:left="720" w:hanging="360"/>
      </w:pPr>
      <w:rPr>
        <w:rFonts w:ascii="Arial" w:hAnsi="Arial" w:hint="default"/>
      </w:rPr>
    </w:lvl>
    <w:lvl w:ilvl="1" w:tplc="6A3CFDB2">
      <w:numFmt w:val="bullet"/>
      <w:lvlText w:val="•"/>
      <w:lvlJc w:val="left"/>
      <w:pPr>
        <w:tabs>
          <w:tab w:val="num" w:pos="1440"/>
        </w:tabs>
        <w:ind w:left="1440" w:hanging="360"/>
      </w:pPr>
      <w:rPr>
        <w:rFonts w:ascii="Arial" w:hAnsi="Arial" w:hint="default"/>
      </w:rPr>
    </w:lvl>
    <w:lvl w:ilvl="2" w:tplc="18EA10C8" w:tentative="1">
      <w:start w:val="1"/>
      <w:numFmt w:val="bullet"/>
      <w:lvlText w:val="•"/>
      <w:lvlJc w:val="left"/>
      <w:pPr>
        <w:tabs>
          <w:tab w:val="num" w:pos="2160"/>
        </w:tabs>
        <w:ind w:left="2160" w:hanging="360"/>
      </w:pPr>
      <w:rPr>
        <w:rFonts w:ascii="Arial" w:hAnsi="Arial" w:hint="default"/>
      </w:rPr>
    </w:lvl>
    <w:lvl w:ilvl="3" w:tplc="42C4D2EE" w:tentative="1">
      <w:start w:val="1"/>
      <w:numFmt w:val="bullet"/>
      <w:lvlText w:val="•"/>
      <w:lvlJc w:val="left"/>
      <w:pPr>
        <w:tabs>
          <w:tab w:val="num" w:pos="2880"/>
        </w:tabs>
        <w:ind w:left="2880" w:hanging="360"/>
      </w:pPr>
      <w:rPr>
        <w:rFonts w:ascii="Arial" w:hAnsi="Arial" w:hint="default"/>
      </w:rPr>
    </w:lvl>
    <w:lvl w:ilvl="4" w:tplc="71B46674" w:tentative="1">
      <w:start w:val="1"/>
      <w:numFmt w:val="bullet"/>
      <w:lvlText w:val="•"/>
      <w:lvlJc w:val="left"/>
      <w:pPr>
        <w:tabs>
          <w:tab w:val="num" w:pos="3600"/>
        </w:tabs>
        <w:ind w:left="3600" w:hanging="360"/>
      </w:pPr>
      <w:rPr>
        <w:rFonts w:ascii="Arial" w:hAnsi="Arial" w:hint="default"/>
      </w:rPr>
    </w:lvl>
    <w:lvl w:ilvl="5" w:tplc="FCF62CB6" w:tentative="1">
      <w:start w:val="1"/>
      <w:numFmt w:val="bullet"/>
      <w:lvlText w:val="•"/>
      <w:lvlJc w:val="left"/>
      <w:pPr>
        <w:tabs>
          <w:tab w:val="num" w:pos="4320"/>
        </w:tabs>
        <w:ind w:left="4320" w:hanging="360"/>
      </w:pPr>
      <w:rPr>
        <w:rFonts w:ascii="Arial" w:hAnsi="Arial" w:hint="default"/>
      </w:rPr>
    </w:lvl>
    <w:lvl w:ilvl="6" w:tplc="C5E432DE" w:tentative="1">
      <w:start w:val="1"/>
      <w:numFmt w:val="bullet"/>
      <w:lvlText w:val="•"/>
      <w:lvlJc w:val="left"/>
      <w:pPr>
        <w:tabs>
          <w:tab w:val="num" w:pos="5040"/>
        </w:tabs>
        <w:ind w:left="5040" w:hanging="360"/>
      </w:pPr>
      <w:rPr>
        <w:rFonts w:ascii="Arial" w:hAnsi="Arial" w:hint="default"/>
      </w:rPr>
    </w:lvl>
    <w:lvl w:ilvl="7" w:tplc="F5CC4AFA" w:tentative="1">
      <w:start w:val="1"/>
      <w:numFmt w:val="bullet"/>
      <w:lvlText w:val="•"/>
      <w:lvlJc w:val="left"/>
      <w:pPr>
        <w:tabs>
          <w:tab w:val="num" w:pos="5760"/>
        </w:tabs>
        <w:ind w:left="5760" w:hanging="360"/>
      </w:pPr>
      <w:rPr>
        <w:rFonts w:ascii="Arial" w:hAnsi="Arial" w:hint="default"/>
      </w:rPr>
    </w:lvl>
    <w:lvl w:ilvl="8" w:tplc="C6044142" w:tentative="1">
      <w:start w:val="1"/>
      <w:numFmt w:val="bullet"/>
      <w:lvlText w:val="•"/>
      <w:lvlJc w:val="left"/>
      <w:pPr>
        <w:tabs>
          <w:tab w:val="num" w:pos="6480"/>
        </w:tabs>
        <w:ind w:left="6480" w:hanging="360"/>
      </w:pPr>
      <w:rPr>
        <w:rFonts w:ascii="Arial" w:hAnsi="Arial" w:hint="default"/>
      </w:rPr>
    </w:lvl>
  </w:abstractNum>
  <w:abstractNum w:abstractNumId="212" w15:restartNumberingAfterBreak="0">
    <w:nsid w:val="2C853186"/>
    <w:multiLevelType w:val="multilevel"/>
    <w:tmpl w:val="FFFFFFFF"/>
    <w:lvl w:ilvl="0">
      <w:start w:val="1"/>
      <w:numFmt w:val="hebrew1"/>
      <w:lvlText w:val="%1."/>
      <w:lvlJc w:val="left"/>
      <w:pPr>
        <w:tabs>
          <w:tab w:val="num" w:pos="720"/>
        </w:tabs>
        <w:ind w:left="72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340"/>
        </w:tabs>
        <w:ind w:left="2160" w:hanging="180"/>
      </w:pPr>
      <w:rPr>
        <w:rFonts w:ascii="Symbol" w:hAnsi="Symbol" w:hint="default"/>
        <w:color w:val="auto"/>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213" w15:restartNumberingAfterBreak="0">
    <w:nsid w:val="2C916B2C"/>
    <w:multiLevelType w:val="hybridMultilevel"/>
    <w:tmpl w:val="FFFFFFFF"/>
    <w:lvl w:ilvl="0" w:tplc="0409000F">
      <w:start w:val="3"/>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4" w15:restartNumberingAfterBreak="0">
    <w:nsid w:val="2C9F198E"/>
    <w:multiLevelType w:val="hybridMultilevel"/>
    <w:tmpl w:val="30D23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15:restartNumberingAfterBreak="0">
    <w:nsid w:val="2CEF0B73"/>
    <w:multiLevelType w:val="hybridMultilevel"/>
    <w:tmpl w:val="CD2E07FA"/>
    <w:lvl w:ilvl="0" w:tplc="8020DFD6">
      <w:start w:val="1"/>
      <w:numFmt w:val="bullet"/>
      <w:lvlText w:val=""/>
      <w:lvlJc w:val="left"/>
      <w:pPr>
        <w:tabs>
          <w:tab w:val="num" w:pos="720"/>
        </w:tabs>
        <w:ind w:left="720" w:hanging="360"/>
      </w:pPr>
      <w:rPr>
        <w:rFonts w:ascii="Wingdings" w:hAnsi="Wingdings" w:hint="default"/>
      </w:rPr>
    </w:lvl>
    <w:lvl w:ilvl="1" w:tplc="CEF2B3DC" w:tentative="1">
      <w:start w:val="1"/>
      <w:numFmt w:val="bullet"/>
      <w:lvlText w:val=""/>
      <w:lvlJc w:val="left"/>
      <w:pPr>
        <w:tabs>
          <w:tab w:val="num" w:pos="1440"/>
        </w:tabs>
        <w:ind w:left="1440" w:hanging="360"/>
      </w:pPr>
      <w:rPr>
        <w:rFonts w:ascii="Wingdings" w:hAnsi="Wingdings" w:hint="default"/>
      </w:rPr>
    </w:lvl>
    <w:lvl w:ilvl="2" w:tplc="8C4A704C" w:tentative="1">
      <w:start w:val="1"/>
      <w:numFmt w:val="bullet"/>
      <w:lvlText w:val=""/>
      <w:lvlJc w:val="left"/>
      <w:pPr>
        <w:tabs>
          <w:tab w:val="num" w:pos="2160"/>
        </w:tabs>
        <w:ind w:left="2160" w:hanging="360"/>
      </w:pPr>
      <w:rPr>
        <w:rFonts w:ascii="Wingdings" w:hAnsi="Wingdings" w:hint="default"/>
      </w:rPr>
    </w:lvl>
    <w:lvl w:ilvl="3" w:tplc="84785800" w:tentative="1">
      <w:start w:val="1"/>
      <w:numFmt w:val="bullet"/>
      <w:lvlText w:val=""/>
      <w:lvlJc w:val="left"/>
      <w:pPr>
        <w:tabs>
          <w:tab w:val="num" w:pos="2880"/>
        </w:tabs>
        <w:ind w:left="2880" w:hanging="360"/>
      </w:pPr>
      <w:rPr>
        <w:rFonts w:ascii="Wingdings" w:hAnsi="Wingdings" w:hint="default"/>
      </w:rPr>
    </w:lvl>
    <w:lvl w:ilvl="4" w:tplc="85F8FA40" w:tentative="1">
      <w:start w:val="1"/>
      <w:numFmt w:val="bullet"/>
      <w:lvlText w:val=""/>
      <w:lvlJc w:val="left"/>
      <w:pPr>
        <w:tabs>
          <w:tab w:val="num" w:pos="3600"/>
        </w:tabs>
        <w:ind w:left="3600" w:hanging="360"/>
      </w:pPr>
      <w:rPr>
        <w:rFonts w:ascii="Wingdings" w:hAnsi="Wingdings" w:hint="default"/>
      </w:rPr>
    </w:lvl>
    <w:lvl w:ilvl="5" w:tplc="05026A5E" w:tentative="1">
      <w:start w:val="1"/>
      <w:numFmt w:val="bullet"/>
      <w:lvlText w:val=""/>
      <w:lvlJc w:val="left"/>
      <w:pPr>
        <w:tabs>
          <w:tab w:val="num" w:pos="4320"/>
        </w:tabs>
        <w:ind w:left="4320" w:hanging="360"/>
      </w:pPr>
      <w:rPr>
        <w:rFonts w:ascii="Wingdings" w:hAnsi="Wingdings" w:hint="default"/>
      </w:rPr>
    </w:lvl>
    <w:lvl w:ilvl="6" w:tplc="0DE8C186" w:tentative="1">
      <w:start w:val="1"/>
      <w:numFmt w:val="bullet"/>
      <w:lvlText w:val=""/>
      <w:lvlJc w:val="left"/>
      <w:pPr>
        <w:tabs>
          <w:tab w:val="num" w:pos="5040"/>
        </w:tabs>
        <w:ind w:left="5040" w:hanging="360"/>
      </w:pPr>
      <w:rPr>
        <w:rFonts w:ascii="Wingdings" w:hAnsi="Wingdings" w:hint="default"/>
      </w:rPr>
    </w:lvl>
    <w:lvl w:ilvl="7" w:tplc="BC245D36" w:tentative="1">
      <w:start w:val="1"/>
      <w:numFmt w:val="bullet"/>
      <w:lvlText w:val=""/>
      <w:lvlJc w:val="left"/>
      <w:pPr>
        <w:tabs>
          <w:tab w:val="num" w:pos="5760"/>
        </w:tabs>
        <w:ind w:left="5760" w:hanging="360"/>
      </w:pPr>
      <w:rPr>
        <w:rFonts w:ascii="Wingdings" w:hAnsi="Wingdings" w:hint="default"/>
      </w:rPr>
    </w:lvl>
    <w:lvl w:ilvl="8" w:tplc="495E0BA6" w:tentative="1">
      <w:start w:val="1"/>
      <w:numFmt w:val="bullet"/>
      <w:lvlText w:val=""/>
      <w:lvlJc w:val="left"/>
      <w:pPr>
        <w:tabs>
          <w:tab w:val="num" w:pos="6480"/>
        </w:tabs>
        <w:ind w:left="6480" w:hanging="360"/>
      </w:pPr>
      <w:rPr>
        <w:rFonts w:ascii="Wingdings" w:hAnsi="Wingdings" w:hint="default"/>
      </w:rPr>
    </w:lvl>
  </w:abstractNum>
  <w:abstractNum w:abstractNumId="216" w15:restartNumberingAfterBreak="0">
    <w:nsid w:val="2D001803"/>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2D3D4888"/>
    <w:multiLevelType w:val="multilevel"/>
    <w:tmpl w:val="5FAA5B60"/>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ind w:left="1080" w:hanging="360"/>
      </w:pPr>
      <w:rPr>
        <w:rFonts w:hint="default"/>
        <w:b/>
      </w:rPr>
    </w:lvl>
    <w:lvl w:ilvl="2">
      <w:start w:val="1"/>
      <w:numFmt w:val="bullet"/>
      <w:lvlText w:val=""/>
      <w:lvlJc w:val="left"/>
      <w:pPr>
        <w:tabs>
          <w:tab w:val="num" w:pos="2340"/>
        </w:tabs>
        <w:ind w:left="2160" w:hanging="180"/>
      </w:pPr>
      <w:rPr>
        <w:rFonts w:ascii="Symbol" w:hAnsi="Symbol" w:hint="default"/>
        <w:color w:val="auto"/>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218" w15:restartNumberingAfterBreak="0">
    <w:nsid w:val="2D4A2958"/>
    <w:multiLevelType w:val="hybridMultilevel"/>
    <w:tmpl w:val="FFFFFFFF"/>
    <w:lvl w:ilvl="0" w:tplc="75AA5CD0">
      <w:start w:val="1"/>
      <w:numFmt w:val="hebrew1"/>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9" w15:restartNumberingAfterBreak="0">
    <w:nsid w:val="2D6962C5"/>
    <w:multiLevelType w:val="hybridMultilevel"/>
    <w:tmpl w:val="C1A6715A"/>
    <w:lvl w:ilvl="0" w:tplc="FA088890">
      <w:start w:val="1"/>
      <w:numFmt w:val="bullet"/>
      <w:lvlText w:val="•"/>
      <w:lvlJc w:val="left"/>
      <w:pPr>
        <w:tabs>
          <w:tab w:val="num" w:pos="1080"/>
        </w:tabs>
        <w:ind w:left="1080" w:hanging="360"/>
      </w:pPr>
      <w:rPr>
        <w:rFonts w:ascii="Arial" w:hAnsi="Arial" w:hint="default"/>
      </w:rPr>
    </w:lvl>
    <w:lvl w:ilvl="1" w:tplc="5C8A7D16" w:tentative="1">
      <w:start w:val="1"/>
      <w:numFmt w:val="bullet"/>
      <w:lvlText w:val="•"/>
      <w:lvlJc w:val="left"/>
      <w:pPr>
        <w:tabs>
          <w:tab w:val="num" w:pos="1800"/>
        </w:tabs>
        <w:ind w:left="1800" w:hanging="360"/>
      </w:pPr>
      <w:rPr>
        <w:rFonts w:ascii="Arial" w:hAnsi="Arial" w:hint="default"/>
      </w:rPr>
    </w:lvl>
    <w:lvl w:ilvl="2" w:tplc="3AA89C2C" w:tentative="1">
      <w:start w:val="1"/>
      <w:numFmt w:val="bullet"/>
      <w:lvlText w:val="•"/>
      <w:lvlJc w:val="left"/>
      <w:pPr>
        <w:tabs>
          <w:tab w:val="num" w:pos="2520"/>
        </w:tabs>
        <w:ind w:left="2520" w:hanging="360"/>
      </w:pPr>
      <w:rPr>
        <w:rFonts w:ascii="Arial" w:hAnsi="Arial" w:hint="default"/>
      </w:rPr>
    </w:lvl>
    <w:lvl w:ilvl="3" w:tplc="C2D4EC3C" w:tentative="1">
      <w:start w:val="1"/>
      <w:numFmt w:val="bullet"/>
      <w:lvlText w:val="•"/>
      <w:lvlJc w:val="left"/>
      <w:pPr>
        <w:tabs>
          <w:tab w:val="num" w:pos="3240"/>
        </w:tabs>
        <w:ind w:left="3240" w:hanging="360"/>
      </w:pPr>
      <w:rPr>
        <w:rFonts w:ascii="Arial" w:hAnsi="Arial" w:hint="default"/>
      </w:rPr>
    </w:lvl>
    <w:lvl w:ilvl="4" w:tplc="719CCF72" w:tentative="1">
      <w:start w:val="1"/>
      <w:numFmt w:val="bullet"/>
      <w:lvlText w:val="•"/>
      <w:lvlJc w:val="left"/>
      <w:pPr>
        <w:tabs>
          <w:tab w:val="num" w:pos="3960"/>
        </w:tabs>
        <w:ind w:left="3960" w:hanging="360"/>
      </w:pPr>
      <w:rPr>
        <w:rFonts w:ascii="Arial" w:hAnsi="Arial" w:hint="default"/>
      </w:rPr>
    </w:lvl>
    <w:lvl w:ilvl="5" w:tplc="D9120B46" w:tentative="1">
      <w:start w:val="1"/>
      <w:numFmt w:val="bullet"/>
      <w:lvlText w:val="•"/>
      <w:lvlJc w:val="left"/>
      <w:pPr>
        <w:tabs>
          <w:tab w:val="num" w:pos="4680"/>
        </w:tabs>
        <w:ind w:left="4680" w:hanging="360"/>
      </w:pPr>
      <w:rPr>
        <w:rFonts w:ascii="Arial" w:hAnsi="Arial" w:hint="default"/>
      </w:rPr>
    </w:lvl>
    <w:lvl w:ilvl="6" w:tplc="C4268F14" w:tentative="1">
      <w:start w:val="1"/>
      <w:numFmt w:val="bullet"/>
      <w:lvlText w:val="•"/>
      <w:lvlJc w:val="left"/>
      <w:pPr>
        <w:tabs>
          <w:tab w:val="num" w:pos="5400"/>
        </w:tabs>
        <w:ind w:left="5400" w:hanging="360"/>
      </w:pPr>
      <w:rPr>
        <w:rFonts w:ascii="Arial" w:hAnsi="Arial" w:hint="default"/>
      </w:rPr>
    </w:lvl>
    <w:lvl w:ilvl="7" w:tplc="6D9A342A" w:tentative="1">
      <w:start w:val="1"/>
      <w:numFmt w:val="bullet"/>
      <w:lvlText w:val="•"/>
      <w:lvlJc w:val="left"/>
      <w:pPr>
        <w:tabs>
          <w:tab w:val="num" w:pos="6120"/>
        </w:tabs>
        <w:ind w:left="6120" w:hanging="360"/>
      </w:pPr>
      <w:rPr>
        <w:rFonts w:ascii="Arial" w:hAnsi="Arial" w:hint="default"/>
      </w:rPr>
    </w:lvl>
    <w:lvl w:ilvl="8" w:tplc="A03ED2C8" w:tentative="1">
      <w:start w:val="1"/>
      <w:numFmt w:val="bullet"/>
      <w:lvlText w:val="•"/>
      <w:lvlJc w:val="left"/>
      <w:pPr>
        <w:tabs>
          <w:tab w:val="num" w:pos="6840"/>
        </w:tabs>
        <w:ind w:left="6840" w:hanging="360"/>
      </w:pPr>
      <w:rPr>
        <w:rFonts w:ascii="Arial" w:hAnsi="Arial" w:hint="default"/>
      </w:rPr>
    </w:lvl>
  </w:abstractNum>
  <w:abstractNum w:abstractNumId="220" w15:restartNumberingAfterBreak="0">
    <w:nsid w:val="2DBB1B3A"/>
    <w:multiLevelType w:val="hybridMultilevel"/>
    <w:tmpl w:val="42D6643C"/>
    <w:lvl w:ilvl="0" w:tplc="95A665FE">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15:restartNumberingAfterBreak="0">
    <w:nsid w:val="2E7577D5"/>
    <w:multiLevelType w:val="hybridMultilevel"/>
    <w:tmpl w:val="D0FCF63E"/>
    <w:lvl w:ilvl="0" w:tplc="58BCA97C">
      <w:start w:val="1"/>
      <w:numFmt w:val="bullet"/>
      <w:lvlText w:val=""/>
      <w:lvlJc w:val="left"/>
      <w:pPr>
        <w:tabs>
          <w:tab w:val="num" w:pos="720"/>
        </w:tabs>
        <w:ind w:left="720" w:hanging="360"/>
      </w:pPr>
      <w:rPr>
        <w:rFonts w:ascii="Wingdings 2" w:hAnsi="Wingdings 2" w:hint="default"/>
      </w:rPr>
    </w:lvl>
    <w:lvl w:ilvl="1" w:tplc="AEEAF0FC" w:tentative="1">
      <w:start w:val="1"/>
      <w:numFmt w:val="bullet"/>
      <w:lvlText w:val=""/>
      <w:lvlJc w:val="left"/>
      <w:pPr>
        <w:tabs>
          <w:tab w:val="num" w:pos="1440"/>
        </w:tabs>
        <w:ind w:left="1440" w:hanging="360"/>
      </w:pPr>
      <w:rPr>
        <w:rFonts w:ascii="Wingdings 2" w:hAnsi="Wingdings 2" w:hint="default"/>
      </w:rPr>
    </w:lvl>
    <w:lvl w:ilvl="2" w:tplc="A6C6A9AA" w:tentative="1">
      <w:start w:val="1"/>
      <w:numFmt w:val="bullet"/>
      <w:lvlText w:val=""/>
      <w:lvlJc w:val="left"/>
      <w:pPr>
        <w:tabs>
          <w:tab w:val="num" w:pos="2160"/>
        </w:tabs>
        <w:ind w:left="2160" w:hanging="360"/>
      </w:pPr>
      <w:rPr>
        <w:rFonts w:ascii="Wingdings 2" w:hAnsi="Wingdings 2" w:hint="default"/>
      </w:rPr>
    </w:lvl>
    <w:lvl w:ilvl="3" w:tplc="4B601A5E" w:tentative="1">
      <w:start w:val="1"/>
      <w:numFmt w:val="bullet"/>
      <w:lvlText w:val=""/>
      <w:lvlJc w:val="left"/>
      <w:pPr>
        <w:tabs>
          <w:tab w:val="num" w:pos="2880"/>
        </w:tabs>
        <w:ind w:left="2880" w:hanging="360"/>
      </w:pPr>
      <w:rPr>
        <w:rFonts w:ascii="Wingdings 2" w:hAnsi="Wingdings 2" w:hint="default"/>
      </w:rPr>
    </w:lvl>
    <w:lvl w:ilvl="4" w:tplc="D15AE6BE" w:tentative="1">
      <w:start w:val="1"/>
      <w:numFmt w:val="bullet"/>
      <w:lvlText w:val=""/>
      <w:lvlJc w:val="left"/>
      <w:pPr>
        <w:tabs>
          <w:tab w:val="num" w:pos="3600"/>
        </w:tabs>
        <w:ind w:left="3600" w:hanging="360"/>
      </w:pPr>
      <w:rPr>
        <w:rFonts w:ascii="Wingdings 2" w:hAnsi="Wingdings 2" w:hint="default"/>
      </w:rPr>
    </w:lvl>
    <w:lvl w:ilvl="5" w:tplc="C9C2CEE4" w:tentative="1">
      <w:start w:val="1"/>
      <w:numFmt w:val="bullet"/>
      <w:lvlText w:val=""/>
      <w:lvlJc w:val="left"/>
      <w:pPr>
        <w:tabs>
          <w:tab w:val="num" w:pos="4320"/>
        </w:tabs>
        <w:ind w:left="4320" w:hanging="360"/>
      </w:pPr>
      <w:rPr>
        <w:rFonts w:ascii="Wingdings 2" w:hAnsi="Wingdings 2" w:hint="default"/>
      </w:rPr>
    </w:lvl>
    <w:lvl w:ilvl="6" w:tplc="B866CC36" w:tentative="1">
      <w:start w:val="1"/>
      <w:numFmt w:val="bullet"/>
      <w:lvlText w:val=""/>
      <w:lvlJc w:val="left"/>
      <w:pPr>
        <w:tabs>
          <w:tab w:val="num" w:pos="5040"/>
        </w:tabs>
        <w:ind w:left="5040" w:hanging="360"/>
      </w:pPr>
      <w:rPr>
        <w:rFonts w:ascii="Wingdings 2" w:hAnsi="Wingdings 2" w:hint="default"/>
      </w:rPr>
    </w:lvl>
    <w:lvl w:ilvl="7" w:tplc="AF8CF9FA" w:tentative="1">
      <w:start w:val="1"/>
      <w:numFmt w:val="bullet"/>
      <w:lvlText w:val=""/>
      <w:lvlJc w:val="left"/>
      <w:pPr>
        <w:tabs>
          <w:tab w:val="num" w:pos="5760"/>
        </w:tabs>
        <w:ind w:left="5760" w:hanging="360"/>
      </w:pPr>
      <w:rPr>
        <w:rFonts w:ascii="Wingdings 2" w:hAnsi="Wingdings 2" w:hint="default"/>
      </w:rPr>
    </w:lvl>
    <w:lvl w:ilvl="8" w:tplc="87B0DDCA" w:tentative="1">
      <w:start w:val="1"/>
      <w:numFmt w:val="bullet"/>
      <w:lvlText w:val=""/>
      <w:lvlJc w:val="left"/>
      <w:pPr>
        <w:tabs>
          <w:tab w:val="num" w:pos="6480"/>
        </w:tabs>
        <w:ind w:left="6480" w:hanging="360"/>
      </w:pPr>
      <w:rPr>
        <w:rFonts w:ascii="Wingdings 2" w:hAnsi="Wingdings 2" w:hint="default"/>
      </w:rPr>
    </w:lvl>
  </w:abstractNum>
  <w:abstractNum w:abstractNumId="222" w15:restartNumberingAfterBreak="0">
    <w:nsid w:val="2F5749B9"/>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15:restartNumberingAfterBreak="0">
    <w:nsid w:val="2F8D6BEF"/>
    <w:multiLevelType w:val="hybridMultilevel"/>
    <w:tmpl w:val="FFFFFFFF"/>
    <w:lvl w:ilvl="0" w:tplc="35AA2EF2">
      <w:start w:val="2"/>
      <w:numFmt w:val="hebrew1"/>
      <w:lvlText w:val="%1."/>
      <w:lvlJc w:val="left"/>
      <w:pPr>
        <w:ind w:left="360" w:hanging="360"/>
      </w:pPr>
      <w:rPr>
        <w:rFonts w:cs="Times New Roman" w:hint="default"/>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224" w15:restartNumberingAfterBreak="0">
    <w:nsid w:val="2FF634A3"/>
    <w:multiLevelType w:val="hybridMultilevel"/>
    <w:tmpl w:val="FFFFFFFF"/>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5" w15:restartNumberingAfterBreak="0">
    <w:nsid w:val="300A2470"/>
    <w:multiLevelType w:val="multilevel"/>
    <w:tmpl w:val="2AF41ED2"/>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26" w15:restartNumberingAfterBreak="0">
    <w:nsid w:val="306E233D"/>
    <w:multiLevelType w:val="hybridMultilevel"/>
    <w:tmpl w:val="34563344"/>
    <w:lvl w:ilvl="0" w:tplc="3998DF70">
      <w:start w:val="1"/>
      <w:numFmt w:val="bullet"/>
      <w:lvlText w:val=""/>
      <w:lvlJc w:val="left"/>
      <w:pPr>
        <w:tabs>
          <w:tab w:val="num" w:pos="720"/>
        </w:tabs>
        <w:ind w:left="720" w:hanging="360"/>
      </w:pPr>
      <w:rPr>
        <w:rFonts w:ascii="Wingdings" w:hAnsi="Wingdings" w:hint="default"/>
      </w:rPr>
    </w:lvl>
    <w:lvl w:ilvl="1" w:tplc="8F1EF95C" w:tentative="1">
      <w:start w:val="1"/>
      <w:numFmt w:val="bullet"/>
      <w:lvlText w:val=""/>
      <w:lvlJc w:val="left"/>
      <w:pPr>
        <w:tabs>
          <w:tab w:val="num" w:pos="1440"/>
        </w:tabs>
        <w:ind w:left="1440" w:hanging="360"/>
      </w:pPr>
      <w:rPr>
        <w:rFonts w:ascii="Wingdings" w:hAnsi="Wingdings" w:hint="default"/>
      </w:rPr>
    </w:lvl>
    <w:lvl w:ilvl="2" w:tplc="E018AF86" w:tentative="1">
      <w:start w:val="1"/>
      <w:numFmt w:val="bullet"/>
      <w:lvlText w:val=""/>
      <w:lvlJc w:val="left"/>
      <w:pPr>
        <w:tabs>
          <w:tab w:val="num" w:pos="2160"/>
        </w:tabs>
        <w:ind w:left="2160" w:hanging="360"/>
      </w:pPr>
      <w:rPr>
        <w:rFonts w:ascii="Wingdings" w:hAnsi="Wingdings" w:hint="default"/>
      </w:rPr>
    </w:lvl>
    <w:lvl w:ilvl="3" w:tplc="33362C84" w:tentative="1">
      <w:start w:val="1"/>
      <w:numFmt w:val="bullet"/>
      <w:lvlText w:val=""/>
      <w:lvlJc w:val="left"/>
      <w:pPr>
        <w:tabs>
          <w:tab w:val="num" w:pos="2880"/>
        </w:tabs>
        <w:ind w:left="2880" w:hanging="360"/>
      </w:pPr>
      <w:rPr>
        <w:rFonts w:ascii="Wingdings" w:hAnsi="Wingdings" w:hint="default"/>
      </w:rPr>
    </w:lvl>
    <w:lvl w:ilvl="4" w:tplc="3D7C3FC2" w:tentative="1">
      <w:start w:val="1"/>
      <w:numFmt w:val="bullet"/>
      <w:lvlText w:val=""/>
      <w:lvlJc w:val="left"/>
      <w:pPr>
        <w:tabs>
          <w:tab w:val="num" w:pos="3600"/>
        </w:tabs>
        <w:ind w:left="3600" w:hanging="360"/>
      </w:pPr>
      <w:rPr>
        <w:rFonts w:ascii="Wingdings" w:hAnsi="Wingdings" w:hint="default"/>
      </w:rPr>
    </w:lvl>
    <w:lvl w:ilvl="5" w:tplc="59545D24" w:tentative="1">
      <w:start w:val="1"/>
      <w:numFmt w:val="bullet"/>
      <w:lvlText w:val=""/>
      <w:lvlJc w:val="left"/>
      <w:pPr>
        <w:tabs>
          <w:tab w:val="num" w:pos="4320"/>
        </w:tabs>
        <w:ind w:left="4320" w:hanging="360"/>
      </w:pPr>
      <w:rPr>
        <w:rFonts w:ascii="Wingdings" w:hAnsi="Wingdings" w:hint="default"/>
      </w:rPr>
    </w:lvl>
    <w:lvl w:ilvl="6" w:tplc="CB60A924" w:tentative="1">
      <w:start w:val="1"/>
      <w:numFmt w:val="bullet"/>
      <w:lvlText w:val=""/>
      <w:lvlJc w:val="left"/>
      <w:pPr>
        <w:tabs>
          <w:tab w:val="num" w:pos="5040"/>
        </w:tabs>
        <w:ind w:left="5040" w:hanging="360"/>
      </w:pPr>
      <w:rPr>
        <w:rFonts w:ascii="Wingdings" w:hAnsi="Wingdings" w:hint="default"/>
      </w:rPr>
    </w:lvl>
    <w:lvl w:ilvl="7" w:tplc="68E2170E" w:tentative="1">
      <w:start w:val="1"/>
      <w:numFmt w:val="bullet"/>
      <w:lvlText w:val=""/>
      <w:lvlJc w:val="left"/>
      <w:pPr>
        <w:tabs>
          <w:tab w:val="num" w:pos="5760"/>
        </w:tabs>
        <w:ind w:left="5760" w:hanging="360"/>
      </w:pPr>
      <w:rPr>
        <w:rFonts w:ascii="Wingdings" w:hAnsi="Wingdings" w:hint="default"/>
      </w:rPr>
    </w:lvl>
    <w:lvl w:ilvl="8" w:tplc="D084FD82" w:tentative="1">
      <w:start w:val="1"/>
      <w:numFmt w:val="bullet"/>
      <w:lvlText w:val=""/>
      <w:lvlJc w:val="left"/>
      <w:pPr>
        <w:tabs>
          <w:tab w:val="num" w:pos="6480"/>
        </w:tabs>
        <w:ind w:left="6480" w:hanging="360"/>
      </w:pPr>
      <w:rPr>
        <w:rFonts w:ascii="Wingdings" w:hAnsi="Wingdings" w:hint="default"/>
      </w:rPr>
    </w:lvl>
  </w:abstractNum>
  <w:abstractNum w:abstractNumId="227" w15:restartNumberingAfterBreak="0">
    <w:nsid w:val="30A03136"/>
    <w:multiLevelType w:val="hybridMultilevel"/>
    <w:tmpl w:val="4176E054"/>
    <w:lvl w:ilvl="0" w:tplc="A2D0A5B8">
      <w:start w:val="1"/>
      <w:numFmt w:val="bullet"/>
      <w:lvlText w:val=""/>
      <w:lvlJc w:val="left"/>
      <w:pPr>
        <w:tabs>
          <w:tab w:val="num" w:pos="720"/>
        </w:tabs>
        <w:ind w:left="720" w:hanging="360"/>
      </w:pPr>
      <w:rPr>
        <w:rFonts w:ascii="Wingdings 2" w:hAnsi="Wingdings 2" w:hint="default"/>
      </w:rPr>
    </w:lvl>
    <w:lvl w:ilvl="1" w:tplc="1B56116E" w:tentative="1">
      <w:start w:val="1"/>
      <w:numFmt w:val="bullet"/>
      <w:lvlText w:val=""/>
      <w:lvlJc w:val="left"/>
      <w:pPr>
        <w:tabs>
          <w:tab w:val="num" w:pos="1440"/>
        </w:tabs>
        <w:ind w:left="1440" w:hanging="360"/>
      </w:pPr>
      <w:rPr>
        <w:rFonts w:ascii="Wingdings 2" w:hAnsi="Wingdings 2" w:hint="default"/>
      </w:rPr>
    </w:lvl>
    <w:lvl w:ilvl="2" w:tplc="09B605CE" w:tentative="1">
      <w:start w:val="1"/>
      <w:numFmt w:val="bullet"/>
      <w:lvlText w:val=""/>
      <w:lvlJc w:val="left"/>
      <w:pPr>
        <w:tabs>
          <w:tab w:val="num" w:pos="2160"/>
        </w:tabs>
        <w:ind w:left="2160" w:hanging="360"/>
      </w:pPr>
      <w:rPr>
        <w:rFonts w:ascii="Wingdings 2" w:hAnsi="Wingdings 2" w:hint="default"/>
      </w:rPr>
    </w:lvl>
    <w:lvl w:ilvl="3" w:tplc="1E702462" w:tentative="1">
      <w:start w:val="1"/>
      <w:numFmt w:val="bullet"/>
      <w:lvlText w:val=""/>
      <w:lvlJc w:val="left"/>
      <w:pPr>
        <w:tabs>
          <w:tab w:val="num" w:pos="2880"/>
        </w:tabs>
        <w:ind w:left="2880" w:hanging="360"/>
      </w:pPr>
      <w:rPr>
        <w:rFonts w:ascii="Wingdings 2" w:hAnsi="Wingdings 2" w:hint="default"/>
      </w:rPr>
    </w:lvl>
    <w:lvl w:ilvl="4" w:tplc="1918EEEA" w:tentative="1">
      <w:start w:val="1"/>
      <w:numFmt w:val="bullet"/>
      <w:lvlText w:val=""/>
      <w:lvlJc w:val="left"/>
      <w:pPr>
        <w:tabs>
          <w:tab w:val="num" w:pos="3600"/>
        </w:tabs>
        <w:ind w:left="3600" w:hanging="360"/>
      </w:pPr>
      <w:rPr>
        <w:rFonts w:ascii="Wingdings 2" w:hAnsi="Wingdings 2" w:hint="default"/>
      </w:rPr>
    </w:lvl>
    <w:lvl w:ilvl="5" w:tplc="21EA952E" w:tentative="1">
      <w:start w:val="1"/>
      <w:numFmt w:val="bullet"/>
      <w:lvlText w:val=""/>
      <w:lvlJc w:val="left"/>
      <w:pPr>
        <w:tabs>
          <w:tab w:val="num" w:pos="4320"/>
        </w:tabs>
        <w:ind w:left="4320" w:hanging="360"/>
      </w:pPr>
      <w:rPr>
        <w:rFonts w:ascii="Wingdings 2" w:hAnsi="Wingdings 2" w:hint="default"/>
      </w:rPr>
    </w:lvl>
    <w:lvl w:ilvl="6" w:tplc="8A324534" w:tentative="1">
      <w:start w:val="1"/>
      <w:numFmt w:val="bullet"/>
      <w:lvlText w:val=""/>
      <w:lvlJc w:val="left"/>
      <w:pPr>
        <w:tabs>
          <w:tab w:val="num" w:pos="5040"/>
        </w:tabs>
        <w:ind w:left="5040" w:hanging="360"/>
      </w:pPr>
      <w:rPr>
        <w:rFonts w:ascii="Wingdings 2" w:hAnsi="Wingdings 2" w:hint="default"/>
      </w:rPr>
    </w:lvl>
    <w:lvl w:ilvl="7" w:tplc="64F0B058" w:tentative="1">
      <w:start w:val="1"/>
      <w:numFmt w:val="bullet"/>
      <w:lvlText w:val=""/>
      <w:lvlJc w:val="left"/>
      <w:pPr>
        <w:tabs>
          <w:tab w:val="num" w:pos="5760"/>
        </w:tabs>
        <w:ind w:left="5760" w:hanging="360"/>
      </w:pPr>
      <w:rPr>
        <w:rFonts w:ascii="Wingdings 2" w:hAnsi="Wingdings 2" w:hint="default"/>
      </w:rPr>
    </w:lvl>
    <w:lvl w:ilvl="8" w:tplc="B8CC1124" w:tentative="1">
      <w:start w:val="1"/>
      <w:numFmt w:val="bullet"/>
      <w:lvlText w:val=""/>
      <w:lvlJc w:val="left"/>
      <w:pPr>
        <w:tabs>
          <w:tab w:val="num" w:pos="6480"/>
        </w:tabs>
        <w:ind w:left="6480" w:hanging="360"/>
      </w:pPr>
      <w:rPr>
        <w:rFonts w:ascii="Wingdings 2" w:hAnsi="Wingdings 2" w:hint="default"/>
      </w:rPr>
    </w:lvl>
  </w:abstractNum>
  <w:abstractNum w:abstractNumId="228" w15:restartNumberingAfterBreak="0">
    <w:nsid w:val="30DC3473"/>
    <w:multiLevelType w:val="hybridMultilevel"/>
    <w:tmpl w:val="ABE02E52"/>
    <w:lvl w:ilvl="0" w:tplc="465226AE">
      <w:start w:val="1"/>
      <w:numFmt w:val="bullet"/>
      <w:lvlText w:val=""/>
      <w:lvlJc w:val="left"/>
      <w:pPr>
        <w:tabs>
          <w:tab w:val="num" w:pos="720"/>
        </w:tabs>
        <w:ind w:left="720" w:hanging="360"/>
      </w:pPr>
      <w:rPr>
        <w:rFonts w:ascii="Wingdings" w:hAnsi="Wingdings" w:hint="default"/>
      </w:rPr>
    </w:lvl>
    <w:lvl w:ilvl="1" w:tplc="5F9691B8" w:tentative="1">
      <w:start w:val="1"/>
      <w:numFmt w:val="bullet"/>
      <w:lvlText w:val=""/>
      <w:lvlJc w:val="left"/>
      <w:pPr>
        <w:tabs>
          <w:tab w:val="num" w:pos="1440"/>
        </w:tabs>
        <w:ind w:left="1440" w:hanging="360"/>
      </w:pPr>
      <w:rPr>
        <w:rFonts w:ascii="Wingdings" w:hAnsi="Wingdings" w:hint="default"/>
      </w:rPr>
    </w:lvl>
    <w:lvl w:ilvl="2" w:tplc="E43C81E4" w:tentative="1">
      <w:start w:val="1"/>
      <w:numFmt w:val="bullet"/>
      <w:lvlText w:val=""/>
      <w:lvlJc w:val="left"/>
      <w:pPr>
        <w:tabs>
          <w:tab w:val="num" w:pos="2160"/>
        </w:tabs>
        <w:ind w:left="2160" w:hanging="360"/>
      </w:pPr>
      <w:rPr>
        <w:rFonts w:ascii="Wingdings" w:hAnsi="Wingdings" w:hint="default"/>
      </w:rPr>
    </w:lvl>
    <w:lvl w:ilvl="3" w:tplc="807ECD7C" w:tentative="1">
      <w:start w:val="1"/>
      <w:numFmt w:val="bullet"/>
      <w:lvlText w:val=""/>
      <w:lvlJc w:val="left"/>
      <w:pPr>
        <w:tabs>
          <w:tab w:val="num" w:pos="2880"/>
        </w:tabs>
        <w:ind w:left="2880" w:hanging="360"/>
      </w:pPr>
      <w:rPr>
        <w:rFonts w:ascii="Wingdings" w:hAnsi="Wingdings" w:hint="default"/>
      </w:rPr>
    </w:lvl>
    <w:lvl w:ilvl="4" w:tplc="B198BD14" w:tentative="1">
      <w:start w:val="1"/>
      <w:numFmt w:val="bullet"/>
      <w:lvlText w:val=""/>
      <w:lvlJc w:val="left"/>
      <w:pPr>
        <w:tabs>
          <w:tab w:val="num" w:pos="3600"/>
        </w:tabs>
        <w:ind w:left="3600" w:hanging="360"/>
      </w:pPr>
      <w:rPr>
        <w:rFonts w:ascii="Wingdings" w:hAnsi="Wingdings" w:hint="default"/>
      </w:rPr>
    </w:lvl>
    <w:lvl w:ilvl="5" w:tplc="1CBA89C4" w:tentative="1">
      <w:start w:val="1"/>
      <w:numFmt w:val="bullet"/>
      <w:lvlText w:val=""/>
      <w:lvlJc w:val="left"/>
      <w:pPr>
        <w:tabs>
          <w:tab w:val="num" w:pos="4320"/>
        </w:tabs>
        <w:ind w:left="4320" w:hanging="360"/>
      </w:pPr>
      <w:rPr>
        <w:rFonts w:ascii="Wingdings" w:hAnsi="Wingdings" w:hint="default"/>
      </w:rPr>
    </w:lvl>
    <w:lvl w:ilvl="6" w:tplc="AE6A90A8" w:tentative="1">
      <w:start w:val="1"/>
      <w:numFmt w:val="bullet"/>
      <w:lvlText w:val=""/>
      <w:lvlJc w:val="left"/>
      <w:pPr>
        <w:tabs>
          <w:tab w:val="num" w:pos="5040"/>
        </w:tabs>
        <w:ind w:left="5040" w:hanging="360"/>
      </w:pPr>
      <w:rPr>
        <w:rFonts w:ascii="Wingdings" w:hAnsi="Wingdings" w:hint="default"/>
      </w:rPr>
    </w:lvl>
    <w:lvl w:ilvl="7" w:tplc="F162C12E" w:tentative="1">
      <w:start w:val="1"/>
      <w:numFmt w:val="bullet"/>
      <w:lvlText w:val=""/>
      <w:lvlJc w:val="left"/>
      <w:pPr>
        <w:tabs>
          <w:tab w:val="num" w:pos="5760"/>
        </w:tabs>
        <w:ind w:left="5760" w:hanging="360"/>
      </w:pPr>
      <w:rPr>
        <w:rFonts w:ascii="Wingdings" w:hAnsi="Wingdings" w:hint="default"/>
      </w:rPr>
    </w:lvl>
    <w:lvl w:ilvl="8" w:tplc="B3D6B486" w:tentative="1">
      <w:start w:val="1"/>
      <w:numFmt w:val="bullet"/>
      <w:lvlText w:val=""/>
      <w:lvlJc w:val="left"/>
      <w:pPr>
        <w:tabs>
          <w:tab w:val="num" w:pos="6480"/>
        </w:tabs>
        <w:ind w:left="6480" w:hanging="360"/>
      </w:pPr>
      <w:rPr>
        <w:rFonts w:ascii="Wingdings" w:hAnsi="Wingdings" w:hint="default"/>
      </w:rPr>
    </w:lvl>
  </w:abstractNum>
  <w:abstractNum w:abstractNumId="229" w15:restartNumberingAfterBreak="0">
    <w:nsid w:val="31235695"/>
    <w:multiLevelType w:val="hybridMultilevel"/>
    <w:tmpl w:val="FFFFFFFF"/>
    <w:lvl w:ilvl="0" w:tplc="767266CC">
      <w:start w:val="1"/>
      <w:numFmt w:val="decimal"/>
      <w:lvlText w:val="%1-"/>
      <w:lvlJc w:val="left"/>
      <w:pPr>
        <w:ind w:left="720" w:hanging="360"/>
      </w:pPr>
      <w:rPr>
        <w:rFonts w:cs="Times New Roman" w:hint="default"/>
        <w:color w:val="000000"/>
        <w:sz w:val="27"/>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0" w15:restartNumberingAfterBreak="0">
    <w:nsid w:val="314E4746"/>
    <w:multiLevelType w:val="hybridMultilevel"/>
    <w:tmpl w:val="16EE0EDC"/>
    <w:lvl w:ilvl="0" w:tplc="94A4F308">
      <w:start w:val="1"/>
      <w:numFmt w:val="bullet"/>
      <w:lvlText w:val="•"/>
      <w:lvlJc w:val="left"/>
      <w:pPr>
        <w:tabs>
          <w:tab w:val="num" w:pos="720"/>
        </w:tabs>
        <w:ind w:left="720" w:hanging="360"/>
      </w:pPr>
      <w:rPr>
        <w:rFonts w:ascii="Arial" w:hAnsi="Arial" w:hint="default"/>
      </w:rPr>
    </w:lvl>
    <w:lvl w:ilvl="1" w:tplc="25EE9E1C" w:tentative="1">
      <w:start w:val="1"/>
      <w:numFmt w:val="bullet"/>
      <w:lvlText w:val="•"/>
      <w:lvlJc w:val="left"/>
      <w:pPr>
        <w:tabs>
          <w:tab w:val="num" w:pos="1440"/>
        </w:tabs>
        <w:ind w:left="1440" w:hanging="360"/>
      </w:pPr>
      <w:rPr>
        <w:rFonts w:ascii="Arial" w:hAnsi="Arial" w:hint="default"/>
      </w:rPr>
    </w:lvl>
    <w:lvl w:ilvl="2" w:tplc="2BB4DE84" w:tentative="1">
      <w:start w:val="1"/>
      <w:numFmt w:val="bullet"/>
      <w:lvlText w:val="•"/>
      <w:lvlJc w:val="left"/>
      <w:pPr>
        <w:tabs>
          <w:tab w:val="num" w:pos="2160"/>
        </w:tabs>
        <w:ind w:left="2160" w:hanging="360"/>
      </w:pPr>
      <w:rPr>
        <w:rFonts w:ascii="Arial" w:hAnsi="Arial" w:hint="default"/>
      </w:rPr>
    </w:lvl>
    <w:lvl w:ilvl="3" w:tplc="266C5314" w:tentative="1">
      <w:start w:val="1"/>
      <w:numFmt w:val="bullet"/>
      <w:lvlText w:val="•"/>
      <w:lvlJc w:val="left"/>
      <w:pPr>
        <w:tabs>
          <w:tab w:val="num" w:pos="2880"/>
        </w:tabs>
        <w:ind w:left="2880" w:hanging="360"/>
      </w:pPr>
      <w:rPr>
        <w:rFonts w:ascii="Arial" w:hAnsi="Arial" w:hint="default"/>
      </w:rPr>
    </w:lvl>
    <w:lvl w:ilvl="4" w:tplc="899E120E" w:tentative="1">
      <w:start w:val="1"/>
      <w:numFmt w:val="bullet"/>
      <w:lvlText w:val="•"/>
      <w:lvlJc w:val="left"/>
      <w:pPr>
        <w:tabs>
          <w:tab w:val="num" w:pos="3600"/>
        </w:tabs>
        <w:ind w:left="3600" w:hanging="360"/>
      </w:pPr>
      <w:rPr>
        <w:rFonts w:ascii="Arial" w:hAnsi="Arial" w:hint="default"/>
      </w:rPr>
    </w:lvl>
    <w:lvl w:ilvl="5" w:tplc="F7C016F2" w:tentative="1">
      <w:start w:val="1"/>
      <w:numFmt w:val="bullet"/>
      <w:lvlText w:val="•"/>
      <w:lvlJc w:val="left"/>
      <w:pPr>
        <w:tabs>
          <w:tab w:val="num" w:pos="4320"/>
        </w:tabs>
        <w:ind w:left="4320" w:hanging="360"/>
      </w:pPr>
      <w:rPr>
        <w:rFonts w:ascii="Arial" w:hAnsi="Arial" w:hint="default"/>
      </w:rPr>
    </w:lvl>
    <w:lvl w:ilvl="6" w:tplc="89D8CA50" w:tentative="1">
      <w:start w:val="1"/>
      <w:numFmt w:val="bullet"/>
      <w:lvlText w:val="•"/>
      <w:lvlJc w:val="left"/>
      <w:pPr>
        <w:tabs>
          <w:tab w:val="num" w:pos="5040"/>
        </w:tabs>
        <w:ind w:left="5040" w:hanging="360"/>
      </w:pPr>
      <w:rPr>
        <w:rFonts w:ascii="Arial" w:hAnsi="Arial" w:hint="default"/>
      </w:rPr>
    </w:lvl>
    <w:lvl w:ilvl="7" w:tplc="D6C60D3C" w:tentative="1">
      <w:start w:val="1"/>
      <w:numFmt w:val="bullet"/>
      <w:lvlText w:val="•"/>
      <w:lvlJc w:val="left"/>
      <w:pPr>
        <w:tabs>
          <w:tab w:val="num" w:pos="5760"/>
        </w:tabs>
        <w:ind w:left="5760" w:hanging="360"/>
      </w:pPr>
      <w:rPr>
        <w:rFonts w:ascii="Arial" w:hAnsi="Arial" w:hint="default"/>
      </w:rPr>
    </w:lvl>
    <w:lvl w:ilvl="8" w:tplc="131202C8" w:tentative="1">
      <w:start w:val="1"/>
      <w:numFmt w:val="bullet"/>
      <w:lvlText w:val="•"/>
      <w:lvlJc w:val="left"/>
      <w:pPr>
        <w:tabs>
          <w:tab w:val="num" w:pos="6480"/>
        </w:tabs>
        <w:ind w:left="6480" w:hanging="360"/>
      </w:pPr>
      <w:rPr>
        <w:rFonts w:ascii="Arial" w:hAnsi="Arial" w:hint="default"/>
      </w:rPr>
    </w:lvl>
  </w:abstractNum>
  <w:abstractNum w:abstractNumId="231" w15:restartNumberingAfterBreak="0">
    <w:nsid w:val="31A534E9"/>
    <w:multiLevelType w:val="hybridMultilevel"/>
    <w:tmpl w:val="24C04C40"/>
    <w:lvl w:ilvl="0" w:tplc="85440984">
      <w:start w:val="1"/>
      <w:numFmt w:val="bullet"/>
      <w:lvlText w:val="•"/>
      <w:lvlJc w:val="left"/>
      <w:pPr>
        <w:tabs>
          <w:tab w:val="num" w:pos="360"/>
        </w:tabs>
        <w:ind w:left="360" w:hanging="360"/>
      </w:pPr>
      <w:rPr>
        <w:rFonts w:ascii="Arial" w:hAnsi="Arial" w:hint="default"/>
      </w:rPr>
    </w:lvl>
    <w:lvl w:ilvl="1" w:tplc="4FFA90CC" w:tentative="1">
      <w:start w:val="1"/>
      <w:numFmt w:val="bullet"/>
      <w:lvlText w:val="•"/>
      <w:lvlJc w:val="left"/>
      <w:pPr>
        <w:tabs>
          <w:tab w:val="num" w:pos="1080"/>
        </w:tabs>
        <w:ind w:left="1080" w:hanging="360"/>
      </w:pPr>
      <w:rPr>
        <w:rFonts w:ascii="Arial" w:hAnsi="Arial" w:hint="default"/>
      </w:rPr>
    </w:lvl>
    <w:lvl w:ilvl="2" w:tplc="58D08660" w:tentative="1">
      <w:start w:val="1"/>
      <w:numFmt w:val="bullet"/>
      <w:lvlText w:val="•"/>
      <w:lvlJc w:val="left"/>
      <w:pPr>
        <w:tabs>
          <w:tab w:val="num" w:pos="1800"/>
        </w:tabs>
        <w:ind w:left="1800" w:hanging="360"/>
      </w:pPr>
      <w:rPr>
        <w:rFonts w:ascii="Arial" w:hAnsi="Arial" w:hint="default"/>
      </w:rPr>
    </w:lvl>
    <w:lvl w:ilvl="3" w:tplc="A514A302" w:tentative="1">
      <w:start w:val="1"/>
      <w:numFmt w:val="bullet"/>
      <w:lvlText w:val="•"/>
      <w:lvlJc w:val="left"/>
      <w:pPr>
        <w:tabs>
          <w:tab w:val="num" w:pos="2520"/>
        </w:tabs>
        <w:ind w:left="2520" w:hanging="360"/>
      </w:pPr>
      <w:rPr>
        <w:rFonts w:ascii="Arial" w:hAnsi="Arial" w:hint="default"/>
      </w:rPr>
    </w:lvl>
    <w:lvl w:ilvl="4" w:tplc="F8C2CD58" w:tentative="1">
      <w:start w:val="1"/>
      <w:numFmt w:val="bullet"/>
      <w:lvlText w:val="•"/>
      <w:lvlJc w:val="left"/>
      <w:pPr>
        <w:tabs>
          <w:tab w:val="num" w:pos="3240"/>
        </w:tabs>
        <w:ind w:left="3240" w:hanging="360"/>
      </w:pPr>
      <w:rPr>
        <w:rFonts w:ascii="Arial" w:hAnsi="Arial" w:hint="default"/>
      </w:rPr>
    </w:lvl>
    <w:lvl w:ilvl="5" w:tplc="5D8E9068" w:tentative="1">
      <w:start w:val="1"/>
      <w:numFmt w:val="bullet"/>
      <w:lvlText w:val="•"/>
      <w:lvlJc w:val="left"/>
      <w:pPr>
        <w:tabs>
          <w:tab w:val="num" w:pos="3960"/>
        </w:tabs>
        <w:ind w:left="3960" w:hanging="360"/>
      </w:pPr>
      <w:rPr>
        <w:rFonts w:ascii="Arial" w:hAnsi="Arial" w:hint="default"/>
      </w:rPr>
    </w:lvl>
    <w:lvl w:ilvl="6" w:tplc="6F86E018" w:tentative="1">
      <w:start w:val="1"/>
      <w:numFmt w:val="bullet"/>
      <w:lvlText w:val="•"/>
      <w:lvlJc w:val="left"/>
      <w:pPr>
        <w:tabs>
          <w:tab w:val="num" w:pos="4680"/>
        </w:tabs>
        <w:ind w:left="4680" w:hanging="360"/>
      </w:pPr>
      <w:rPr>
        <w:rFonts w:ascii="Arial" w:hAnsi="Arial" w:hint="default"/>
      </w:rPr>
    </w:lvl>
    <w:lvl w:ilvl="7" w:tplc="978C761C" w:tentative="1">
      <w:start w:val="1"/>
      <w:numFmt w:val="bullet"/>
      <w:lvlText w:val="•"/>
      <w:lvlJc w:val="left"/>
      <w:pPr>
        <w:tabs>
          <w:tab w:val="num" w:pos="5400"/>
        </w:tabs>
        <w:ind w:left="5400" w:hanging="360"/>
      </w:pPr>
      <w:rPr>
        <w:rFonts w:ascii="Arial" w:hAnsi="Arial" w:hint="default"/>
      </w:rPr>
    </w:lvl>
    <w:lvl w:ilvl="8" w:tplc="806C41E2" w:tentative="1">
      <w:start w:val="1"/>
      <w:numFmt w:val="bullet"/>
      <w:lvlText w:val="•"/>
      <w:lvlJc w:val="left"/>
      <w:pPr>
        <w:tabs>
          <w:tab w:val="num" w:pos="6120"/>
        </w:tabs>
        <w:ind w:left="6120" w:hanging="360"/>
      </w:pPr>
      <w:rPr>
        <w:rFonts w:ascii="Arial" w:hAnsi="Arial" w:hint="default"/>
      </w:rPr>
    </w:lvl>
  </w:abstractNum>
  <w:abstractNum w:abstractNumId="232" w15:restartNumberingAfterBreak="0">
    <w:nsid w:val="32D01C06"/>
    <w:multiLevelType w:val="hybridMultilevel"/>
    <w:tmpl w:val="FFFFFFFF"/>
    <w:lvl w:ilvl="0" w:tplc="525E5984">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3" w15:restartNumberingAfterBreak="0">
    <w:nsid w:val="33F03FA8"/>
    <w:multiLevelType w:val="hybridMultilevel"/>
    <w:tmpl w:val="C68805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4" w15:restartNumberingAfterBreak="0">
    <w:nsid w:val="33FA3048"/>
    <w:multiLevelType w:val="hybridMultilevel"/>
    <w:tmpl w:val="FFFFFFFF"/>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5" w15:restartNumberingAfterBreak="0">
    <w:nsid w:val="34321911"/>
    <w:multiLevelType w:val="hybridMultilevel"/>
    <w:tmpl w:val="CFC8CF34"/>
    <w:lvl w:ilvl="0" w:tplc="91FA9F5C">
      <w:start w:val="1"/>
      <w:numFmt w:val="bullet"/>
      <w:lvlText w:val=""/>
      <w:lvlJc w:val="left"/>
      <w:pPr>
        <w:tabs>
          <w:tab w:val="num" w:pos="720"/>
        </w:tabs>
        <w:ind w:left="720" w:hanging="360"/>
      </w:pPr>
      <w:rPr>
        <w:rFonts w:ascii="Wingdings" w:hAnsi="Wingdings" w:hint="default"/>
      </w:rPr>
    </w:lvl>
    <w:lvl w:ilvl="1" w:tplc="2856B870" w:tentative="1">
      <w:start w:val="1"/>
      <w:numFmt w:val="bullet"/>
      <w:lvlText w:val=""/>
      <w:lvlJc w:val="left"/>
      <w:pPr>
        <w:tabs>
          <w:tab w:val="num" w:pos="1440"/>
        </w:tabs>
        <w:ind w:left="1440" w:hanging="360"/>
      </w:pPr>
      <w:rPr>
        <w:rFonts w:ascii="Wingdings" w:hAnsi="Wingdings" w:hint="default"/>
      </w:rPr>
    </w:lvl>
    <w:lvl w:ilvl="2" w:tplc="571421AA" w:tentative="1">
      <w:start w:val="1"/>
      <w:numFmt w:val="bullet"/>
      <w:lvlText w:val=""/>
      <w:lvlJc w:val="left"/>
      <w:pPr>
        <w:tabs>
          <w:tab w:val="num" w:pos="2160"/>
        </w:tabs>
        <w:ind w:left="2160" w:hanging="360"/>
      </w:pPr>
      <w:rPr>
        <w:rFonts w:ascii="Wingdings" w:hAnsi="Wingdings" w:hint="default"/>
      </w:rPr>
    </w:lvl>
    <w:lvl w:ilvl="3" w:tplc="E3B2E39E" w:tentative="1">
      <w:start w:val="1"/>
      <w:numFmt w:val="bullet"/>
      <w:lvlText w:val=""/>
      <w:lvlJc w:val="left"/>
      <w:pPr>
        <w:tabs>
          <w:tab w:val="num" w:pos="2880"/>
        </w:tabs>
        <w:ind w:left="2880" w:hanging="360"/>
      </w:pPr>
      <w:rPr>
        <w:rFonts w:ascii="Wingdings" w:hAnsi="Wingdings" w:hint="default"/>
      </w:rPr>
    </w:lvl>
    <w:lvl w:ilvl="4" w:tplc="A7423DCE" w:tentative="1">
      <w:start w:val="1"/>
      <w:numFmt w:val="bullet"/>
      <w:lvlText w:val=""/>
      <w:lvlJc w:val="left"/>
      <w:pPr>
        <w:tabs>
          <w:tab w:val="num" w:pos="3600"/>
        </w:tabs>
        <w:ind w:left="3600" w:hanging="360"/>
      </w:pPr>
      <w:rPr>
        <w:rFonts w:ascii="Wingdings" w:hAnsi="Wingdings" w:hint="default"/>
      </w:rPr>
    </w:lvl>
    <w:lvl w:ilvl="5" w:tplc="8A24EAAA" w:tentative="1">
      <w:start w:val="1"/>
      <w:numFmt w:val="bullet"/>
      <w:lvlText w:val=""/>
      <w:lvlJc w:val="left"/>
      <w:pPr>
        <w:tabs>
          <w:tab w:val="num" w:pos="4320"/>
        </w:tabs>
        <w:ind w:left="4320" w:hanging="360"/>
      </w:pPr>
      <w:rPr>
        <w:rFonts w:ascii="Wingdings" w:hAnsi="Wingdings" w:hint="default"/>
      </w:rPr>
    </w:lvl>
    <w:lvl w:ilvl="6" w:tplc="19E84B08" w:tentative="1">
      <w:start w:val="1"/>
      <w:numFmt w:val="bullet"/>
      <w:lvlText w:val=""/>
      <w:lvlJc w:val="left"/>
      <w:pPr>
        <w:tabs>
          <w:tab w:val="num" w:pos="5040"/>
        </w:tabs>
        <w:ind w:left="5040" w:hanging="360"/>
      </w:pPr>
      <w:rPr>
        <w:rFonts w:ascii="Wingdings" w:hAnsi="Wingdings" w:hint="default"/>
      </w:rPr>
    </w:lvl>
    <w:lvl w:ilvl="7" w:tplc="C21E7FA4" w:tentative="1">
      <w:start w:val="1"/>
      <w:numFmt w:val="bullet"/>
      <w:lvlText w:val=""/>
      <w:lvlJc w:val="left"/>
      <w:pPr>
        <w:tabs>
          <w:tab w:val="num" w:pos="5760"/>
        </w:tabs>
        <w:ind w:left="5760" w:hanging="360"/>
      </w:pPr>
      <w:rPr>
        <w:rFonts w:ascii="Wingdings" w:hAnsi="Wingdings" w:hint="default"/>
      </w:rPr>
    </w:lvl>
    <w:lvl w:ilvl="8" w:tplc="44B4160C" w:tentative="1">
      <w:start w:val="1"/>
      <w:numFmt w:val="bullet"/>
      <w:lvlText w:val=""/>
      <w:lvlJc w:val="left"/>
      <w:pPr>
        <w:tabs>
          <w:tab w:val="num" w:pos="6480"/>
        </w:tabs>
        <w:ind w:left="6480" w:hanging="360"/>
      </w:pPr>
      <w:rPr>
        <w:rFonts w:ascii="Wingdings" w:hAnsi="Wingdings" w:hint="default"/>
      </w:rPr>
    </w:lvl>
  </w:abstractNum>
  <w:abstractNum w:abstractNumId="236" w15:restartNumberingAfterBreak="0">
    <w:nsid w:val="345E412B"/>
    <w:multiLevelType w:val="hybridMultilevel"/>
    <w:tmpl w:val="87BC9DCE"/>
    <w:lvl w:ilvl="0" w:tplc="4DD44240">
      <w:start w:val="1"/>
      <w:numFmt w:val="bullet"/>
      <w:lvlText w:val="•"/>
      <w:lvlJc w:val="left"/>
      <w:pPr>
        <w:tabs>
          <w:tab w:val="num" w:pos="720"/>
        </w:tabs>
        <w:ind w:left="720" w:hanging="360"/>
      </w:pPr>
      <w:rPr>
        <w:rFonts w:ascii="Times New Roman" w:hAnsi="Times New Roman" w:hint="default"/>
      </w:rPr>
    </w:lvl>
    <w:lvl w:ilvl="1" w:tplc="0AC6CA60" w:tentative="1">
      <w:start w:val="1"/>
      <w:numFmt w:val="bullet"/>
      <w:lvlText w:val="•"/>
      <w:lvlJc w:val="left"/>
      <w:pPr>
        <w:tabs>
          <w:tab w:val="num" w:pos="1440"/>
        </w:tabs>
        <w:ind w:left="1440" w:hanging="360"/>
      </w:pPr>
      <w:rPr>
        <w:rFonts w:ascii="Times New Roman" w:hAnsi="Times New Roman" w:hint="default"/>
      </w:rPr>
    </w:lvl>
    <w:lvl w:ilvl="2" w:tplc="3990ACE8" w:tentative="1">
      <w:start w:val="1"/>
      <w:numFmt w:val="bullet"/>
      <w:lvlText w:val="•"/>
      <w:lvlJc w:val="left"/>
      <w:pPr>
        <w:tabs>
          <w:tab w:val="num" w:pos="2160"/>
        </w:tabs>
        <w:ind w:left="2160" w:hanging="360"/>
      </w:pPr>
      <w:rPr>
        <w:rFonts w:ascii="Times New Roman" w:hAnsi="Times New Roman" w:hint="default"/>
      </w:rPr>
    </w:lvl>
    <w:lvl w:ilvl="3" w:tplc="EAAC73A8" w:tentative="1">
      <w:start w:val="1"/>
      <w:numFmt w:val="bullet"/>
      <w:lvlText w:val="•"/>
      <w:lvlJc w:val="left"/>
      <w:pPr>
        <w:tabs>
          <w:tab w:val="num" w:pos="2880"/>
        </w:tabs>
        <w:ind w:left="2880" w:hanging="360"/>
      </w:pPr>
      <w:rPr>
        <w:rFonts w:ascii="Times New Roman" w:hAnsi="Times New Roman" w:hint="default"/>
      </w:rPr>
    </w:lvl>
    <w:lvl w:ilvl="4" w:tplc="836C6130" w:tentative="1">
      <w:start w:val="1"/>
      <w:numFmt w:val="bullet"/>
      <w:lvlText w:val="•"/>
      <w:lvlJc w:val="left"/>
      <w:pPr>
        <w:tabs>
          <w:tab w:val="num" w:pos="3600"/>
        </w:tabs>
        <w:ind w:left="3600" w:hanging="360"/>
      </w:pPr>
      <w:rPr>
        <w:rFonts w:ascii="Times New Roman" w:hAnsi="Times New Roman" w:hint="default"/>
      </w:rPr>
    </w:lvl>
    <w:lvl w:ilvl="5" w:tplc="001C92CC" w:tentative="1">
      <w:start w:val="1"/>
      <w:numFmt w:val="bullet"/>
      <w:lvlText w:val="•"/>
      <w:lvlJc w:val="left"/>
      <w:pPr>
        <w:tabs>
          <w:tab w:val="num" w:pos="4320"/>
        </w:tabs>
        <w:ind w:left="4320" w:hanging="360"/>
      </w:pPr>
      <w:rPr>
        <w:rFonts w:ascii="Times New Roman" w:hAnsi="Times New Roman" w:hint="default"/>
      </w:rPr>
    </w:lvl>
    <w:lvl w:ilvl="6" w:tplc="33441140" w:tentative="1">
      <w:start w:val="1"/>
      <w:numFmt w:val="bullet"/>
      <w:lvlText w:val="•"/>
      <w:lvlJc w:val="left"/>
      <w:pPr>
        <w:tabs>
          <w:tab w:val="num" w:pos="5040"/>
        </w:tabs>
        <w:ind w:left="5040" w:hanging="360"/>
      </w:pPr>
      <w:rPr>
        <w:rFonts w:ascii="Times New Roman" w:hAnsi="Times New Roman" w:hint="default"/>
      </w:rPr>
    </w:lvl>
    <w:lvl w:ilvl="7" w:tplc="26C481D4" w:tentative="1">
      <w:start w:val="1"/>
      <w:numFmt w:val="bullet"/>
      <w:lvlText w:val="•"/>
      <w:lvlJc w:val="left"/>
      <w:pPr>
        <w:tabs>
          <w:tab w:val="num" w:pos="5760"/>
        </w:tabs>
        <w:ind w:left="5760" w:hanging="360"/>
      </w:pPr>
      <w:rPr>
        <w:rFonts w:ascii="Times New Roman" w:hAnsi="Times New Roman" w:hint="default"/>
      </w:rPr>
    </w:lvl>
    <w:lvl w:ilvl="8" w:tplc="42F66370" w:tentative="1">
      <w:start w:val="1"/>
      <w:numFmt w:val="bullet"/>
      <w:lvlText w:val="•"/>
      <w:lvlJc w:val="left"/>
      <w:pPr>
        <w:tabs>
          <w:tab w:val="num" w:pos="6480"/>
        </w:tabs>
        <w:ind w:left="6480" w:hanging="360"/>
      </w:pPr>
      <w:rPr>
        <w:rFonts w:ascii="Times New Roman" w:hAnsi="Times New Roman" w:hint="default"/>
      </w:rPr>
    </w:lvl>
  </w:abstractNum>
  <w:abstractNum w:abstractNumId="237" w15:restartNumberingAfterBreak="0">
    <w:nsid w:val="348A4AD2"/>
    <w:multiLevelType w:val="hybridMultilevel"/>
    <w:tmpl w:val="1EE22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15:restartNumberingAfterBreak="0">
    <w:nsid w:val="34E44303"/>
    <w:multiLevelType w:val="hybridMultilevel"/>
    <w:tmpl w:val="27A89E1E"/>
    <w:lvl w:ilvl="0" w:tplc="908A8742">
      <w:start w:val="1"/>
      <w:numFmt w:val="bullet"/>
      <w:lvlText w:val="•"/>
      <w:lvlJc w:val="left"/>
      <w:pPr>
        <w:tabs>
          <w:tab w:val="num" w:pos="720"/>
        </w:tabs>
        <w:ind w:left="720" w:hanging="360"/>
      </w:pPr>
      <w:rPr>
        <w:rFonts w:ascii="Arial" w:hAnsi="Arial" w:hint="default"/>
      </w:rPr>
    </w:lvl>
    <w:lvl w:ilvl="1" w:tplc="868C536A" w:tentative="1">
      <w:start w:val="1"/>
      <w:numFmt w:val="bullet"/>
      <w:lvlText w:val="•"/>
      <w:lvlJc w:val="left"/>
      <w:pPr>
        <w:tabs>
          <w:tab w:val="num" w:pos="1440"/>
        </w:tabs>
        <w:ind w:left="1440" w:hanging="360"/>
      </w:pPr>
      <w:rPr>
        <w:rFonts w:ascii="Arial" w:hAnsi="Arial" w:hint="default"/>
      </w:rPr>
    </w:lvl>
    <w:lvl w:ilvl="2" w:tplc="5A807BFE" w:tentative="1">
      <w:start w:val="1"/>
      <w:numFmt w:val="bullet"/>
      <w:lvlText w:val="•"/>
      <w:lvlJc w:val="left"/>
      <w:pPr>
        <w:tabs>
          <w:tab w:val="num" w:pos="2160"/>
        </w:tabs>
        <w:ind w:left="2160" w:hanging="360"/>
      </w:pPr>
      <w:rPr>
        <w:rFonts w:ascii="Arial" w:hAnsi="Arial" w:hint="default"/>
      </w:rPr>
    </w:lvl>
    <w:lvl w:ilvl="3" w:tplc="485083D0" w:tentative="1">
      <w:start w:val="1"/>
      <w:numFmt w:val="bullet"/>
      <w:lvlText w:val="•"/>
      <w:lvlJc w:val="left"/>
      <w:pPr>
        <w:tabs>
          <w:tab w:val="num" w:pos="2880"/>
        </w:tabs>
        <w:ind w:left="2880" w:hanging="360"/>
      </w:pPr>
      <w:rPr>
        <w:rFonts w:ascii="Arial" w:hAnsi="Arial" w:hint="default"/>
      </w:rPr>
    </w:lvl>
    <w:lvl w:ilvl="4" w:tplc="3E40AEEE" w:tentative="1">
      <w:start w:val="1"/>
      <w:numFmt w:val="bullet"/>
      <w:lvlText w:val="•"/>
      <w:lvlJc w:val="left"/>
      <w:pPr>
        <w:tabs>
          <w:tab w:val="num" w:pos="3600"/>
        </w:tabs>
        <w:ind w:left="3600" w:hanging="360"/>
      </w:pPr>
      <w:rPr>
        <w:rFonts w:ascii="Arial" w:hAnsi="Arial" w:hint="default"/>
      </w:rPr>
    </w:lvl>
    <w:lvl w:ilvl="5" w:tplc="757EC7B0" w:tentative="1">
      <w:start w:val="1"/>
      <w:numFmt w:val="bullet"/>
      <w:lvlText w:val="•"/>
      <w:lvlJc w:val="left"/>
      <w:pPr>
        <w:tabs>
          <w:tab w:val="num" w:pos="4320"/>
        </w:tabs>
        <w:ind w:left="4320" w:hanging="360"/>
      </w:pPr>
      <w:rPr>
        <w:rFonts w:ascii="Arial" w:hAnsi="Arial" w:hint="default"/>
      </w:rPr>
    </w:lvl>
    <w:lvl w:ilvl="6" w:tplc="23724BC8" w:tentative="1">
      <w:start w:val="1"/>
      <w:numFmt w:val="bullet"/>
      <w:lvlText w:val="•"/>
      <w:lvlJc w:val="left"/>
      <w:pPr>
        <w:tabs>
          <w:tab w:val="num" w:pos="5040"/>
        </w:tabs>
        <w:ind w:left="5040" w:hanging="360"/>
      </w:pPr>
      <w:rPr>
        <w:rFonts w:ascii="Arial" w:hAnsi="Arial" w:hint="default"/>
      </w:rPr>
    </w:lvl>
    <w:lvl w:ilvl="7" w:tplc="9E0CACEC" w:tentative="1">
      <w:start w:val="1"/>
      <w:numFmt w:val="bullet"/>
      <w:lvlText w:val="•"/>
      <w:lvlJc w:val="left"/>
      <w:pPr>
        <w:tabs>
          <w:tab w:val="num" w:pos="5760"/>
        </w:tabs>
        <w:ind w:left="5760" w:hanging="360"/>
      </w:pPr>
      <w:rPr>
        <w:rFonts w:ascii="Arial" w:hAnsi="Arial" w:hint="default"/>
      </w:rPr>
    </w:lvl>
    <w:lvl w:ilvl="8" w:tplc="61F80628" w:tentative="1">
      <w:start w:val="1"/>
      <w:numFmt w:val="bullet"/>
      <w:lvlText w:val="•"/>
      <w:lvlJc w:val="left"/>
      <w:pPr>
        <w:tabs>
          <w:tab w:val="num" w:pos="6480"/>
        </w:tabs>
        <w:ind w:left="6480" w:hanging="360"/>
      </w:pPr>
      <w:rPr>
        <w:rFonts w:ascii="Arial" w:hAnsi="Arial" w:hint="default"/>
      </w:rPr>
    </w:lvl>
  </w:abstractNum>
  <w:abstractNum w:abstractNumId="239" w15:restartNumberingAfterBreak="0">
    <w:nsid w:val="34F55B90"/>
    <w:multiLevelType w:val="hybridMultilevel"/>
    <w:tmpl w:val="7CF2F2F4"/>
    <w:lvl w:ilvl="0" w:tplc="B5AACAE2">
      <w:start w:val="1"/>
      <w:numFmt w:val="bullet"/>
      <w:lvlText w:val="•"/>
      <w:lvlJc w:val="left"/>
      <w:pPr>
        <w:tabs>
          <w:tab w:val="num" w:pos="720"/>
        </w:tabs>
        <w:ind w:left="720" w:hanging="360"/>
      </w:pPr>
      <w:rPr>
        <w:rFonts w:ascii="Arial" w:hAnsi="Arial" w:hint="default"/>
      </w:rPr>
    </w:lvl>
    <w:lvl w:ilvl="1" w:tplc="BA48E3C0">
      <w:start w:val="1"/>
      <w:numFmt w:val="bullet"/>
      <w:lvlText w:val="•"/>
      <w:lvlJc w:val="left"/>
      <w:pPr>
        <w:tabs>
          <w:tab w:val="num" w:pos="1440"/>
        </w:tabs>
        <w:ind w:left="1440" w:hanging="360"/>
      </w:pPr>
      <w:rPr>
        <w:rFonts w:ascii="Arial" w:hAnsi="Arial" w:hint="default"/>
      </w:rPr>
    </w:lvl>
    <w:lvl w:ilvl="2" w:tplc="CF66029E" w:tentative="1">
      <w:start w:val="1"/>
      <w:numFmt w:val="bullet"/>
      <w:lvlText w:val="•"/>
      <w:lvlJc w:val="left"/>
      <w:pPr>
        <w:tabs>
          <w:tab w:val="num" w:pos="2160"/>
        </w:tabs>
        <w:ind w:left="2160" w:hanging="360"/>
      </w:pPr>
      <w:rPr>
        <w:rFonts w:ascii="Arial" w:hAnsi="Arial" w:hint="default"/>
      </w:rPr>
    </w:lvl>
    <w:lvl w:ilvl="3" w:tplc="A9F8296E" w:tentative="1">
      <w:start w:val="1"/>
      <w:numFmt w:val="bullet"/>
      <w:lvlText w:val="•"/>
      <w:lvlJc w:val="left"/>
      <w:pPr>
        <w:tabs>
          <w:tab w:val="num" w:pos="2880"/>
        </w:tabs>
        <w:ind w:left="2880" w:hanging="360"/>
      </w:pPr>
      <w:rPr>
        <w:rFonts w:ascii="Arial" w:hAnsi="Arial" w:hint="default"/>
      </w:rPr>
    </w:lvl>
    <w:lvl w:ilvl="4" w:tplc="ADA6593E" w:tentative="1">
      <w:start w:val="1"/>
      <w:numFmt w:val="bullet"/>
      <w:lvlText w:val="•"/>
      <w:lvlJc w:val="left"/>
      <w:pPr>
        <w:tabs>
          <w:tab w:val="num" w:pos="3600"/>
        </w:tabs>
        <w:ind w:left="3600" w:hanging="360"/>
      </w:pPr>
      <w:rPr>
        <w:rFonts w:ascii="Arial" w:hAnsi="Arial" w:hint="default"/>
      </w:rPr>
    </w:lvl>
    <w:lvl w:ilvl="5" w:tplc="05EC7F22" w:tentative="1">
      <w:start w:val="1"/>
      <w:numFmt w:val="bullet"/>
      <w:lvlText w:val="•"/>
      <w:lvlJc w:val="left"/>
      <w:pPr>
        <w:tabs>
          <w:tab w:val="num" w:pos="4320"/>
        </w:tabs>
        <w:ind w:left="4320" w:hanging="360"/>
      </w:pPr>
      <w:rPr>
        <w:rFonts w:ascii="Arial" w:hAnsi="Arial" w:hint="default"/>
      </w:rPr>
    </w:lvl>
    <w:lvl w:ilvl="6" w:tplc="B7E4250C" w:tentative="1">
      <w:start w:val="1"/>
      <w:numFmt w:val="bullet"/>
      <w:lvlText w:val="•"/>
      <w:lvlJc w:val="left"/>
      <w:pPr>
        <w:tabs>
          <w:tab w:val="num" w:pos="5040"/>
        </w:tabs>
        <w:ind w:left="5040" w:hanging="360"/>
      </w:pPr>
      <w:rPr>
        <w:rFonts w:ascii="Arial" w:hAnsi="Arial" w:hint="default"/>
      </w:rPr>
    </w:lvl>
    <w:lvl w:ilvl="7" w:tplc="856CE5CA" w:tentative="1">
      <w:start w:val="1"/>
      <w:numFmt w:val="bullet"/>
      <w:lvlText w:val="•"/>
      <w:lvlJc w:val="left"/>
      <w:pPr>
        <w:tabs>
          <w:tab w:val="num" w:pos="5760"/>
        </w:tabs>
        <w:ind w:left="5760" w:hanging="360"/>
      </w:pPr>
      <w:rPr>
        <w:rFonts w:ascii="Arial" w:hAnsi="Arial" w:hint="default"/>
      </w:rPr>
    </w:lvl>
    <w:lvl w:ilvl="8" w:tplc="016AAFA8" w:tentative="1">
      <w:start w:val="1"/>
      <w:numFmt w:val="bullet"/>
      <w:lvlText w:val="•"/>
      <w:lvlJc w:val="left"/>
      <w:pPr>
        <w:tabs>
          <w:tab w:val="num" w:pos="6480"/>
        </w:tabs>
        <w:ind w:left="6480" w:hanging="360"/>
      </w:pPr>
      <w:rPr>
        <w:rFonts w:ascii="Arial" w:hAnsi="Arial" w:hint="default"/>
      </w:rPr>
    </w:lvl>
  </w:abstractNum>
  <w:abstractNum w:abstractNumId="240" w15:restartNumberingAfterBreak="0">
    <w:nsid w:val="353A2082"/>
    <w:multiLevelType w:val="hybridMultilevel"/>
    <w:tmpl w:val="9E3A8724"/>
    <w:lvl w:ilvl="0" w:tplc="ED904310">
      <w:start w:val="1"/>
      <w:numFmt w:val="bullet"/>
      <w:lvlText w:val="•"/>
      <w:lvlJc w:val="left"/>
      <w:pPr>
        <w:tabs>
          <w:tab w:val="num" w:pos="720"/>
        </w:tabs>
        <w:ind w:left="720" w:hanging="360"/>
      </w:pPr>
      <w:rPr>
        <w:rFonts w:ascii="Arial" w:hAnsi="Arial" w:hint="default"/>
      </w:rPr>
    </w:lvl>
    <w:lvl w:ilvl="1" w:tplc="0950A7FA" w:tentative="1">
      <w:start w:val="1"/>
      <w:numFmt w:val="bullet"/>
      <w:lvlText w:val="•"/>
      <w:lvlJc w:val="left"/>
      <w:pPr>
        <w:tabs>
          <w:tab w:val="num" w:pos="1440"/>
        </w:tabs>
        <w:ind w:left="1440" w:hanging="360"/>
      </w:pPr>
      <w:rPr>
        <w:rFonts w:ascii="Arial" w:hAnsi="Arial" w:hint="default"/>
      </w:rPr>
    </w:lvl>
    <w:lvl w:ilvl="2" w:tplc="ACF83ACE" w:tentative="1">
      <w:start w:val="1"/>
      <w:numFmt w:val="bullet"/>
      <w:lvlText w:val="•"/>
      <w:lvlJc w:val="left"/>
      <w:pPr>
        <w:tabs>
          <w:tab w:val="num" w:pos="2160"/>
        </w:tabs>
        <w:ind w:left="2160" w:hanging="360"/>
      </w:pPr>
      <w:rPr>
        <w:rFonts w:ascii="Arial" w:hAnsi="Arial" w:hint="default"/>
      </w:rPr>
    </w:lvl>
    <w:lvl w:ilvl="3" w:tplc="7772EFE0" w:tentative="1">
      <w:start w:val="1"/>
      <w:numFmt w:val="bullet"/>
      <w:lvlText w:val="•"/>
      <w:lvlJc w:val="left"/>
      <w:pPr>
        <w:tabs>
          <w:tab w:val="num" w:pos="2880"/>
        </w:tabs>
        <w:ind w:left="2880" w:hanging="360"/>
      </w:pPr>
      <w:rPr>
        <w:rFonts w:ascii="Arial" w:hAnsi="Arial" w:hint="default"/>
      </w:rPr>
    </w:lvl>
    <w:lvl w:ilvl="4" w:tplc="02E2FD7A" w:tentative="1">
      <w:start w:val="1"/>
      <w:numFmt w:val="bullet"/>
      <w:lvlText w:val="•"/>
      <w:lvlJc w:val="left"/>
      <w:pPr>
        <w:tabs>
          <w:tab w:val="num" w:pos="3600"/>
        </w:tabs>
        <w:ind w:left="3600" w:hanging="360"/>
      </w:pPr>
      <w:rPr>
        <w:rFonts w:ascii="Arial" w:hAnsi="Arial" w:hint="default"/>
      </w:rPr>
    </w:lvl>
    <w:lvl w:ilvl="5" w:tplc="E206B192" w:tentative="1">
      <w:start w:val="1"/>
      <w:numFmt w:val="bullet"/>
      <w:lvlText w:val="•"/>
      <w:lvlJc w:val="left"/>
      <w:pPr>
        <w:tabs>
          <w:tab w:val="num" w:pos="4320"/>
        </w:tabs>
        <w:ind w:left="4320" w:hanging="360"/>
      </w:pPr>
      <w:rPr>
        <w:rFonts w:ascii="Arial" w:hAnsi="Arial" w:hint="default"/>
      </w:rPr>
    </w:lvl>
    <w:lvl w:ilvl="6" w:tplc="C158C314" w:tentative="1">
      <w:start w:val="1"/>
      <w:numFmt w:val="bullet"/>
      <w:lvlText w:val="•"/>
      <w:lvlJc w:val="left"/>
      <w:pPr>
        <w:tabs>
          <w:tab w:val="num" w:pos="5040"/>
        </w:tabs>
        <w:ind w:left="5040" w:hanging="360"/>
      </w:pPr>
      <w:rPr>
        <w:rFonts w:ascii="Arial" w:hAnsi="Arial" w:hint="default"/>
      </w:rPr>
    </w:lvl>
    <w:lvl w:ilvl="7" w:tplc="49A6C408" w:tentative="1">
      <w:start w:val="1"/>
      <w:numFmt w:val="bullet"/>
      <w:lvlText w:val="•"/>
      <w:lvlJc w:val="left"/>
      <w:pPr>
        <w:tabs>
          <w:tab w:val="num" w:pos="5760"/>
        </w:tabs>
        <w:ind w:left="5760" w:hanging="360"/>
      </w:pPr>
      <w:rPr>
        <w:rFonts w:ascii="Arial" w:hAnsi="Arial" w:hint="default"/>
      </w:rPr>
    </w:lvl>
    <w:lvl w:ilvl="8" w:tplc="0F70BD94" w:tentative="1">
      <w:start w:val="1"/>
      <w:numFmt w:val="bullet"/>
      <w:lvlText w:val="•"/>
      <w:lvlJc w:val="left"/>
      <w:pPr>
        <w:tabs>
          <w:tab w:val="num" w:pos="6480"/>
        </w:tabs>
        <w:ind w:left="6480" w:hanging="360"/>
      </w:pPr>
      <w:rPr>
        <w:rFonts w:ascii="Arial" w:hAnsi="Arial" w:hint="default"/>
      </w:rPr>
    </w:lvl>
  </w:abstractNum>
  <w:abstractNum w:abstractNumId="241" w15:restartNumberingAfterBreak="0">
    <w:nsid w:val="35C7533A"/>
    <w:multiLevelType w:val="hybridMultilevel"/>
    <w:tmpl w:val="26F042FE"/>
    <w:lvl w:ilvl="0" w:tplc="7C68474C">
      <w:start w:val="1"/>
      <w:numFmt w:val="bullet"/>
      <w:lvlText w:val=""/>
      <w:lvlJc w:val="left"/>
      <w:pPr>
        <w:tabs>
          <w:tab w:val="num" w:pos="720"/>
        </w:tabs>
        <w:ind w:left="720" w:hanging="360"/>
      </w:pPr>
      <w:rPr>
        <w:rFonts w:ascii="Wingdings" w:hAnsi="Wingdings" w:hint="default"/>
      </w:rPr>
    </w:lvl>
    <w:lvl w:ilvl="1" w:tplc="B5E82DD8" w:tentative="1">
      <w:start w:val="1"/>
      <w:numFmt w:val="bullet"/>
      <w:lvlText w:val=""/>
      <w:lvlJc w:val="left"/>
      <w:pPr>
        <w:tabs>
          <w:tab w:val="num" w:pos="1440"/>
        </w:tabs>
        <w:ind w:left="1440" w:hanging="360"/>
      </w:pPr>
      <w:rPr>
        <w:rFonts w:ascii="Wingdings" w:hAnsi="Wingdings" w:hint="default"/>
      </w:rPr>
    </w:lvl>
    <w:lvl w:ilvl="2" w:tplc="3BB6452C" w:tentative="1">
      <w:start w:val="1"/>
      <w:numFmt w:val="bullet"/>
      <w:lvlText w:val=""/>
      <w:lvlJc w:val="left"/>
      <w:pPr>
        <w:tabs>
          <w:tab w:val="num" w:pos="2160"/>
        </w:tabs>
        <w:ind w:left="2160" w:hanging="360"/>
      </w:pPr>
      <w:rPr>
        <w:rFonts w:ascii="Wingdings" w:hAnsi="Wingdings" w:hint="default"/>
      </w:rPr>
    </w:lvl>
    <w:lvl w:ilvl="3" w:tplc="39EC9C04" w:tentative="1">
      <w:start w:val="1"/>
      <w:numFmt w:val="bullet"/>
      <w:lvlText w:val=""/>
      <w:lvlJc w:val="left"/>
      <w:pPr>
        <w:tabs>
          <w:tab w:val="num" w:pos="2880"/>
        </w:tabs>
        <w:ind w:left="2880" w:hanging="360"/>
      </w:pPr>
      <w:rPr>
        <w:rFonts w:ascii="Wingdings" w:hAnsi="Wingdings" w:hint="default"/>
      </w:rPr>
    </w:lvl>
    <w:lvl w:ilvl="4" w:tplc="E2AA1648" w:tentative="1">
      <w:start w:val="1"/>
      <w:numFmt w:val="bullet"/>
      <w:lvlText w:val=""/>
      <w:lvlJc w:val="left"/>
      <w:pPr>
        <w:tabs>
          <w:tab w:val="num" w:pos="3600"/>
        </w:tabs>
        <w:ind w:left="3600" w:hanging="360"/>
      </w:pPr>
      <w:rPr>
        <w:rFonts w:ascii="Wingdings" w:hAnsi="Wingdings" w:hint="default"/>
      </w:rPr>
    </w:lvl>
    <w:lvl w:ilvl="5" w:tplc="3488BB46" w:tentative="1">
      <w:start w:val="1"/>
      <w:numFmt w:val="bullet"/>
      <w:lvlText w:val=""/>
      <w:lvlJc w:val="left"/>
      <w:pPr>
        <w:tabs>
          <w:tab w:val="num" w:pos="4320"/>
        </w:tabs>
        <w:ind w:left="4320" w:hanging="360"/>
      </w:pPr>
      <w:rPr>
        <w:rFonts w:ascii="Wingdings" w:hAnsi="Wingdings" w:hint="default"/>
      </w:rPr>
    </w:lvl>
    <w:lvl w:ilvl="6" w:tplc="24181C52" w:tentative="1">
      <w:start w:val="1"/>
      <w:numFmt w:val="bullet"/>
      <w:lvlText w:val=""/>
      <w:lvlJc w:val="left"/>
      <w:pPr>
        <w:tabs>
          <w:tab w:val="num" w:pos="5040"/>
        </w:tabs>
        <w:ind w:left="5040" w:hanging="360"/>
      </w:pPr>
      <w:rPr>
        <w:rFonts w:ascii="Wingdings" w:hAnsi="Wingdings" w:hint="default"/>
      </w:rPr>
    </w:lvl>
    <w:lvl w:ilvl="7" w:tplc="B8647460" w:tentative="1">
      <w:start w:val="1"/>
      <w:numFmt w:val="bullet"/>
      <w:lvlText w:val=""/>
      <w:lvlJc w:val="left"/>
      <w:pPr>
        <w:tabs>
          <w:tab w:val="num" w:pos="5760"/>
        </w:tabs>
        <w:ind w:left="5760" w:hanging="360"/>
      </w:pPr>
      <w:rPr>
        <w:rFonts w:ascii="Wingdings" w:hAnsi="Wingdings" w:hint="default"/>
      </w:rPr>
    </w:lvl>
    <w:lvl w:ilvl="8" w:tplc="14346F6C" w:tentative="1">
      <w:start w:val="1"/>
      <w:numFmt w:val="bullet"/>
      <w:lvlText w:val=""/>
      <w:lvlJc w:val="left"/>
      <w:pPr>
        <w:tabs>
          <w:tab w:val="num" w:pos="6480"/>
        </w:tabs>
        <w:ind w:left="6480" w:hanging="360"/>
      </w:pPr>
      <w:rPr>
        <w:rFonts w:ascii="Wingdings" w:hAnsi="Wingdings" w:hint="default"/>
      </w:rPr>
    </w:lvl>
  </w:abstractNum>
  <w:abstractNum w:abstractNumId="242" w15:restartNumberingAfterBreak="0">
    <w:nsid w:val="363A1B23"/>
    <w:multiLevelType w:val="hybridMultilevel"/>
    <w:tmpl w:val="9BEAD196"/>
    <w:lvl w:ilvl="0" w:tplc="DCC2AC9A">
      <w:start w:val="1"/>
      <w:numFmt w:val="bullet"/>
      <w:lvlText w:val=""/>
      <w:lvlJc w:val="left"/>
      <w:pPr>
        <w:tabs>
          <w:tab w:val="num" w:pos="720"/>
        </w:tabs>
        <w:ind w:left="720" w:hanging="360"/>
      </w:pPr>
      <w:rPr>
        <w:rFonts w:ascii="Wingdings" w:hAnsi="Wingdings" w:hint="default"/>
      </w:rPr>
    </w:lvl>
    <w:lvl w:ilvl="1" w:tplc="FEDC0D04" w:tentative="1">
      <w:start w:val="1"/>
      <w:numFmt w:val="bullet"/>
      <w:lvlText w:val=""/>
      <w:lvlJc w:val="left"/>
      <w:pPr>
        <w:tabs>
          <w:tab w:val="num" w:pos="1440"/>
        </w:tabs>
        <w:ind w:left="1440" w:hanging="360"/>
      </w:pPr>
      <w:rPr>
        <w:rFonts w:ascii="Wingdings" w:hAnsi="Wingdings" w:hint="default"/>
      </w:rPr>
    </w:lvl>
    <w:lvl w:ilvl="2" w:tplc="C0CE12D4" w:tentative="1">
      <w:start w:val="1"/>
      <w:numFmt w:val="bullet"/>
      <w:lvlText w:val=""/>
      <w:lvlJc w:val="left"/>
      <w:pPr>
        <w:tabs>
          <w:tab w:val="num" w:pos="2160"/>
        </w:tabs>
        <w:ind w:left="2160" w:hanging="360"/>
      </w:pPr>
      <w:rPr>
        <w:rFonts w:ascii="Wingdings" w:hAnsi="Wingdings" w:hint="default"/>
      </w:rPr>
    </w:lvl>
    <w:lvl w:ilvl="3" w:tplc="AFA27EEC" w:tentative="1">
      <w:start w:val="1"/>
      <w:numFmt w:val="bullet"/>
      <w:lvlText w:val=""/>
      <w:lvlJc w:val="left"/>
      <w:pPr>
        <w:tabs>
          <w:tab w:val="num" w:pos="2880"/>
        </w:tabs>
        <w:ind w:left="2880" w:hanging="360"/>
      </w:pPr>
      <w:rPr>
        <w:rFonts w:ascii="Wingdings" w:hAnsi="Wingdings" w:hint="default"/>
      </w:rPr>
    </w:lvl>
    <w:lvl w:ilvl="4" w:tplc="80326154" w:tentative="1">
      <w:start w:val="1"/>
      <w:numFmt w:val="bullet"/>
      <w:lvlText w:val=""/>
      <w:lvlJc w:val="left"/>
      <w:pPr>
        <w:tabs>
          <w:tab w:val="num" w:pos="3600"/>
        </w:tabs>
        <w:ind w:left="3600" w:hanging="360"/>
      </w:pPr>
      <w:rPr>
        <w:rFonts w:ascii="Wingdings" w:hAnsi="Wingdings" w:hint="default"/>
      </w:rPr>
    </w:lvl>
    <w:lvl w:ilvl="5" w:tplc="536CDBDA" w:tentative="1">
      <w:start w:val="1"/>
      <w:numFmt w:val="bullet"/>
      <w:lvlText w:val=""/>
      <w:lvlJc w:val="left"/>
      <w:pPr>
        <w:tabs>
          <w:tab w:val="num" w:pos="4320"/>
        </w:tabs>
        <w:ind w:left="4320" w:hanging="360"/>
      </w:pPr>
      <w:rPr>
        <w:rFonts w:ascii="Wingdings" w:hAnsi="Wingdings" w:hint="default"/>
      </w:rPr>
    </w:lvl>
    <w:lvl w:ilvl="6" w:tplc="C466F964" w:tentative="1">
      <w:start w:val="1"/>
      <w:numFmt w:val="bullet"/>
      <w:lvlText w:val=""/>
      <w:lvlJc w:val="left"/>
      <w:pPr>
        <w:tabs>
          <w:tab w:val="num" w:pos="5040"/>
        </w:tabs>
        <w:ind w:left="5040" w:hanging="360"/>
      </w:pPr>
      <w:rPr>
        <w:rFonts w:ascii="Wingdings" w:hAnsi="Wingdings" w:hint="default"/>
      </w:rPr>
    </w:lvl>
    <w:lvl w:ilvl="7" w:tplc="02FE41FA" w:tentative="1">
      <w:start w:val="1"/>
      <w:numFmt w:val="bullet"/>
      <w:lvlText w:val=""/>
      <w:lvlJc w:val="left"/>
      <w:pPr>
        <w:tabs>
          <w:tab w:val="num" w:pos="5760"/>
        </w:tabs>
        <w:ind w:left="5760" w:hanging="360"/>
      </w:pPr>
      <w:rPr>
        <w:rFonts w:ascii="Wingdings" w:hAnsi="Wingdings" w:hint="default"/>
      </w:rPr>
    </w:lvl>
    <w:lvl w:ilvl="8" w:tplc="9E1E6A7C" w:tentative="1">
      <w:start w:val="1"/>
      <w:numFmt w:val="bullet"/>
      <w:lvlText w:val=""/>
      <w:lvlJc w:val="left"/>
      <w:pPr>
        <w:tabs>
          <w:tab w:val="num" w:pos="6480"/>
        </w:tabs>
        <w:ind w:left="6480" w:hanging="360"/>
      </w:pPr>
      <w:rPr>
        <w:rFonts w:ascii="Wingdings" w:hAnsi="Wingdings" w:hint="default"/>
      </w:rPr>
    </w:lvl>
  </w:abstractNum>
  <w:abstractNum w:abstractNumId="243" w15:restartNumberingAfterBreak="0">
    <w:nsid w:val="36952FDA"/>
    <w:multiLevelType w:val="multilevel"/>
    <w:tmpl w:val="D4F678A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4" w15:restartNumberingAfterBreak="0">
    <w:nsid w:val="36E77EFB"/>
    <w:multiLevelType w:val="hybridMultilevel"/>
    <w:tmpl w:val="39BA1B80"/>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245" w15:restartNumberingAfterBreak="0">
    <w:nsid w:val="3706220C"/>
    <w:multiLevelType w:val="hybridMultilevel"/>
    <w:tmpl w:val="776830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15:restartNumberingAfterBreak="0">
    <w:nsid w:val="37B600B9"/>
    <w:multiLevelType w:val="hybridMultilevel"/>
    <w:tmpl w:val="BF629434"/>
    <w:lvl w:ilvl="0" w:tplc="28CEE17A">
      <w:start w:val="1"/>
      <w:numFmt w:val="bullet"/>
      <w:lvlText w:val=""/>
      <w:lvlJc w:val="left"/>
      <w:pPr>
        <w:tabs>
          <w:tab w:val="num" w:pos="720"/>
        </w:tabs>
        <w:ind w:left="720" w:hanging="360"/>
      </w:pPr>
      <w:rPr>
        <w:rFonts w:ascii="Wingdings" w:hAnsi="Wingdings" w:hint="default"/>
      </w:rPr>
    </w:lvl>
    <w:lvl w:ilvl="1" w:tplc="C20A807C" w:tentative="1">
      <w:start w:val="1"/>
      <w:numFmt w:val="bullet"/>
      <w:lvlText w:val=""/>
      <w:lvlJc w:val="left"/>
      <w:pPr>
        <w:tabs>
          <w:tab w:val="num" w:pos="1440"/>
        </w:tabs>
        <w:ind w:left="1440" w:hanging="360"/>
      </w:pPr>
      <w:rPr>
        <w:rFonts w:ascii="Wingdings" w:hAnsi="Wingdings" w:hint="default"/>
      </w:rPr>
    </w:lvl>
    <w:lvl w:ilvl="2" w:tplc="91D2C5AA" w:tentative="1">
      <w:start w:val="1"/>
      <w:numFmt w:val="bullet"/>
      <w:lvlText w:val=""/>
      <w:lvlJc w:val="left"/>
      <w:pPr>
        <w:tabs>
          <w:tab w:val="num" w:pos="2160"/>
        </w:tabs>
        <w:ind w:left="2160" w:hanging="360"/>
      </w:pPr>
      <w:rPr>
        <w:rFonts w:ascii="Wingdings" w:hAnsi="Wingdings" w:hint="default"/>
      </w:rPr>
    </w:lvl>
    <w:lvl w:ilvl="3" w:tplc="C69CC906" w:tentative="1">
      <w:start w:val="1"/>
      <w:numFmt w:val="bullet"/>
      <w:lvlText w:val=""/>
      <w:lvlJc w:val="left"/>
      <w:pPr>
        <w:tabs>
          <w:tab w:val="num" w:pos="2880"/>
        </w:tabs>
        <w:ind w:left="2880" w:hanging="360"/>
      </w:pPr>
      <w:rPr>
        <w:rFonts w:ascii="Wingdings" w:hAnsi="Wingdings" w:hint="default"/>
      </w:rPr>
    </w:lvl>
    <w:lvl w:ilvl="4" w:tplc="A0D4770E" w:tentative="1">
      <w:start w:val="1"/>
      <w:numFmt w:val="bullet"/>
      <w:lvlText w:val=""/>
      <w:lvlJc w:val="left"/>
      <w:pPr>
        <w:tabs>
          <w:tab w:val="num" w:pos="3600"/>
        </w:tabs>
        <w:ind w:left="3600" w:hanging="360"/>
      </w:pPr>
      <w:rPr>
        <w:rFonts w:ascii="Wingdings" w:hAnsi="Wingdings" w:hint="default"/>
      </w:rPr>
    </w:lvl>
    <w:lvl w:ilvl="5" w:tplc="EF74D0A6" w:tentative="1">
      <w:start w:val="1"/>
      <w:numFmt w:val="bullet"/>
      <w:lvlText w:val=""/>
      <w:lvlJc w:val="left"/>
      <w:pPr>
        <w:tabs>
          <w:tab w:val="num" w:pos="4320"/>
        </w:tabs>
        <w:ind w:left="4320" w:hanging="360"/>
      </w:pPr>
      <w:rPr>
        <w:rFonts w:ascii="Wingdings" w:hAnsi="Wingdings" w:hint="default"/>
      </w:rPr>
    </w:lvl>
    <w:lvl w:ilvl="6" w:tplc="FB325924" w:tentative="1">
      <w:start w:val="1"/>
      <w:numFmt w:val="bullet"/>
      <w:lvlText w:val=""/>
      <w:lvlJc w:val="left"/>
      <w:pPr>
        <w:tabs>
          <w:tab w:val="num" w:pos="5040"/>
        </w:tabs>
        <w:ind w:left="5040" w:hanging="360"/>
      </w:pPr>
      <w:rPr>
        <w:rFonts w:ascii="Wingdings" w:hAnsi="Wingdings" w:hint="default"/>
      </w:rPr>
    </w:lvl>
    <w:lvl w:ilvl="7" w:tplc="1550EDDE" w:tentative="1">
      <w:start w:val="1"/>
      <w:numFmt w:val="bullet"/>
      <w:lvlText w:val=""/>
      <w:lvlJc w:val="left"/>
      <w:pPr>
        <w:tabs>
          <w:tab w:val="num" w:pos="5760"/>
        </w:tabs>
        <w:ind w:left="5760" w:hanging="360"/>
      </w:pPr>
      <w:rPr>
        <w:rFonts w:ascii="Wingdings" w:hAnsi="Wingdings" w:hint="default"/>
      </w:rPr>
    </w:lvl>
    <w:lvl w:ilvl="8" w:tplc="23E215B0" w:tentative="1">
      <w:start w:val="1"/>
      <w:numFmt w:val="bullet"/>
      <w:lvlText w:val=""/>
      <w:lvlJc w:val="left"/>
      <w:pPr>
        <w:tabs>
          <w:tab w:val="num" w:pos="6480"/>
        </w:tabs>
        <w:ind w:left="6480" w:hanging="360"/>
      </w:pPr>
      <w:rPr>
        <w:rFonts w:ascii="Wingdings" w:hAnsi="Wingdings" w:hint="default"/>
      </w:rPr>
    </w:lvl>
  </w:abstractNum>
  <w:abstractNum w:abstractNumId="247" w15:restartNumberingAfterBreak="0">
    <w:nsid w:val="37C83CE3"/>
    <w:multiLevelType w:val="hybridMultilevel"/>
    <w:tmpl w:val="30488478"/>
    <w:lvl w:ilvl="0" w:tplc="69CAF180">
      <w:start w:val="1"/>
      <w:numFmt w:val="bullet"/>
      <w:lvlText w:val=""/>
      <w:lvlJc w:val="left"/>
      <w:pPr>
        <w:tabs>
          <w:tab w:val="num" w:pos="720"/>
        </w:tabs>
        <w:ind w:left="720" w:hanging="360"/>
      </w:pPr>
      <w:rPr>
        <w:rFonts w:ascii="Wingdings" w:hAnsi="Wingdings" w:hint="default"/>
      </w:rPr>
    </w:lvl>
    <w:lvl w:ilvl="1" w:tplc="52A8655E" w:tentative="1">
      <w:start w:val="1"/>
      <w:numFmt w:val="bullet"/>
      <w:lvlText w:val=""/>
      <w:lvlJc w:val="left"/>
      <w:pPr>
        <w:tabs>
          <w:tab w:val="num" w:pos="1440"/>
        </w:tabs>
        <w:ind w:left="1440" w:hanging="360"/>
      </w:pPr>
      <w:rPr>
        <w:rFonts w:ascii="Wingdings" w:hAnsi="Wingdings" w:hint="default"/>
      </w:rPr>
    </w:lvl>
    <w:lvl w:ilvl="2" w:tplc="619C2B4C" w:tentative="1">
      <w:start w:val="1"/>
      <w:numFmt w:val="bullet"/>
      <w:lvlText w:val=""/>
      <w:lvlJc w:val="left"/>
      <w:pPr>
        <w:tabs>
          <w:tab w:val="num" w:pos="2160"/>
        </w:tabs>
        <w:ind w:left="2160" w:hanging="360"/>
      </w:pPr>
      <w:rPr>
        <w:rFonts w:ascii="Wingdings" w:hAnsi="Wingdings" w:hint="default"/>
      </w:rPr>
    </w:lvl>
    <w:lvl w:ilvl="3" w:tplc="6948475E" w:tentative="1">
      <w:start w:val="1"/>
      <w:numFmt w:val="bullet"/>
      <w:lvlText w:val=""/>
      <w:lvlJc w:val="left"/>
      <w:pPr>
        <w:tabs>
          <w:tab w:val="num" w:pos="2880"/>
        </w:tabs>
        <w:ind w:left="2880" w:hanging="360"/>
      </w:pPr>
      <w:rPr>
        <w:rFonts w:ascii="Wingdings" w:hAnsi="Wingdings" w:hint="default"/>
      </w:rPr>
    </w:lvl>
    <w:lvl w:ilvl="4" w:tplc="73E467DA" w:tentative="1">
      <w:start w:val="1"/>
      <w:numFmt w:val="bullet"/>
      <w:lvlText w:val=""/>
      <w:lvlJc w:val="left"/>
      <w:pPr>
        <w:tabs>
          <w:tab w:val="num" w:pos="3600"/>
        </w:tabs>
        <w:ind w:left="3600" w:hanging="360"/>
      </w:pPr>
      <w:rPr>
        <w:rFonts w:ascii="Wingdings" w:hAnsi="Wingdings" w:hint="default"/>
      </w:rPr>
    </w:lvl>
    <w:lvl w:ilvl="5" w:tplc="94FAA192" w:tentative="1">
      <w:start w:val="1"/>
      <w:numFmt w:val="bullet"/>
      <w:lvlText w:val=""/>
      <w:lvlJc w:val="left"/>
      <w:pPr>
        <w:tabs>
          <w:tab w:val="num" w:pos="4320"/>
        </w:tabs>
        <w:ind w:left="4320" w:hanging="360"/>
      </w:pPr>
      <w:rPr>
        <w:rFonts w:ascii="Wingdings" w:hAnsi="Wingdings" w:hint="default"/>
      </w:rPr>
    </w:lvl>
    <w:lvl w:ilvl="6" w:tplc="DDB4F9C2" w:tentative="1">
      <w:start w:val="1"/>
      <w:numFmt w:val="bullet"/>
      <w:lvlText w:val=""/>
      <w:lvlJc w:val="left"/>
      <w:pPr>
        <w:tabs>
          <w:tab w:val="num" w:pos="5040"/>
        </w:tabs>
        <w:ind w:left="5040" w:hanging="360"/>
      </w:pPr>
      <w:rPr>
        <w:rFonts w:ascii="Wingdings" w:hAnsi="Wingdings" w:hint="default"/>
      </w:rPr>
    </w:lvl>
    <w:lvl w:ilvl="7" w:tplc="4C1E6AF0" w:tentative="1">
      <w:start w:val="1"/>
      <w:numFmt w:val="bullet"/>
      <w:lvlText w:val=""/>
      <w:lvlJc w:val="left"/>
      <w:pPr>
        <w:tabs>
          <w:tab w:val="num" w:pos="5760"/>
        </w:tabs>
        <w:ind w:left="5760" w:hanging="360"/>
      </w:pPr>
      <w:rPr>
        <w:rFonts w:ascii="Wingdings" w:hAnsi="Wingdings" w:hint="default"/>
      </w:rPr>
    </w:lvl>
    <w:lvl w:ilvl="8" w:tplc="FB9E9FC0" w:tentative="1">
      <w:start w:val="1"/>
      <w:numFmt w:val="bullet"/>
      <w:lvlText w:val=""/>
      <w:lvlJc w:val="left"/>
      <w:pPr>
        <w:tabs>
          <w:tab w:val="num" w:pos="6480"/>
        </w:tabs>
        <w:ind w:left="6480" w:hanging="360"/>
      </w:pPr>
      <w:rPr>
        <w:rFonts w:ascii="Wingdings" w:hAnsi="Wingdings" w:hint="default"/>
      </w:rPr>
    </w:lvl>
  </w:abstractNum>
  <w:abstractNum w:abstractNumId="248" w15:restartNumberingAfterBreak="0">
    <w:nsid w:val="38357749"/>
    <w:multiLevelType w:val="multilevel"/>
    <w:tmpl w:val="FFFFFFFF"/>
    <w:lvl w:ilvl="0">
      <w:start w:val="1"/>
      <w:numFmt w:val="hebrew1"/>
      <w:lvlText w:val="%1."/>
      <w:lvlJc w:val="left"/>
      <w:pPr>
        <w:tabs>
          <w:tab w:val="num" w:pos="720"/>
        </w:tabs>
        <w:ind w:left="720" w:hanging="360"/>
      </w:pPr>
      <w:rPr>
        <w:rFonts w:cs="Times New Roman" w:hint="default"/>
      </w:rPr>
    </w:lvl>
    <w:lvl w:ilvl="1">
      <w:start w:val="1"/>
      <w:numFmt w:val="decimal"/>
      <w:lvlText w:val="%2."/>
      <w:lvlJc w:val="left"/>
      <w:pPr>
        <w:tabs>
          <w:tab w:val="num" w:pos="1440"/>
        </w:tabs>
        <w:ind w:left="1440" w:hanging="360"/>
      </w:pPr>
      <w:rPr>
        <w:rFonts w:cs="Times New Roman" w:hint="default"/>
      </w:rPr>
    </w:lvl>
    <w:lvl w:ilvl="2">
      <w:start w:val="1"/>
      <w:numFmt w:val="bullet"/>
      <w:lvlText w:val=""/>
      <w:lvlJc w:val="left"/>
      <w:pPr>
        <w:tabs>
          <w:tab w:val="num" w:pos="2340"/>
        </w:tabs>
        <w:ind w:left="2160" w:hanging="180"/>
      </w:pPr>
      <w:rPr>
        <w:rFonts w:ascii="Symbol" w:hAnsi="Symbol" w:hint="default"/>
        <w:color w:val="auto"/>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249" w15:restartNumberingAfterBreak="0">
    <w:nsid w:val="385732E0"/>
    <w:multiLevelType w:val="hybridMultilevel"/>
    <w:tmpl w:val="F3FA8958"/>
    <w:lvl w:ilvl="0" w:tplc="8474C32A">
      <w:start w:val="1"/>
      <w:numFmt w:val="bullet"/>
      <w:lvlText w:val=""/>
      <w:lvlJc w:val="left"/>
      <w:pPr>
        <w:tabs>
          <w:tab w:val="num" w:pos="720"/>
        </w:tabs>
        <w:ind w:left="720" w:hanging="360"/>
      </w:pPr>
      <w:rPr>
        <w:rFonts w:ascii="Wingdings" w:hAnsi="Wingdings" w:hint="default"/>
      </w:rPr>
    </w:lvl>
    <w:lvl w:ilvl="1" w:tplc="B964CBC4" w:tentative="1">
      <w:start w:val="1"/>
      <w:numFmt w:val="bullet"/>
      <w:lvlText w:val=""/>
      <w:lvlJc w:val="left"/>
      <w:pPr>
        <w:tabs>
          <w:tab w:val="num" w:pos="1440"/>
        </w:tabs>
        <w:ind w:left="1440" w:hanging="360"/>
      </w:pPr>
      <w:rPr>
        <w:rFonts w:ascii="Wingdings" w:hAnsi="Wingdings" w:hint="default"/>
      </w:rPr>
    </w:lvl>
    <w:lvl w:ilvl="2" w:tplc="B3BA6070" w:tentative="1">
      <w:start w:val="1"/>
      <w:numFmt w:val="bullet"/>
      <w:lvlText w:val=""/>
      <w:lvlJc w:val="left"/>
      <w:pPr>
        <w:tabs>
          <w:tab w:val="num" w:pos="2160"/>
        </w:tabs>
        <w:ind w:left="2160" w:hanging="360"/>
      </w:pPr>
      <w:rPr>
        <w:rFonts w:ascii="Wingdings" w:hAnsi="Wingdings" w:hint="default"/>
      </w:rPr>
    </w:lvl>
    <w:lvl w:ilvl="3" w:tplc="411A17E4" w:tentative="1">
      <w:start w:val="1"/>
      <w:numFmt w:val="bullet"/>
      <w:lvlText w:val=""/>
      <w:lvlJc w:val="left"/>
      <w:pPr>
        <w:tabs>
          <w:tab w:val="num" w:pos="2880"/>
        </w:tabs>
        <w:ind w:left="2880" w:hanging="360"/>
      </w:pPr>
      <w:rPr>
        <w:rFonts w:ascii="Wingdings" w:hAnsi="Wingdings" w:hint="default"/>
      </w:rPr>
    </w:lvl>
    <w:lvl w:ilvl="4" w:tplc="F8C2B2DC" w:tentative="1">
      <w:start w:val="1"/>
      <w:numFmt w:val="bullet"/>
      <w:lvlText w:val=""/>
      <w:lvlJc w:val="left"/>
      <w:pPr>
        <w:tabs>
          <w:tab w:val="num" w:pos="3600"/>
        </w:tabs>
        <w:ind w:left="3600" w:hanging="360"/>
      </w:pPr>
      <w:rPr>
        <w:rFonts w:ascii="Wingdings" w:hAnsi="Wingdings" w:hint="default"/>
      </w:rPr>
    </w:lvl>
    <w:lvl w:ilvl="5" w:tplc="31308514" w:tentative="1">
      <w:start w:val="1"/>
      <w:numFmt w:val="bullet"/>
      <w:lvlText w:val=""/>
      <w:lvlJc w:val="left"/>
      <w:pPr>
        <w:tabs>
          <w:tab w:val="num" w:pos="4320"/>
        </w:tabs>
        <w:ind w:left="4320" w:hanging="360"/>
      </w:pPr>
      <w:rPr>
        <w:rFonts w:ascii="Wingdings" w:hAnsi="Wingdings" w:hint="default"/>
      </w:rPr>
    </w:lvl>
    <w:lvl w:ilvl="6" w:tplc="FAB2418E" w:tentative="1">
      <w:start w:val="1"/>
      <w:numFmt w:val="bullet"/>
      <w:lvlText w:val=""/>
      <w:lvlJc w:val="left"/>
      <w:pPr>
        <w:tabs>
          <w:tab w:val="num" w:pos="5040"/>
        </w:tabs>
        <w:ind w:left="5040" w:hanging="360"/>
      </w:pPr>
      <w:rPr>
        <w:rFonts w:ascii="Wingdings" w:hAnsi="Wingdings" w:hint="default"/>
      </w:rPr>
    </w:lvl>
    <w:lvl w:ilvl="7" w:tplc="4AAAF184" w:tentative="1">
      <w:start w:val="1"/>
      <w:numFmt w:val="bullet"/>
      <w:lvlText w:val=""/>
      <w:lvlJc w:val="left"/>
      <w:pPr>
        <w:tabs>
          <w:tab w:val="num" w:pos="5760"/>
        </w:tabs>
        <w:ind w:left="5760" w:hanging="360"/>
      </w:pPr>
      <w:rPr>
        <w:rFonts w:ascii="Wingdings" w:hAnsi="Wingdings" w:hint="default"/>
      </w:rPr>
    </w:lvl>
    <w:lvl w:ilvl="8" w:tplc="E142340E" w:tentative="1">
      <w:start w:val="1"/>
      <w:numFmt w:val="bullet"/>
      <w:lvlText w:val=""/>
      <w:lvlJc w:val="left"/>
      <w:pPr>
        <w:tabs>
          <w:tab w:val="num" w:pos="6480"/>
        </w:tabs>
        <w:ind w:left="6480" w:hanging="360"/>
      </w:pPr>
      <w:rPr>
        <w:rFonts w:ascii="Wingdings" w:hAnsi="Wingdings" w:hint="default"/>
      </w:rPr>
    </w:lvl>
  </w:abstractNum>
  <w:abstractNum w:abstractNumId="250" w15:restartNumberingAfterBreak="0">
    <w:nsid w:val="3883298A"/>
    <w:multiLevelType w:val="hybridMultilevel"/>
    <w:tmpl w:val="BB9267AA"/>
    <w:lvl w:ilvl="0" w:tplc="3C9EF2EA">
      <w:start w:val="1"/>
      <w:numFmt w:val="bullet"/>
      <w:lvlText w:val="•"/>
      <w:lvlJc w:val="left"/>
      <w:pPr>
        <w:tabs>
          <w:tab w:val="num" w:pos="720"/>
        </w:tabs>
        <w:ind w:left="720" w:hanging="360"/>
      </w:pPr>
      <w:rPr>
        <w:rFonts w:ascii="Arial" w:hAnsi="Arial" w:hint="default"/>
      </w:rPr>
    </w:lvl>
    <w:lvl w:ilvl="1" w:tplc="BCC43FDC" w:tentative="1">
      <w:start w:val="1"/>
      <w:numFmt w:val="bullet"/>
      <w:lvlText w:val="•"/>
      <w:lvlJc w:val="left"/>
      <w:pPr>
        <w:tabs>
          <w:tab w:val="num" w:pos="1440"/>
        </w:tabs>
        <w:ind w:left="1440" w:hanging="360"/>
      </w:pPr>
      <w:rPr>
        <w:rFonts w:ascii="Arial" w:hAnsi="Arial" w:hint="default"/>
      </w:rPr>
    </w:lvl>
    <w:lvl w:ilvl="2" w:tplc="64EE8194" w:tentative="1">
      <w:start w:val="1"/>
      <w:numFmt w:val="bullet"/>
      <w:lvlText w:val="•"/>
      <w:lvlJc w:val="left"/>
      <w:pPr>
        <w:tabs>
          <w:tab w:val="num" w:pos="2160"/>
        </w:tabs>
        <w:ind w:left="2160" w:hanging="360"/>
      </w:pPr>
      <w:rPr>
        <w:rFonts w:ascii="Arial" w:hAnsi="Arial" w:hint="default"/>
      </w:rPr>
    </w:lvl>
    <w:lvl w:ilvl="3" w:tplc="A5CACAE4" w:tentative="1">
      <w:start w:val="1"/>
      <w:numFmt w:val="bullet"/>
      <w:lvlText w:val="•"/>
      <w:lvlJc w:val="left"/>
      <w:pPr>
        <w:tabs>
          <w:tab w:val="num" w:pos="2880"/>
        </w:tabs>
        <w:ind w:left="2880" w:hanging="360"/>
      </w:pPr>
      <w:rPr>
        <w:rFonts w:ascii="Arial" w:hAnsi="Arial" w:hint="default"/>
      </w:rPr>
    </w:lvl>
    <w:lvl w:ilvl="4" w:tplc="32AC5A1E" w:tentative="1">
      <w:start w:val="1"/>
      <w:numFmt w:val="bullet"/>
      <w:lvlText w:val="•"/>
      <w:lvlJc w:val="left"/>
      <w:pPr>
        <w:tabs>
          <w:tab w:val="num" w:pos="3600"/>
        </w:tabs>
        <w:ind w:left="3600" w:hanging="360"/>
      </w:pPr>
      <w:rPr>
        <w:rFonts w:ascii="Arial" w:hAnsi="Arial" w:hint="default"/>
      </w:rPr>
    </w:lvl>
    <w:lvl w:ilvl="5" w:tplc="9A368FF0" w:tentative="1">
      <w:start w:val="1"/>
      <w:numFmt w:val="bullet"/>
      <w:lvlText w:val="•"/>
      <w:lvlJc w:val="left"/>
      <w:pPr>
        <w:tabs>
          <w:tab w:val="num" w:pos="4320"/>
        </w:tabs>
        <w:ind w:left="4320" w:hanging="360"/>
      </w:pPr>
      <w:rPr>
        <w:rFonts w:ascii="Arial" w:hAnsi="Arial" w:hint="default"/>
      </w:rPr>
    </w:lvl>
    <w:lvl w:ilvl="6" w:tplc="5C6E56D4" w:tentative="1">
      <w:start w:val="1"/>
      <w:numFmt w:val="bullet"/>
      <w:lvlText w:val="•"/>
      <w:lvlJc w:val="left"/>
      <w:pPr>
        <w:tabs>
          <w:tab w:val="num" w:pos="5040"/>
        </w:tabs>
        <w:ind w:left="5040" w:hanging="360"/>
      </w:pPr>
      <w:rPr>
        <w:rFonts w:ascii="Arial" w:hAnsi="Arial" w:hint="default"/>
      </w:rPr>
    </w:lvl>
    <w:lvl w:ilvl="7" w:tplc="98EC2232" w:tentative="1">
      <w:start w:val="1"/>
      <w:numFmt w:val="bullet"/>
      <w:lvlText w:val="•"/>
      <w:lvlJc w:val="left"/>
      <w:pPr>
        <w:tabs>
          <w:tab w:val="num" w:pos="5760"/>
        </w:tabs>
        <w:ind w:left="5760" w:hanging="360"/>
      </w:pPr>
      <w:rPr>
        <w:rFonts w:ascii="Arial" w:hAnsi="Arial" w:hint="default"/>
      </w:rPr>
    </w:lvl>
    <w:lvl w:ilvl="8" w:tplc="1AE406D6" w:tentative="1">
      <w:start w:val="1"/>
      <w:numFmt w:val="bullet"/>
      <w:lvlText w:val="•"/>
      <w:lvlJc w:val="left"/>
      <w:pPr>
        <w:tabs>
          <w:tab w:val="num" w:pos="6480"/>
        </w:tabs>
        <w:ind w:left="6480" w:hanging="360"/>
      </w:pPr>
      <w:rPr>
        <w:rFonts w:ascii="Arial" w:hAnsi="Arial" w:hint="default"/>
      </w:rPr>
    </w:lvl>
  </w:abstractNum>
  <w:abstractNum w:abstractNumId="251" w15:restartNumberingAfterBreak="0">
    <w:nsid w:val="38AB2670"/>
    <w:multiLevelType w:val="hybridMultilevel"/>
    <w:tmpl w:val="8818616A"/>
    <w:lvl w:ilvl="0" w:tplc="756ADE54">
      <w:start w:val="1"/>
      <w:numFmt w:val="bullet"/>
      <w:lvlText w:val=""/>
      <w:lvlJc w:val="left"/>
      <w:pPr>
        <w:tabs>
          <w:tab w:val="num" w:pos="720"/>
        </w:tabs>
        <w:ind w:left="720" w:hanging="360"/>
      </w:pPr>
      <w:rPr>
        <w:rFonts w:ascii="Wingdings 2" w:hAnsi="Wingdings 2" w:hint="default"/>
      </w:rPr>
    </w:lvl>
    <w:lvl w:ilvl="1" w:tplc="FBEE8604" w:tentative="1">
      <w:start w:val="1"/>
      <w:numFmt w:val="bullet"/>
      <w:lvlText w:val=""/>
      <w:lvlJc w:val="left"/>
      <w:pPr>
        <w:tabs>
          <w:tab w:val="num" w:pos="1440"/>
        </w:tabs>
        <w:ind w:left="1440" w:hanging="360"/>
      </w:pPr>
      <w:rPr>
        <w:rFonts w:ascii="Wingdings 2" w:hAnsi="Wingdings 2" w:hint="default"/>
      </w:rPr>
    </w:lvl>
    <w:lvl w:ilvl="2" w:tplc="BF20B8E2" w:tentative="1">
      <w:start w:val="1"/>
      <w:numFmt w:val="bullet"/>
      <w:lvlText w:val=""/>
      <w:lvlJc w:val="left"/>
      <w:pPr>
        <w:tabs>
          <w:tab w:val="num" w:pos="2160"/>
        </w:tabs>
        <w:ind w:left="2160" w:hanging="360"/>
      </w:pPr>
      <w:rPr>
        <w:rFonts w:ascii="Wingdings 2" w:hAnsi="Wingdings 2" w:hint="default"/>
      </w:rPr>
    </w:lvl>
    <w:lvl w:ilvl="3" w:tplc="5ABEC720" w:tentative="1">
      <w:start w:val="1"/>
      <w:numFmt w:val="bullet"/>
      <w:lvlText w:val=""/>
      <w:lvlJc w:val="left"/>
      <w:pPr>
        <w:tabs>
          <w:tab w:val="num" w:pos="2880"/>
        </w:tabs>
        <w:ind w:left="2880" w:hanging="360"/>
      </w:pPr>
      <w:rPr>
        <w:rFonts w:ascii="Wingdings 2" w:hAnsi="Wingdings 2" w:hint="default"/>
      </w:rPr>
    </w:lvl>
    <w:lvl w:ilvl="4" w:tplc="966ACF04" w:tentative="1">
      <w:start w:val="1"/>
      <w:numFmt w:val="bullet"/>
      <w:lvlText w:val=""/>
      <w:lvlJc w:val="left"/>
      <w:pPr>
        <w:tabs>
          <w:tab w:val="num" w:pos="3600"/>
        </w:tabs>
        <w:ind w:left="3600" w:hanging="360"/>
      </w:pPr>
      <w:rPr>
        <w:rFonts w:ascii="Wingdings 2" w:hAnsi="Wingdings 2" w:hint="default"/>
      </w:rPr>
    </w:lvl>
    <w:lvl w:ilvl="5" w:tplc="62EA24EC" w:tentative="1">
      <w:start w:val="1"/>
      <w:numFmt w:val="bullet"/>
      <w:lvlText w:val=""/>
      <w:lvlJc w:val="left"/>
      <w:pPr>
        <w:tabs>
          <w:tab w:val="num" w:pos="4320"/>
        </w:tabs>
        <w:ind w:left="4320" w:hanging="360"/>
      </w:pPr>
      <w:rPr>
        <w:rFonts w:ascii="Wingdings 2" w:hAnsi="Wingdings 2" w:hint="default"/>
      </w:rPr>
    </w:lvl>
    <w:lvl w:ilvl="6" w:tplc="EDBA9094" w:tentative="1">
      <w:start w:val="1"/>
      <w:numFmt w:val="bullet"/>
      <w:lvlText w:val=""/>
      <w:lvlJc w:val="left"/>
      <w:pPr>
        <w:tabs>
          <w:tab w:val="num" w:pos="5040"/>
        </w:tabs>
        <w:ind w:left="5040" w:hanging="360"/>
      </w:pPr>
      <w:rPr>
        <w:rFonts w:ascii="Wingdings 2" w:hAnsi="Wingdings 2" w:hint="default"/>
      </w:rPr>
    </w:lvl>
    <w:lvl w:ilvl="7" w:tplc="E6362344" w:tentative="1">
      <w:start w:val="1"/>
      <w:numFmt w:val="bullet"/>
      <w:lvlText w:val=""/>
      <w:lvlJc w:val="left"/>
      <w:pPr>
        <w:tabs>
          <w:tab w:val="num" w:pos="5760"/>
        </w:tabs>
        <w:ind w:left="5760" w:hanging="360"/>
      </w:pPr>
      <w:rPr>
        <w:rFonts w:ascii="Wingdings 2" w:hAnsi="Wingdings 2" w:hint="default"/>
      </w:rPr>
    </w:lvl>
    <w:lvl w:ilvl="8" w:tplc="2C589B50" w:tentative="1">
      <w:start w:val="1"/>
      <w:numFmt w:val="bullet"/>
      <w:lvlText w:val=""/>
      <w:lvlJc w:val="left"/>
      <w:pPr>
        <w:tabs>
          <w:tab w:val="num" w:pos="6480"/>
        </w:tabs>
        <w:ind w:left="6480" w:hanging="360"/>
      </w:pPr>
      <w:rPr>
        <w:rFonts w:ascii="Wingdings 2" w:hAnsi="Wingdings 2" w:hint="default"/>
      </w:rPr>
    </w:lvl>
  </w:abstractNum>
  <w:abstractNum w:abstractNumId="252" w15:restartNumberingAfterBreak="0">
    <w:nsid w:val="391638F6"/>
    <w:multiLevelType w:val="hybridMultilevel"/>
    <w:tmpl w:val="F1285270"/>
    <w:lvl w:ilvl="0" w:tplc="20D282E2">
      <w:start w:val="1"/>
      <w:numFmt w:val="bullet"/>
      <w:lvlText w:val=""/>
      <w:lvlJc w:val="left"/>
      <w:pPr>
        <w:tabs>
          <w:tab w:val="num" w:pos="720"/>
        </w:tabs>
        <w:ind w:left="720" w:hanging="360"/>
      </w:pPr>
      <w:rPr>
        <w:rFonts w:ascii="Wingdings 2" w:hAnsi="Wingdings 2" w:hint="default"/>
      </w:rPr>
    </w:lvl>
    <w:lvl w:ilvl="1" w:tplc="BAE20C46" w:tentative="1">
      <w:start w:val="1"/>
      <w:numFmt w:val="bullet"/>
      <w:lvlText w:val=""/>
      <w:lvlJc w:val="left"/>
      <w:pPr>
        <w:tabs>
          <w:tab w:val="num" w:pos="1440"/>
        </w:tabs>
        <w:ind w:left="1440" w:hanging="360"/>
      </w:pPr>
      <w:rPr>
        <w:rFonts w:ascii="Wingdings 2" w:hAnsi="Wingdings 2" w:hint="default"/>
      </w:rPr>
    </w:lvl>
    <w:lvl w:ilvl="2" w:tplc="2264D422" w:tentative="1">
      <w:start w:val="1"/>
      <w:numFmt w:val="bullet"/>
      <w:lvlText w:val=""/>
      <w:lvlJc w:val="left"/>
      <w:pPr>
        <w:tabs>
          <w:tab w:val="num" w:pos="2160"/>
        </w:tabs>
        <w:ind w:left="2160" w:hanging="360"/>
      </w:pPr>
      <w:rPr>
        <w:rFonts w:ascii="Wingdings 2" w:hAnsi="Wingdings 2" w:hint="default"/>
      </w:rPr>
    </w:lvl>
    <w:lvl w:ilvl="3" w:tplc="C176794E" w:tentative="1">
      <w:start w:val="1"/>
      <w:numFmt w:val="bullet"/>
      <w:lvlText w:val=""/>
      <w:lvlJc w:val="left"/>
      <w:pPr>
        <w:tabs>
          <w:tab w:val="num" w:pos="2880"/>
        </w:tabs>
        <w:ind w:left="2880" w:hanging="360"/>
      </w:pPr>
      <w:rPr>
        <w:rFonts w:ascii="Wingdings 2" w:hAnsi="Wingdings 2" w:hint="default"/>
      </w:rPr>
    </w:lvl>
    <w:lvl w:ilvl="4" w:tplc="28FCB4A8" w:tentative="1">
      <w:start w:val="1"/>
      <w:numFmt w:val="bullet"/>
      <w:lvlText w:val=""/>
      <w:lvlJc w:val="left"/>
      <w:pPr>
        <w:tabs>
          <w:tab w:val="num" w:pos="3600"/>
        </w:tabs>
        <w:ind w:left="3600" w:hanging="360"/>
      </w:pPr>
      <w:rPr>
        <w:rFonts w:ascii="Wingdings 2" w:hAnsi="Wingdings 2" w:hint="default"/>
      </w:rPr>
    </w:lvl>
    <w:lvl w:ilvl="5" w:tplc="FF9475B0" w:tentative="1">
      <w:start w:val="1"/>
      <w:numFmt w:val="bullet"/>
      <w:lvlText w:val=""/>
      <w:lvlJc w:val="left"/>
      <w:pPr>
        <w:tabs>
          <w:tab w:val="num" w:pos="4320"/>
        </w:tabs>
        <w:ind w:left="4320" w:hanging="360"/>
      </w:pPr>
      <w:rPr>
        <w:rFonts w:ascii="Wingdings 2" w:hAnsi="Wingdings 2" w:hint="default"/>
      </w:rPr>
    </w:lvl>
    <w:lvl w:ilvl="6" w:tplc="67E05324" w:tentative="1">
      <w:start w:val="1"/>
      <w:numFmt w:val="bullet"/>
      <w:lvlText w:val=""/>
      <w:lvlJc w:val="left"/>
      <w:pPr>
        <w:tabs>
          <w:tab w:val="num" w:pos="5040"/>
        </w:tabs>
        <w:ind w:left="5040" w:hanging="360"/>
      </w:pPr>
      <w:rPr>
        <w:rFonts w:ascii="Wingdings 2" w:hAnsi="Wingdings 2" w:hint="default"/>
      </w:rPr>
    </w:lvl>
    <w:lvl w:ilvl="7" w:tplc="0F3EFCA8" w:tentative="1">
      <w:start w:val="1"/>
      <w:numFmt w:val="bullet"/>
      <w:lvlText w:val=""/>
      <w:lvlJc w:val="left"/>
      <w:pPr>
        <w:tabs>
          <w:tab w:val="num" w:pos="5760"/>
        </w:tabs>
        <w:ind w:left="5760" w:hanging="360"/>
      </w:pPr>
      <w:rPr>
        <w:rFonts w:ascii="Wingdings 2" w:hAnsi="Wingdings 2" w:hint="default"/>
      </w:rPr>
    </w:lvl>
    <w:lvl w:ilvl="8" w:tplc="84182D2A" w:tentative="1">
      <w:start w:val="1"/>
      <w:numFmt w:val="bullet"/>
      <w:lvlText w:val=""/>
      <w:lvlJc w:val="left"/>
      <w:pPr>
        <w:tabs>
          <w:tab w:val="num" w:pos="6480"/>
        </w:tabs>
        <w:ind w:left="6480" w:hanging="360"/>
      </w:pPr>
      <w:rPr>
        <w:rFonts w:ascii="Wingdings 2" w:hAnsi="Wingdings 2" w:hint="default"/>
      </w:rPr>
    </w:lvl>
  </w:abstractNum>
  <w:abstractNum w:abstractNumId="253" w15:restartNumberingAfterBreak="0">
    <w:nsid w:val="392B6DD2"/>
    <w:multiLevelType w:val="multilevel"/>
    <w:tmpl w:val="CE644C60"/>
    <w:lvl w:ilvl="0">
      <w:start w:val="1"/>
      <w:numFmt w:val="bullet"/>
      <w:lvlText w:val="o"/>
      <w:lvlJc w:val="left"/>
      <w:pPr>
        <w:tabs>
          <w:tab w:val="num" w:pos="720"/>
        </w:tabs>
        <w:ind w:left="720" w:hanging="360"/>
      </w:pPr>
      <w:rPr>
        <w:rFonts w:ascii="Courier New" w:hAnsi="Courier New" w:cs="Courier New" w:hint="default"/>
      </w:rPr>
    </w:lvl>
    <w:lvl w:ilvl="1">
      <w:start w:val="1"/>
      <w:numFmt w:val="decimal"/>
      <w:isLgl/>
      <w:lvlText w:val="%1.%2"/>
      <w:lvlJc w:val="left"/>
      <w:pPr>
        <w:ind w:left="720" w:hanging="360"/>
      </w:pPr>
      <w:rPr>
        <w:rFonts w:hint="default"/>
        <w:b/>
      </w:rPr>
    </w:lvl>
    <w:lvl w:ilvl="2">
      <w:start w:val="1"/>
      <w:numFmt w:val="bullet"/>
      <w:lvlText w:val="o"/>
      <w:lvlJc w:val="left"/>
      <w:pPr>
        <w:ind w:left="720" w:hanging="360"/>
      </w:pPr>
      <w:rPr>
        <w:rFonts w:ascii="Courier New" w:hAnsi="Courier New" w:cs="Courier New" w:hint="default"/>
      </w:rPr>
    </w:lvl>
    <w:lvl w:ilvl="3">
      <w:start w:val="1"/>
      <w:numFmt w:val="bullet"/>
      <w:lvlText w:val="o"/>
      <w:lvlJc w:val="left"/>
      <w:pPr>
        <w:ind w:left="720" w:hanging="360"/>
      </w:pPr>
      <w:rPr>
        <w:rFonts w:ascii="Courier New" w:hAnsi="Courier New" w:cs="Courier New" w:hint="default"/>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54" w15:restartNumberingAfterBreak="0">
    <w:nsid w:val="392F05EB"/>
    <w:multiLevelType w:val="hybridMultilevel"/>
    <w:tmpl w:val="71C61E78"/>
    <w:lvl w:ilvl="0" w:tplc="6A465CC8">
      <w:start w:val="1"/>
      <w:numFmt w:val="decimal"/>
      <w:lvlText w:val="%1."/>
      <w:lvlJc w:val="left"/>
      <w:pPr>
        <w:tabs>
          <w:tab w:val="num" w:pos="720"/>
        </w:tabs>
        <w:ind w:left="720" w:hanging="360"/>
      </w:pPr>
    </w:lvl>
    <w:lvl w:ilvl="1" w:tplc="C79644C6" w:tentative="1">
      <w:start w:val="1"/>
      <w:numFmt w:val="decimal"/>
      <w:lvlText w:val="%2."/>
      <w:lvlJc w:val="left"/>
      <w:pPr>
        <w:tabs>
          <w:tab w:val="num" w:pos="1440"/>
        </w:tabs>
        <w:ind w:left="1440" w:hanging="360"/>
      </w:pPr>
    </w:lvl>
    <w:lvl w:ilvl="2" w:tplc="C28E7B1A" w:tentative="1">
      <w:start w:val="1"/>
      <w:numFmt w:val="decimal"/>
      <w:lvlText w:val="%3."/>
      <w:lvlJc w:val="left"/>
      <w:pPr>
        <w:tabs>
          <w:tab w:val="num" w:pos="2160"/>
        </w:tabs>
        <w:ind w:left="2160" w:hanging="360"/>
      </w:pPr>
    </w:lvl>
    <w:lvl w:ilvl="3" w:tplc="30E897DE" w:tentative="1">
      <w:start w:val="1"/>
      <w:numFmt w:val="decimal"/>
      <w:lvlText w:val="%4."/>
      <w:lvlJc w:val="left"/>
      <w:pPr>
        <w:tabs>
          <w:tab w:val="num" w:pos="2880"/>
        </w:tabs>
        <w:ind w:left="2880" w:hanging="360"/>
      </w:pPr>
    </w:lvl>
    <w:lvl w:ilvl="4" w:tplc="C6D20200" w:tentative="1">
      <w:start w:val="1"/>
      <w:numFmt w:val="decimal"/>
      <w:lvlText w:val="%5."/>
      <w:lvlJc w:val="left"/>
      <w:pPr>
        <w:tabs>
          <w:tab w:val="num" w:pos="3600"/>
        </w:tabs>
        <w:ind w:left="3600" w:hanging="360"/>
      </w:pPr>
    </w:lvl>
    <w:lvl w:ilvl="5" w:tplc="1FCEA43C" w:tentative="1">
      <w:start w:val="1"/>
      <w:numFmt w:val="decimal"/>
      <w:lvlText w:val="%6."/>
      <w:lvlJc w:val="left"/>
      <w:pPr>
        <w:tabs>
          <w:tab w:val="num" w:pos="4320"/>
        </w:tabs>
        <w:ind w:left="4320" w:hanging="360"/>
      </w:pPr>
    </w:lvl>
    <w:lvl w:ilvl="6" w:tplc="2F02D0BE" w:tentative="1">
      <w:start w:val="1"/>
      <w:numFmt w:val="decimal"/>
      <w:lvlText w:val="%7."/>
      <w:lvlJc w:val="left"/>
      <w:pPr>
        <w:tabs>
          <w:tab w:val="num" w:pos="5040"/>
        </w:tabs>
        <w:ind w:left="5040" w:hanging="360"/>
      </w:pPr>
    </w:lvl>
    <w:lvl w:ilvl="7" w:tplc="8ECEF4F0" w:tentative="1">
      <w:start w:val="1"/>
      <w:numFmt w:val="decimal"/>
      <w:lvlText w:val="%8."/>
      <w:lvlJc w:val="left"/>
      <w:pPr>
        <w:tabs>
          <w:tab w:val="num" w:pos="5760"/>
        </w:tabs>
        <w:ind w:left="5760" w:hanging="360"/>
      </w:pPr>
    </w:lvl>
    <w:lvl w:ilvl="8" w:tplc="460A6F34" w:tentative="1">
      <w:start w:val="1"/>
      <w:numFmt w:val="decimal"/>
      <w:lvlText w:val="%9."/>
      <w:lvlJc w:val="left"/>
      <w:pPr>
        <w:tabs>
          <w:tab w:val="num" w:pos="6480"/>
        </w:tabs>
        <w:ind w:left="6480" w:hanging="360"/>
      </w:pPr>
    </w:lvl>
  </w:abstractNum>
  <w:abstractNum w:abstractNumId="255" w15:restartNumberingAfterBreak="0">
    <w:nsid w:val="393202B0"/>
    <w:multiLevelType w:val="hybridMultilevel"/>
    <w:tmpl w:val="91842236"/>
    <w:lvl w:ilvl="0" w:tplc="95A665FE">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6" w15:restartNumberingAfterBreak="0">
    <w:nsid w:val="394265E4"/>
    <w:multiLevelType w:val="hybridMultilevel"/>
    <w:tmpl w:val="35E282D8"/>
    <w:lvl w:ilvl="0" w:tplc="0409000F">
      <w:start w:val="1"/>
      <w:numFmt w:val="decimal"/>
      <w:lvlText w:val="%1."/>
      <w:lvlJc w:val="left"/>
      <w:pPr>
        <w:tabs>
          <w:tab w:val="num" w:pos="1080"/>
        </w:tabs>
        <w:ind w:left="1080" w:hanging="360"/>
      </w:pPr>
      <w:rPr>
        <w:rFonts w:hint="default"/>
      </w:rPr>
    </w:lvl>
    <w:lvl w:ilvl="1" w:tplc="FFFFFFFF" w:tentative="1">
      <w:start w:val="1"/>
      <w:numFmt w:val="bullet"/>
      <w:lvlText w:val=""/>
      <w:lvlJc w:val="left"/>
      <w:pPr>
        <w:tabs>
          <w:tab w:val="num" w:pos="1800"/>
        </w:tabs>
        <w:ind w:left="1800" w:hanging="360"/>
      </w:pPr>
      <w:rPr>
        <w:rFonts w:ascii="Symbol" w:hAnsi="Symbol" w:hint="default"/>
      </w:rPr>
    </w:lvl>
    <w:lvl w:ilvl="2" w:tplc="FFFFFFFF" w:tentative="1">
      <w:start w:val="1"/>
      <w:numFmt w:val="bullet"/>
      <w:lvlText w:val=""/>
      <w:lvlJc w:val="left"/>
      <w:pPr>
        <w:tabs>
          <w:tab w:val="num" w:pos="2520"/>
        </w:tabs>
        <w:ind w:left="2520" w:hanging="360"/>
      </w:pPr>
      <w:rPr>
        <w:rFonts w:ascii="Symbol" w:hAnsi="Symbol"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
      <w:lvlJc w:val="left"/>
      <w:pPr>
        <w:tabs>
          <w:tab w:val="num" w:pos="3960"/>
        </w:tabs>
        <w:ind w:left="3960" w:hanging="360"/>
      </w:pPr>
      <w:rPr>
        <w:rFonts w:ascii="Symbol" w:hAnsi="Symbol" w:hint="default"/>
      </w:rPr>
    </w:lvl>
    <w:lvl w:ilvl="5" w:tplc="FFFFFFFF" w:tentative="1">
      <w:start w:val="1"/>
      <w:numFmt w:val="bullet"/>
      <w:lvlText w:val=""/>
      <w:lvlJc w:val="left"/>
      <w:pPr>
        <w:tabs>
          <w:tab w:val="num" w:pos="4680"/>
        </w:tabs>
        <w:ind w:left="4680" w:hanging="360"/>
      </w:pPr>
      <w:rPr>
        <w:rFonts w:ascii="Symbol" w:hAnsi="Symbol"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
      <w:lvlJc w:val="left"/>
      <w:pPr>
        <w:tabs>
          <w:tab w:val="num" w:pos="6120"/>
        </w:tabs>
        <w:ind w:left="6120" w:hanging="360"/>
      </w:pPr>
      <w:rPr>
        <w:rFonts w:ascii="Symbol" w:hAnsi="Symbol" w:hint="default"/>
      </w:rPr>
    </w:lvl>
    <w:lvl w:ilvl="8" w:tplc="FFFFFFFF" w:tentative="1">
      <w:start w:val="1"/>
      <w:numFmt w:val="bullet"/>
      <w:lvlText w:val=""/>
      <w:lvlJc w:val="left"/>
      <w:pPr>
        <w:tabs>
          <w:tab w:val="num" w:pos="6840"/>
        </w:tabs>
        <w:ind w:left="6840" w:hanging="360"/>
      </w:pPr>
      <w:rPr>
        <w:rFonts w:ascii="Symbol" w:hAnsi="Symbol" w:hint="default"/>
      </w:rPr>
    </w:lvl>
  </w:abstractNum>
  <w:abstractNum w:abstractNumId="257" w15:restartNumberingAfterBreak="0">
    <w:nsid w:val="3A127F1E"/>
    <w:multiLevelType w:val="hybridMultilevel"/>
    <w:tmpl w:val="E6504A8A"/>
    <w:lvl w:ilvl="0" w:tplc="1D5EFBB4">
      <w:start w:val="1"/>
      <w:numFmt w:val="bullet"/>
      <w:lvlText w:val=""/>
      <w:lvlJc w:val="left"/>
      <w:pPr>
        <w:tabs>
          <w:tab w:val="num" w:pos="720"/>
        </w:tabs>
        <w:ind w:left="720" w:hanging="360"/>
      </w:pPr>
      <w:rPr>
        <w:rFonts w:ascii="Wingdings 2" w:hAnsi="Wingdings 2" w:hint="default"/>
      </w:rPr>
    </w:lvl>
    <w:lvl w:ilvl="1" w:tplc="F5C41B7A" w:tentative="1">
      <w:start w:val="1"/>
      <w:numFmt w:val="bullet"/>
      <w:lvlText w:val=""/>
      <w:lvlJc w:val="left"/>
      <w:pPr>
        <w:tabs>
          <w:tab w:val="num" w:pos="1440"/>
        </w:tabs>
        <w:ind w:left="1440" w:hanging="360"/>
      </w:pPr>
      <w:rPr>
        <w:rFonts w:ascii="Wingdings 2" w:hAnsi="Wingdings 2" w:hint="default"/>
      </w:rPr>
    </w:lvl>
    <w:lvl w:ilvl="2" w:tplc="5A780A52" w:tentative="1">
      <w:start w:val="1"/>
      <w:numFmt w:val="bullet"/>
      <w:lvlText w:val=""/>
      <w:lvlJc w:val="left"/>
      <w:pPr>
        <w:tabs>
          <w:tab w:val="num" w:pos="2160"/>
        </w:tabs>
        <w:ind w:left="2160" w:hanging="360"/>
      </w:pPr>
      <w:rPr>
        <w:rFonts w:ascii="Wingdings 2" w:hAnsi="Wingdings 2" w:hint="default"/>
      </w:rPr>
    </w:lvl>
    <w:lvl w:ilvl="3" w:tplc="3B58EF7C" w:tentative="1">
      <w:start w:val="1"/>
      <w:numFmt w:val="bullet"/>
      <w:lvlText w:val=""/>
      <w:lvlJc w:val="left"/>
      <w:pPr>
        <w:tabs>
          <w:tab w:val="num" w:pos="2880"/>
        </w:tabs>
        <w:ind w:left="2880" w:hanging="360"/>
      </w:pPr>
      <w:rPr>
        <w:rFonts w:ascii="Wingdings 2" w:hAnsi="Wingdings 2" w:hint="default"/>
      </w:rPr>
    </w:lvl>
    <w:lvl w:ilvl="4" w:tplc="0F5E0084" w:tentative="1">
      <w:start w:val="1"/>
      <w:numFmt w:val="bullet"/>
      <w:lvlText w:val=""/>
      <w:lvlJc w:val="left"/>
      <w:pPr>
        <w:tabs>
          <w:tab w:val="num" w:pos="3600"/>
        </w:tabs>
        <w:ind w:left="3600" w:hanging="360"/>
      </w:pPr>
      <w:rPr>
        <w:rFonts w:ascii="Wingdings 2" w:hAnsi="Wingdings 2" w:hint="default"/>
      </w:rPr>
    </w:lvl>
    <w:lvl w:ilvl="5" w:tplc="26028A4C" w:tentative="1">
      <w:start w:val="1"/>
      <w:numFmt w:val="bullet"/>
      <w:lvlText w:val=""/>
      <w:lvlJc w:val="left"/>
      <w:pPr>
        <w:tabs>
          <w:tab w:val="num" w:pos="4320"/>
        </w:tabs>
        <w:ind w:left="4320" w:hanging="360"/>
      </w:pPr>
      <w:rPr>
        <w:rFonts w:ascii="Wingdings 2" w:hAnsi="Wingdings 2" w:hint="default"/>
      </w:rPr>
    </w:lvl>
    <w:lvl w:ilvl="6" w:tplc="1826E652" w:tentative="1">
      <w:start w:val="1"/>
      <w:numFmt w:val="bullet"/>
      <w:lvlText w:val=""/>
      <w:lvlJc w:val="left"/>
      <w:pPr>
        <w:tabs>
          <w:tab w:val="num" w:pos="5040"/>
        </w:tabs>
        <w:ind w:left="5040" w:hanging="360"/>
      </w:pPr>
      <w:rPr>
        <w:rFonts w:ascii="Wingdings 2" w:hAnsi="Wingdings 2" w:hint="default"/>
      </w:rPr>
    </w:lvl>
    <w:lvl w:ilvl="7" w:tplc="90F694D6" w:tentative="1">
      <w:start w:val="1"/>
      <w:numFmt w:val="bullet"/>
      <w:lvlText w:val=""/>
      <w:lvlJc w:val="left"/>
      <w:pPr>
        <w:tabs>
          <w:tab w:val="num" w:pos="5760"/>
        </w:tabs>
        <w:ind w:left="5760" w:hanging="360"/>
      </w:pPr>
      <w:rPr>
        <w:rFonts w:ascii="Wingdings 2" w:hAnsi="Wingdings 2" w:hint="default"/>
      </w:rPr>
    </w:lvl>
    <w:lvl w:ilvl="8" w:tplc="56F66CFA" w:tentative="1">
      <w:start w:val="1"/>
      <w:numFmt w:val="bullet"/>
      <w:lvlText w:val=""/>
      <w:lvlJc w:val="left"/>
      <w:pPr>
        <w:tabs>
          <w:tab w:val="num" w:pos="6480"/>
        </w:tabs>
        <w:ind w:left="6480" w:hanging="360"/>
      </w:pPr>
      <w:rPr>
        <w:rFonts w:ascii="Wingdings 2" w:hAnsi="Wingdings 2" w:hint="default"/>
      </w:rPr>
    </w:lvl>
  </w:abstractNum>
  <w:abstractNum w:abstractNumId="258" w15:restartNumberingAfterBreak="0">
    <w:nsid w:val="3A150320"/>
    <w:multiLevelType w:val="hybridMultilevel"/>
    <w:tmpl w:val="146A79C4"/>
    <w:lvl w:ilvl="0" w:tplc="E76EEF02">
      <w:start w:val="3"/>
      <w:numFmt w:val="decimal"/>
      <w:lvlText w:val="%1."/>
      <w:lvlJc w:val="left"/>
      <w:pPr>
        <w:tabs>
          <w:tab w:val="num" w:pos="720"/>
        </w:tabs>
        <w:ind w:left="720" w:hanging="360"/>
      </w:pPr>
    </w:lvl>
    <w:lvl w:ilvl="1" w:tplc="AFA4A006" w:tentative="1">
      <w:start w:val="1"/>
      <w:numFmt w:val="decimal"/>
      <w:lvlText w:val="%2."/>
      <w:lvlJc w:val="left"/>
      <w:pPr>
        <w:tabs>
          <w:tab w:val="num" w:pos="1440"/>
        </w:tabs>
        <w:ind w:left="1440" w:hanging="360"/>
      </w:pPr>
    </w:lvl>
    <w:lvl w:ilvl="2" w:tplc="7A1C2516" w:tentative="1">
      <w:start w:val="1"/>
      <w:numFmt w:val="decimal"/>
      <w:lvlText w:val="%3."/>
      <w:lvlJc w:val="left"/>
      <w:pPr>
        <w:tabs>
          <w:tab w:val="num" w:pos="2160"/>
        </w:tabs>
        <w:ind w:left="2160" w:hanging="360"/>
      </w:pPr>
    </w:lvl>
    <w:lvl w:ilvl="3" w:tplc="1DE8C3F4" w:tentative="1">
      <w:start w:val="1"/>
      <w:numFmt w:val="decimal"/>
      <w:lvlText w:val="%4."/>
      <w:lvlJc w:val="left"/>
      <w:pPr>
        <w:tabs>
          <w:tab w:val="num" w:pos="2880"/>
        </w:tabs>
        <w:ind w:left="2880" w:hanging="360"/>
      </w:pPr>
    </w:lvl>
    <w:lvl w:ilvl="4" w:tplc="03D8E264" w:tentative="1">
      <w:start w:val="1"/>
      <w:numFmt w:val="decimal"/>
      <w:lvlText w:val="%5."/>
      <w:lvlJc w:val="left"/>
      <w:pPr>
        <w:tabs>
          <w:tab w:val="num" w:pos="3600"/>
        </w:tabs>
        <w:ind w:left="3600" w:hanging="360"/>
      </w:pPr>
    </w:lvl>
    <w:lvl w:ilvl="5" w:tplc="D084CDE8" w:tentative="1">
      <w:start w:val="1"/>
      <w:numFmt w:val="decimal"/>
      <w:lvlText w:val="%6."/>
      <w:lvlJc w:val="left"/>
      <w:pPr>
        <w:tabs>
          <w:tab w:val="num" w:pos="4320"/>
        </w:tabs>
        <w:ind w:left="4320" w:hanging="360"/>
      </w:pPr>
    </w:lvl>
    <w:lvl w:ilvl="6" w:tplc="BF3CEB08" w:tentative="1">
      <w:start w:val="1"/>
      <w:numFmt w:val="decimal"/>
      <w:lvlText w:val="%7."/>
      <w:lvlJc w:val="left"/>
      <w:pPr>
        <w:tabs>
          <w:tab w:val="num" w:pos="5040"/>
        </w:tabs>
        <w:ind w:left="5040" w:hanging="360"/>
      </w:pPr>
    </w:lvl>
    <w:lvl w:ilvl="7" w:tplc="33EC3CB8" w:tentative="1">
      <w:start w:val="1"/>
      <w:numFmt w:val="decimal"/>
      <w:lvlText w:val="%8."/>
      <w:lvlJc w:val="left"/>
      <w:pPr>
        <w:tabs>
          <w:tab w:val="num" w:pos="5760"/>
        </w:tabs>
        <w:ind w:left="5760" w:hanging="360"/>
      </w:pPr>
    </w:lvl>
    <w:lvl w:ilvl="8" w:tplc="D2885B28" w:tentative="1">
      <w:start w:val="1"/>
      <w:numFmt w:val="decimal"/>
      <w:lvlText w:val="%9."/>
      <w:lvlJc w:val="left"/>
      <w:pPr>
        <w:tabs>
          <w:tab w:val="num" w:pos="6480"/>
        </w:tabs>
        <w:ind w:left="6480" w:hanging="360"/>
      </w:pPr>
    </w:lvl>
  </w:abstractNum>
  <w:abstractNum w:abstractNumId="259" w15:restartNumberingAfterBreak="0">
    <w:nsid w:val="3A494D5D"/>
    <w:multiLevelType w:val="multilevel"/>
    <w:tmpl w:val="FFFFFFFF"/>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cs="Times New Roman" w:hint="default"/>
      </w:rPr>
    </w:lvl>
    <w:lvl w:ilvl="2">
      <w:start w:val="1"/>
      <w:numFmt w:val="bullet"/>
      <w:lvlText w:val=""/>
      <w:lvlJc w:val="left"/>
      <w:pPr>
        <w:tabs>
          <w:tab w:val="num" w:pos="2340"/>
        </w:tabs>
        <w:ind w:left="2160" w:hanging="180"/>
      </w:pPr>
      <w:rPr>
        <w:rFonts w:ascii="Symbol" w:hAnsi="Symbol" w:hint="default"/>
        <w:color w:val="auto"/>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260" w15:restartNumberingAfterBreak="0">
    <w:nsid w:val="3A7427BE"/>
    <w:multiLevelType w:val="hybridMultilevel"/>
    <w:tmpl w:val="BABE7A36"/>
    <w:lvl w:ilvl="0" w:tplc="ED1E2624">
      <w:start w:val="1"/>
      <w:numFmt w:val="decimal"/>
      <w:lvlText w:val="%1."/>
      <w:lvlJc w:val="left"/>
      <w:pPr>
        <w:tabs>
          <w:tab w:val="num" w:pos="720"/>
        </w:tabs>
        <w:ind w:left="720" w:hanging="360"/>
      </w:pPr>
    </w:lvl>
    <w:lvl w:ilvl="1" w:tplc="8B468272" w:tentative="1">
      <w:start w:val="1"/>
      <w:numFmt w:val="decimal"/>
      <w:lvlText w:val="%2."/>
      <w:lvlJc w:val="left"/>
      <w:pPr>
        <w:tabs>
          <w:tab w:val="num" w:pos="1440"/>
        </w:tabs>
        <w:ind w:left="1440" w:hanging="360"/>
      </w:pPr>
    </w:lvl>
    <w:lvl w:ilvl="2" w:tplc="B15C9CB8" w:tentative="1">
      <w:start w:val="1"/>
      <w:numFmt w:val="decimal"/>
      <w:lvlText w:val="%3."/>
      <w:lvlJc w:val="left"/>
      <w:pPr>
        <w:tabs>
          <w:tab w:val="num" w:pos="2160"/>
        </w:tabs>
        <w:ind w:left="2160" w:hanging="360"/>
      </w:pPr>
    </w:lvl>
    <w:lvl w:ilvl="3" w:tplc="D69A7736" w:tentative="1">
      <w:start w:val="1"/>
      <w:numFmt w:val="decimal"/>
      <w:lvlText w:val="%4."/>
      <w:lvlJc w:val="left"/>
      <w:pPr>
        <w:tabs>
          <w:tab w:val="num" w:pos="2880"/>
        </w:tabs>
        <w:ind w:left="2880" w:hanging="360"/>
      </w:pPr>
    </w:lvl>
    <w:lvl w:ilvl="4" w:tplc="BC2A3848" w:tentative="1">
      <w:start w:val="1"/>
      <w:numFmt w:val="decimal"/>
      <w:lvlText w:val="%5."/>
      <w:lvlJc w:val="left"/>
      <w:pPr>
        <w:tabs>
          <w:tab w:val="num" w:pos="3600"/>
        </w:tabs>
        <w:ind w:left="3600" w:hanging="360"/>
      </w:pPr>
    </w:lvl>
    <w:lvl w:ilvl="5" w:tplc="80CA635E" w:tentative="1">
      <w:start w:val="1"/>
      <w:numFmt w:val="decimal"/>
      <w:lvlText w:val="%6."/>
      <w:lvlJc w:val="left"/>
      <w:pPr>
        <w:tabs>
          <w:tab w:val="num" w:pos="4320"/>
        </w:tabs>
        <w:ind w:left="4320" w:hanging="360"/>
      </w:pPr>
    </w:lvl>
    <w:lvl w:ilvl="6" w:tplc="6E62FED2" w:tentative="1">
      <w:start w:val="1"/>
      <w:numFmt w:val="decimal"/>
      <w:lvlText w:val="%7."/>
      <w:lvlJc w:val="left"/>
      <w:pPr>
        <w:tabs>
          <w:tab w:val="num" w:pos="5040"/>
        </w:tabs>
        <w:ind w:left="5040" w:hanging="360"/>
      </w:pPr>
    </w:lvl>
    <w:lvl w:ilvl="7" w:tplc="48FC46EC" w:tentative="1">
      <w:start w:val="1"/>
      <w:numFmt w:val="decimal"/>
      <w:lvlText w:val="%8."/>
      <w:lvlJc w:val="left"/>
      <w:pPr>
        <w:tabs>
          <w:tab w:val="num" w:pos="5760"/>
        </w:tabs>
        <w:ind w:left="5760" w:hanging="360"/>
      </w:pPr>
    </w:lvl>
    <w:lvl w:ilvl="8" w:tplc="4A82E060" w:tentative="1">
      <w:start w:val="1"/>
      <w:numFmt w:val="decimal"/>
      <w:lvlText w:val="%9."/>
      <w:lvlJc w:val="left"/>
      <w:pPr>
        <w:tabs>
          <w:tab w:val="num" w:pos="6480"/>
        </w:tabs>
        <w:ind w:left="6480" w:hanging="360"/>
      </w:pPr>
    </w:lvl>
  </w:abstractNum>
  <w:abstractNum w:abstractNumId="261" w15:restartNumberingAfterBreak="0">
    <w:nsid w:val="3A77320C"/>
    <w:multiLevelType w:val="hybridMultilevel"/>
    <w:tmpl w:val="67189846"/>
    <w:lvl w:ilvl="0" w:tplc="263885EC">
      <w:start w:val="1"/>
      <w:numFmt w:val="bullet"/>
      <w:lvlText w:val=""/>
      <w:lvlJc w:val="left"/>
      <w:pPr>
        <w:tabs>
          <w:tab w:val="num" w:pos="720"/>
        </w:tabs>
        <w:ind w:left="720" w:hanging="360"/>
      </w:pPr>
      <w:rPr>
        <w:rFonts w:ascii="Wingdings" w:hAnsi="Wingdings" w:hint="default"/>
      </w:rPr>
    </w:lvl>
    <w:lvl w:ilvl="1" w:tplc="2022FF9A" w:tentative="1">
      <w:start w:val="1"/>
      <w:numFmt w:val="bullet"/>
      <w:lvlText w:val=""/>
      <w:lvlJc w:val="left"/>
      <w:pPr>
        <w:tabs>
          <w:tab w:val="num" w:pos="1440"/>
        </w:tabs>
        <w:ind w:left="1440" w:hanging="360"/>
      </w:pPr>
      <w:rPr>
        <w:rFonts w:ascii="Wingdings" w:hAnsi="Wingdings" w:hint="default"/>
      </w:rPr>
    </w:lvl>
    <w:lvl w:ilvl="2" w:tplc="4700467E" w:tentative="1">
      <w:start w:val="1"/>
      <w:numFmt w:val="bullet"/>
      <w:lvlText w:val=""/>
      <w:lvlJc w:val="left"/>
      <w:pPr>
        <w:tabs>
          <w:tab w:val="num" w:pos="2160"/>
        </w:tabs>
        <w:ind w:left="2160" w:hanging="360"/>
      </w:pPr>
      <w:rPr>
        <w:rFonts w:ascii="Wingdings" w:hAnsi="Wingdings" w:hint="default"/>
      </w:rPr>
    </w:lvl>
    <w:lvl w:ilvl="3" w:tplc="CE24CCFC" w:tentative="1">
      <w:start w:val="1"/>
      <w:numFmt w:val="bullet"/>
      <w:lvlText w:val=""/>
      <w:lvlJc w:val="left"/>
      <w:pPr>
        <w:tabs>
          <w:tab w:val="num" w:pos="2880"/>
        </w:tabs>
        <w:ind w:left="2880" w:hanging="360"/>
      </w:pPr>
      <w:rPr>
        <w:rFonts w:ascii="Wingdings" w:hAnsi="Wingdings" w:hint="default"/>
      </w:rPr>
    </w:lvl>
    <w:lvl w:ilvl="4" w:tplc="72EE7816" w:tentative="1">
      <w:start w:val="1"/>
      <w:numFmt w:val="bullet"/>
      <w:lvlText w:val=""/>
      <w:lvlJc w:val="left"/>
      <w:pPr>
        <w:tabs>
          <w:tab w:val="num" w:pos="3600"/>
        </w:tabs>
        <w:ind w:left="3600" w:hanging="360"/>
      </w:pPr>
      <w:rPr>
        <w:rFonts w:ascii="Wingdings" w:hAnsi="Wingdings" w:hint="default"/>
      </w:rPr>
    </w:lvl>
    <w:lvl w:ilvl="5" w:tplc="6CEAEC96" w:tentative="1">
      <w:start w:val="1"/>
      <w:numFmt w:val="bullet"/>
      <w:lvlText w:val=""/>
      <w:lvlJc w:val="left"/>
      <w:pPr>
        <w:tabs>
          <w:tab w:val="num" w:pos="4320"/>
        </w:tabs>
        <w:ind w:left="4320" w:hanging="360"/>
      </w:pPr>
      <w:rPr>
        <w:rFonts w:ascii="Wingdings" w:hAnsi="Wingdings" w:hint="default"/>
      </w:rPr>
    </w:lvl>
    <w:lvl w:ilvl="6" w:tplc="E6780938" w:tentative="1">
      <w:start w:val="1"/>
      <w:numFmt w:val="bullet"/>
      <w:lvlText w:val=""/>
      <w:lvlJc w:val="left"/>
      <w:pPr>
        <w:tabs>
          <w:tab w:val="num" w:pos="5040"/>
        </w:tabs>
        <w:ind w:left="5040" w:hanging="360"/>
      </w:pPr>
      <w:rPr>
        <w:rFonts w:ascii="Wingdings" w:hAnsi="Wingdings" w:hint="default"/>
      </w:rPr>
    </w:lvl>
    <w:lvl w:ilvl="7" w:tplc="1D5A58D6" w:tentative="1">
      <w:start w:val="1"/>
      <w:numFmt w:val="bullet"/>
      <w:lvlText w:val=""/>
      <w:lvlJc w:val="left"/>
      <w:pPr>
        <w:tabs>
          <w:tab w:val="num" w:pos="5760"/>
        </w:tabs>
        <w:ind w:left="5760" w:hanging="360"/>
      </w:pPr>
      <w:rPr>
        <w:rFonts w:ascii="Wingdings" w:hAnsi="Wingdings" w:hint="default"/>
      </w:rPr>
    </w:lvl>
    <w:lvl w:ilvl="8" w:tplc="99CEDED4" w:tentative="1">
      <w:start w:val="1"/>
      <w:numFmt w:val="bullet"/>
      <w:lvlText w:val=""/>
      <w:lvlJc w:val="left"/>
      <w:pPr>
        <w:tabs>
          <w:tab w:val="num" w:pos="6480"/>
        </w:tabs>
        <w:ind w:left="6480" w:hanging="360"/>
      </w:pPr>
      <w:rPr>
        <w:rFonts w:ascii="Wingdings" w:hAnsi="Wingdings" w:hint="default"/>
      </w:rPr>
    </w:lvl>
  </w:abstractNum>
  <w:abstractNum w:abstractNumId="262" w15:restartNumberingAfterBreak="0">
    <w:nsid w:val="3B0D25DA"/>
    <w:multiLevelType w:val="hybridMultilevel"/>
    <w:tmpl w:val="CE8A2484"/>
    <w:lvl w:ilvl="0" w:tplc="5BBEF8CC">
      <w:start w:val="1"/>
      <w:numFmt w:val="bullet"/>
      <w:lvlText w:val="•"/>
      <w:lvlJc w:val="left"/>
      <w:pPr>
        <w:tabs>
          <w:tab w:val="num" w:pos="720"/>
        </w:tabs>
        <w:ind w:left="720" w:hanging="360"/>
      </w:pPr>
      <w:rPr>
        <w:rFonts w:ascii="Arial" w:hAnsi="Arial" w:hint="default"/>
      </w:rPr>
    </w:lvl>
    <w:lvl w:ilvl="1" w:tplc="596E39C8" w:tentative="1">
      <w:start w:val="1"/>
      <w:numFmt w:val="bullet"/>
      <w:lvlText w:val="•"/>
      <w:lvlJc w:val="left"/>
      <w:pPr>
        <w:tabs>
          <w:tab w:val="num" w:pos="1440"/>
        </w:tabs>
        <w:ind w:left="1440" w:hanging="360"/>
      </w:pPr>
      <w:rPr>
        <w:rFonts w:ascii="Arial" w:hAnsi="Arial" w:hint="default"/>
      </w:rPr>
    </w:lvl>
    <w:lvl w:ilvl="2" w:tplc="0E44C922" w:tentative="1">
      <w:start w:val="1"/>
      <w:numFmt w:val="bullet"/>
      <w:lvlText w:val="•"/>
      <w:lvlJc w:val="left"/>
      <w:pPr>
        <w:tabs>
          <w:tab w:val="num" w:pos="2160"/>
        </w:tabs>
        <w:ind w:left="2160" w:hanging="360"/>
      </w:pPr>
      <w:rPr>
        <w:rFonts w:ascii="Arial" w:hAnsi="Arial" w:hint="default"/>
      </w:rPr>
    </w:lvl>
    <w:lvl w:ilvl="3" w:tplc="96FA93FC" w:tentative="1">
      <w:start w:val="1"/>
      <w:numFmt w:val="bullet"/>
      <w:lvlText w:val="•"/>
      <w:lvlJc w:val="left"/>
      <w:pPr>
        <w:tabs>
          <w:tab w:val="num" w:pos="2880"/>
        </w:tabs>
        <w:ind w:left="2880" w:hanging="360"/>
      </w:pPr>
      <w:rPr>
        <w:rFonts w:ascii="Arial" w:hAnsi="Arial" w:hint="default"/>
      </w:rPr>
    </w:lvl>
    <w:lvl w:ilvl="4" w:tplc="C7F8FFDA" w:tentative="1">
      <w:start w:val="1"/>
      <w:numFmt w:val="bullet"/>
      <w:lvlText w:val="•"/>
      <w:lvlJc w:val="left"/>
      <w:pPr>
        <w:tabs>
          <w:tab w:val="num" w:pos="3600"/>
        </w:tabs>
        <w:ind w:left="3600" w:hanging="360"/>
      </w:pPr>
      <w:rPr>
        <w:rFonts w:ascii="Arial" w:hAnsi="Arial" w:hint="default"/>
      </w:rPr>
    </w:lvl>
    <w:lvl w:ilvl="5" w:tplc="D47C4F8C" w:tentative="1">
      <w:start w:val="1"/>
      <w:numFmt w:val="bullet"/>
      <w:lvlText w:val="•"/>
      <w:lvlJc w:val="left"/>
      <w:pPr>
        <w:tabs>
          <w:tab w:val="num" w:pos="4320"/>
        </w:tabs>
        <w:ind w:left="4320" w:hanging="360"/>
      </w:pPr>
      <w:rPr>
        <w:rFonts w:ascii="Arial" w:hAnsi="Arial" w:hint="default"/>
      </w:rPr>
    </w:lvl>
    <w:lvl w:ilvl="6" w:tplc="090EBE06" w:tentative="1">
      <w:start w:val="1"/>
      <w:numFmt w:val="bullet"/>
      <w:lvlText w:val="•"/>
      <w:lvlJc w:val="left"/>
      <w:pPr>
        <w:tabs>
          <w:tab w:val="num" w:pos="5040"/>
        </w:tabs>
        <w:ind w:left="5040" w:hanging="360"/>
      </w:pPr>
      <w:rPr>
        <w:rFonts w:ascii="Arial" w:hAnsi="Arial" w:hint="default"/>
      </w:rPr>
    </w:lvl>
    <w:lvl w:ilvl="7" w:tplc="5D6C6DD0" w:tentative="1">
      <w:start w:val="1"/>
      <w:numFmt w:val="bullet"/>
      <w:lvlText w:val="•"/>
      <w:lvlJc w:val="left"/>
      <w:pPr>
        <w:tabs>
          <w:tab w:val="num" w:pos="5760"/>
        </w:tabs>
        <w:ind w:left="5760" w:hanging="360"/>
      </w:pPr>
      <w:rPr>
        <w:rFonts w:ascii="Arial" w:hAnsi="Arial" w:hint="default"/>
      </w:rPr>
    </w:lvl>
    <w:lvl w:ilvl="8" w:tplc="5C80064E" w:tentative="1">
      <w:start w:val="1"/>
      <w:numFmt w:val="bullet"/>
      <w:lvlText w:val="•"/>
      <w:lvlJc w:val="left"/>
      <w:pPr>
        <w:tabs>
          <w:tab w:val="num" w:pos="6480"/>
        </w:tabs>
        <w:ind w:left="6480" w:hanging="360"/>
      </w:pPr>
      <w:rPr>
        <w:rFonts w:ascii="Arial" w:hAnsi="Arial" w:hint="default"/>
      </w:rPr>
    </w:lvl>
  </w:abstractNum>
  <w:abstractNum w:abstractNumId="263" w15:restartNumberingAfterBreak="0">
    <w:nsid w:val="3B4B5C19"/>
    <w:multiLevelType w:val="hybridMultilevel"/>
    <w:tmpl w:val="C5503CEE"/>
    <w:lvl w:ilvl="0" w:tplc="EA30B964">
      <w:start w:val="1"/>
      <w:numFmt w:val="decimal"/>
      <w:lvlText w:val="%1."/>
      <w:lvlJc w:val="left"/>
      <w:pPr>
        <w:tabs>
          <w:tab w:val="num" w:pos="720"/>
        </w:tabs>
        <w:ind w:left="720" w:hanging="360"/>
      </w:pPr>
    </w:lvl>
    <w:lvl w:ilvl="1" w:tplc="B73E6886" w:tentative="1">
      <w:start w:val="1"/>
      <w:numFmt w:val="decimal"/>
      <w:lvlText w:val="%2."/>
      <w:lvlJc w:val="left"/>
      <w:pPr>
        <w:tabs>
          <w:tab w:val="num" w:pos="1440"/>
        </w:tabs>
        <w:ind w:left="1440" w:hanging="360"/>
      </w:pPr>
    </w:lvl>
    <w:lvl w:ilvl="2" w:tplc="5770C392" w:tentative="1">
      <w:start w:val="1"/>
      <w:numFmt w:val="decimal"/>
      <w:lvlText w:val="%3."/>
      <w:lvlJc w:val="left"/>
      <w:pPr>
        <w:tabs>
          <w:tab w:val="num" w:pos="2160"/>
        </w:tabs>
        <w:ind w:left="2160" w:hanging="360"/>
      </w:pPr>
    </w:lvl>
    <w:lvl w:ilvl="3" w:tplc="315A9ADE" w:tentative="1">
      <w:start w:val="1"/>
      <w:numFmt w:val="decimal"/>
      <w:lvlText w:val="%4."/>
      <w:lvlJc w:val="left"/>
      <w:pPr>
        <w:tabs>
          <w:tab w:val="num" w:pos="2880"/>
        </w:tabs>
        <w:ind w:left="2880" w:hanging="360"/>
      </w:pPr>
    </w:lvl>
    <w:lvl w:ilvl="4" w:tplc="CDE0B1F2" w:tentative="1">
      <w:start w:val="1"/>
      <w:numFmt w:val="decimal"/>
      <w:lvlText w:val="%5."/>
      <w:lvlJc w:val="left"/>
      <w:pPr>
        <w:tabs>
          <w:tab w:val="num" w:pos="3600"/>
        </w:tabs>
        <w:ind w:left="3600" w:hanging="360"/>
      </w:pPr>
    </w:lvl>
    <w:lvl w:ilvl="5" w:tplc="25E05EAC" w:tentative="1">
      <w:start w:val="1"/>
      <w:numFmt w:val="decimal"/>
      <w:lvlText w:val="%6."/>
      <w:lvlJc w:val="left"/>
      <w:pPr>
        <w:tabs>
          <w:tab w:val="num" w:pos="4320"/>
        </w:tabs>
        <w:ind w:left="4320" w:hanging="360"/>
      </w:pPr>
    </w:lvl>
    <w:lvl w:ilvl="6" w:tplc="800E2EA0" w:tentative="1">
      <w:start w:val="1"/>
      <w:numFmt w:val="decimal"/>
      <w:lvlText w:val="%7."/>
      <w:lvlJc w:val="left"/>
      <w:pPr>
        <w:tabs>
          <w:tab w:val="num" w:pos="5040"/>
        </w:tabs>
        <w:ind w:left="5040" w:hanging="360"/>
      </w:pPr>
    </w:lvl>
    <w:lvl w:ilvl="7" w:tplc="2BE0BFA2" w:tentative="1">
      <w:start w:val="1"/>
      <w:numFmt w:val="decimal"/>
      <w:lvlText w:val="%8."/>
      <w:lvlJc w:val="left"/>
      <w:pPr>
        <w:tabs>
          <w:tab w:val="num" w:pos="5760"/>
        </w:tabs>
        <w:ind w:left="5760" w:hanging="360"/>
      </w:pPr>
    </w:lvl>
    <w:lvl w:ilvl="8" w:tplc="483468FA" w:tentative="1">
      <w:start w:val="1"/>
      <w:numFmt w:val="decimal"/>
      <w:lvlText w:val="%9."/>
      <w:lvlJc w:val="left"/>
      <w:pPr>
        <w:tabs>
          <w:tab w:val="num" w:pos="6480"/>
        </w:tabs>
        <w:ind w:left="6480" w:hanging="360"/>
      </w:pPr>
    </w:lvl>
  </w:abstractNum>
  <w:abstractNum w:abstractNumId="264" w15:restartNumberingAfterBreak="0">
    <w:nsid w:val="3B8513F7"/>
    <w:multiLevelType w:val="hybridMultilevel"/>
    <w:tmpl w:val="2FF2A126"/>
    <w:lvl w:ilvl="0" w:tplc="ADC29182">
      <w:start w:val="1"/>
      <w:numFmt w:val="bullet"/>
      <w:lvlText w:val="•"/>
      <w:lvlJc w:val="left"/>
      <w:pPr>
        <w:tabs>
          <w:tab w:val="num" w:pos="720"/>
        </w:tabs>
        <w:ind w:left="720" w:hanging="360"/>
      </w:pPr>
      <w:rPr>
        <w:rFonts w:ascii="Arial" w:hAnsi="Arial" w:hint="default"/>
      </w:rPr>
    </w:lvl>
    <w:lvl w:ilvl="1" w:tplc="9326AC16" w:tentative="1">
      <w:start w:val="1"/>
      <w:numFmt w:val="bullet"/>
      <w:lvlText w:val="•"/>
      <w:lvlJc w:val="left"/>
      <w:pPr>
        <w:tabs>
          <w:tab w:val="num" w:pos="1440"/>
        </w:tabs>
        <w:ind w:left="1440" w:hanging="360"/>
      </w:pPr>
      <w:rPr>
        <w:rFonts w:ascii="Arial" w:hAnsi="Arial" w:hint="default"/>
      </w:rPr>
    </w:lvl>
    <w:lvl w:ilvl="2" w:tplc="62C49144" w:tentative="1">
      <w:start w:val="1"/>
      <w:numFmt w:val="bullet"/>
      <w:lvlText w:val="•"/>
      <w:lvlJc w:val="left"/>
      <w:pPr>
        <w:tabs>
          <w:tab w:val="num" w:pos="2160"/>
        </w:tabs>
        <w:ind w:left="2160" w:hanging="360"/>
      </w:pPr>
      <w:rPr>
        <w:rFonts w:ascii="Arial" w:hAnsi="Arial" w:hint="default"/>
      </w:rPr>
    </w:lvl>
    <w:lvl w:ilvl="3" w:tplc="726E5D92" w:tentative="1">
      <w:start w:val="1"/>
      <w:numFmt w:val="bullet"/>
      <w:lvlText w:val="•"/>
      <w:lvlJc w:val="left"/>
      <w:pPr>
        <w:tabs>
          <w:tab w:val="num" w:pos="2880"/>
        </w:tabs>
        <w:ind w:left="2880" w:hanging="360"/>
      </w:pPr>
      <w:rPr>
        <w:rFonts w:ascii="Arial" w:hAnsi="Arial" w:hint="default"/>
      </w:rPr>
    </w:lvl>
    <w:lvl w:ilvl="4" w:tplc="10C6D27C" w:tentative="1">
      <w:start w:val="1"/>
      <w:numFmt w:val="bullet"/>
      <w:lvlText w:val="•"/>
      <w:lvlJc w:val="left"/>
      <w:pPr>
        <w:tabs>
          <w:tab w:val="num" w:pos="3600"/>
        </w:tabs>
        <w:ind w:left="3600" w:hanging="360"/>
      </w:pPr>
      <w:rPr>
        <w:rFonts w:ascii="Arial" w:hAnsi="Arial" w:hint="default"/>
      </w:rPr>
    </w:lvl>
    <w:lvl w:ilvl="5" w:tplc="669CFABE" w:tentative="1">
      <w:start w:val="1"/>
      <w:numFmt w:val="bullet"/>
      <w:lvlText w:val="•"/>
      <w:lvlJc w:val="left"/>
      <w:pPr>
        <w:tabs>
          <w:tab w:val="num" w:pos="4320"/>
        </w:tabs>
        <w:ind w:left="4320" w:hanging="360"/>
      </w:pPr>
      <w:rPr>
        <w:rFonts w:ascii="Arial" w:hAnsi="Arial" w:hint="default"/>
      </w:rPr>
    </w:lvl>
    <w:lvl w:ilvl="6" w:tplc="18B2AC14" w:tentative="1">
      <w:start w:val="1"/>
      <w:numFmt w:val="bullet"/>
      <w:lvlText w:val="•"/>
      <w:lvlJc w:val="left"/>
      <w:pPr>
        <w:tabs>
          <w:tab w:val="num" w:pos="5040"/>
        </w:tabs>
        <w:ind w:left="5040" w:hanging="360"/>
      </w:pPr>
      <w:rPr>
        <w:rFonts w:ascii="Arial" w:hAnsi="Arial" w:hint="default"/>
      </w:rPr>
    </w:lvl>
    <w:lvl w:ilvl="7" w:tplc="0C8CA09A" w:tentative="1">
      <w:start w:val="1"/>
      <w:numFmt w:val="bullet"/>
      <w:lvlText w:val="•"/>
      <w:lvlJc w:val="left"/>
      <w:pPr>
        <w:tabs>
          <w:tab w:val="num" w:pos="5760"/>
        </w:tabs>
        <w:ind w:left="5760" w:hanging="360"/>
      </w:pPr>
      <w:rPr>
        <w:rFonts w:ascii="Arial" w:hAnsi="Arial" w:hint="default"/>
      </w:rPr>
    </w:lvl>
    <w:lvl w:ilvl="8" w:tplc="C674036E" w:tentative="1">
      <w:start w:val="1"/>
      <w:numFmt w:val="bullet"/>
      <w:lvlText w:val="•"/>
      <w:lvlJc w:val="left"/>
      <w:pPr>
        <w:tabs>
          <w:tab w:val="num" w:pos="6480"/>
        </w:tabs>
        <w:ind w:left="6480" w:hanging="360"/>
      </w:pPr>
      <w:rPr>
        <w:rFonts w:ascii="Arial" w:hAnsi="Arial" w:hint="default"/>
      </w:rPr>
    </w:lvl>
  </w:abstractNum>
  <w:abstractNum w:abstractNumId="265" w15:restartNumberingAfterBreak="0">
    <w:nsid w:val="3BB957B9"/>
    <w:multiLevelType w:val="hybridMultilevel"/>
    <w:tmpl w:val="5F887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6" w15:restartNumberingAfterBreak="0">
    <w:nsid w:val="3C0F564B"/>
    <w:multiLevelType w:val="hybridMultilevel"/>
    <w:tmpl w:val="8272EF4A"/>
    <w:lvl w:ilvl="0" w:tplc="E4286AF6">
      <w:start w:val="2"/>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7" w15:restartNumberingAfterBreak="0">
    <w:nsid w:val="3C2C2FAC"/>
    <w:multiLevelType w:val="hybridMultilevel"/>
    <w:tmpl w:val="40AA21B4"/>
    <w:lvl w:ilvl="0" w:tplc="36A000D8">
      <w:start w:val="1"/>
      <w:numFmt w:val="decimal"/>
      <w:lvlText w:val="%1."/>
      <w:lvlJc w:val="left"/>
      <w:pPr>
        <w:tabs>
          <w:tab w:val="num" w:pos="720"/>
        </w:tabs>
        <w:ind w:left="720" w:hanging="360"/>
      </w:pPr>
    </w:lvl>
    <w:lvl w:ilvl="1" w:tplc="9CDE9FC4" w:tentative="1">
      <w:start w:val="1"/>
      <w:numFmt w:val="decimal"/>
      <w:lvlText w:val="%2."/>
      <w:lvlJc w:val="left"/>
      <w:pPr>
        <w:tabs>
          <w:tab w:val="num" w:pos="1440"/>
        </w:tabs>
        <w:ind w:left="1440" w:hanging="360"/>
      </w:pPr>
    </w:lvl>
    <w:lvl w:ilvl="2" w:tplc="9C143508" w:tentative="1">
      <w:start w:val="1"/>
      <w:numFmt w:val="decimal"/>
      <w:lvlText w:val="%3."/>
      <w:lvlJc w:val="left"/>
      <w:pPr>
        <w:tabs>
          <w:tab w:val="num" w:pos="2160"/>
        </w:tabs>
        <w:ind w:left="2160" w:hanging="360"/>
      </w:pPr>
    </w:lvl>
    <w:lvl w:ilvl="3" w:tplc="C494EAD0" w:tentative="1">
      <w:start w:val="1"/>
      <w:numFmt w:val="decimal"/>
      <w:lvlText w:val="%4."/>
      <w:lvlJc w:val="left"/>
      <w:pPr>
        <w:tabs>
          <w:tab w:val="num" w:pos="2880"/>
        </w:tabs>
        <w:ind w:left="2880" w:hanging="360"/>
      </w:pPr>
    </w:lvl>
    <w:lvl w:ilvl="4" w:tplc="B148BE5E" w:tentative="1">
      <w:start w:val="1"/>
      <w:numFmt w:val="decimal"/>
      <w:lvlText w:val="%5."/>
      <w:lvlJc w:val="left"/>
      <w:pPr>
        <w:tabs>
          <w:tab w:val="num" w:pos="3600"/>
        </w:tabs>
        <w:ind w:left="3600" w:hanging="360"/>
      </w:pPr>
    </w:lvl>
    <w:lvl w:ilvl="5" w:tplc="BFFCB77C" w:tentative="1">
      <w:start w:val="1"/>
      <w:numFmt w:val="decimal"/>
      <w:lvlText w:val="%6."/>
      <w:lvlJc w:val="left"/>
      <w:pPr>
        <w:tabs>
          <w:tab w:val="num" w:pos="4320"/>
        </w:tabs>
        <w:ind w:left="4320" w:hanging="360"/>
      </w:pPr>
    </w:lvl>
    <w:lvl w:ilvl="6" w:tplc="8872EB0C" w:tentative="1">
      <w:start w:val="1"/>
      <w:numFmt w:val="decimal"/>
      <w:lvlText w:val="%7."/>
      <w:lvlJc w:val="left"/>
      <w:pPr>
        <w:tabs>
          <w:tab w:val="num" w:pos="5040"/>
        </w:tabs>
        <w:ind w:left="5040" w:hanging="360"/>
      </w:pPr>
    </w:lvl>
    <w:lvl w:ilvl="7" w:tplc="A9C0B626" w:tentative="1">
      <w:start w:val="1"/>
      <w:numFmt w:val="decimal"/>
      <w:lvlText w:val="%8."/>
      <w:lvlJc w:val="left"/>
      <w:pPr>
        <w:tabs>
          <w:tab w:val="num" w:pos="5760"/>
        </w:tabs>
        <w:ind w:left="5760" w:hanging="360"/>
      </w:pPr>
    </w:lvl>
    <w:lvl w:ilvl="8" w:tplc="60CE4D3E" w:tentative="1">
      <w:start w:val="1"/>
      <w:numFmt w:val="decimal"/>
      <w:lvlText w:val="%9."/>
      <w:lvlJc w:val="left"/>
      <w:pPr>
        <w:tabs>
          <w:tab w:val="num" w:pos="6480"/>
        </w:tabs>
        <w:ind w:left="6480" w:hanging="360"/>
      </w:pPr>
    </w:lvl>
  </w:abstractNum>
  <w:abstractNum w:abstractNumId="268" w15:restartNumberingAfterBreak="0">
    <w:nsid w:val="3C3B69DE"/>
    <w:multiLevelType w:val="hybridMultilevel"/>
    <w:tmpl w:val="FFFFFFFF"/>
    <w:lvl w:ilvl="0" w:tplc="11C07642">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69" w15:restartNumberingAfterBreak="0">
    <w:nsid w:val="3C4C73DA"/>
    <w:multiLevelType w:val="hybridMultilevel"/>
    <w:tmpl w:val="76A63AEA"/>
    <w:lvl w:ilvl="0" w:tplc="975E55A0">
      <w:start w:val="1"/>
      <w:numFmt w:val="bullet"/>
      <w:lvlText w:val=""/>
      <w:lvlJc w:val="left"/>
      <w:pPr>
        <w:tabs>
          <w:tab w:val="num" w:pos="720"/>
        </w:tabs>
        <w:ind w:left="720" w:hanging="360"/>
      </w:pPr>
      <w:rPr>
        <w:rFonts w:ascii="Wingdings" w:hAnsi="Wingdings" w:hint="default"/>
      </w:rPr>
    </w:lvl>
    <w:lvl w:ilvl="1" w:tplc="70307502">
      <w:numFmt w:val="bullet"/>
      <w:lvlText w:val=""/>
      <w:lvlJc w:val="left"/>
      <w:pPr>
        <w:tabs>
          <w:tab w:val="num" w:pos="1440"/>
        </w:tabs>
        <w:ind w:left="1440" w:hanging="360"/>
      </w:pPr>
      <w:rPr>
        <w:rFonts w:ascii="Wingdings" w:hAnsi="Wingdings" w:hint="default"/>
      </w:rPr>
    </w:lvl>
    <w:lvl w:ilvl="2" w:tplc="49CCABA2" w:tentative="1">
      <w:start w:val="1"/>
      <w:numFmt w:val="bullet"/>
      <w:lvlText w:val=""/>
      <w:lvlJc w:val="left"/>
      <w:pPr>
        <w:tabs>
          <w:tab w:val="num" w:pos="2160"/>
        </w:tabs>
        <w:ind w:left="2160" w:hanging="360"/>
      </w:pPr>
      <w:rPr>
        <w:rFonts w:ascii="Wingdings" w:hAnsi="Wingdings" w:hint="default"/>
      </w:rPr>
    </w:lvl>
    <w:lvl w:ilvl="3" w:tplc="F050B674" w:tentative="1">
      <w:start w:val="1"/>
      <w:numFmt w:val="bullet"/>
      <w:lvlText w:val=""/>
      <w:lvlJc w:val="left"/>
      <w:pPr>
        <w:tabs>
          <w:tab w:val="num" w:pos="2880"/>
        </w:tabs>
        <w:ind w:left="2880" w:hanging="360"/>
      </w:pPr>
      <w:rPr>
        <w:rFonts w:ascii="Wingdings" w:hAnsi="Wingdings" w:hint="default"/>
      </w:rPr>
    </w:lvl>
    <w:lvl w:ilvl="4" w:tplc="F4E49436" w:tentative="1">
      <w:start w:val="1"/>
      <w:numFmt w:val="bullet"/>
      <w:lvlText w:val=""/>
      <w:lvlJc w:val="left"/>
      <w:pPr>
        <w:tabs>
          <w:tab w:val="num" w:pos="3600"/>
        </w:tabs>
        <w:ind w:left="3600" w:hanging="360"/>
      </w:pPr>
      <w:rPr>
        <w:rFonts w:ascii="Wingdings" w:hAnsi="Wingdings" w:hint="default"/>
      </w:rPr>
    </w:lvl>
    <w:lvl w:ilvl="5" w:tplc="424CB1BE" w:tentative="1">
      <w:start w:val="1"/>
      <w:numFmt w:val="bullet"/>
      <w:lvlText w:val=""/>
      <w:lvlJc w:val="left"/>
      <w:pPr>
        <w:tabs>
          <w:tab w:val="num" w:pos="4320"/>
        </w:tabs>
        <w:ind w:left="4320" w:hanging="360"/>
      </w:pPr>
      <w:rPr>
        <w:rFonts w:ascii="Wingdings" w:hAnsi="Wingdings" w:hint="default"/>
      </w:rPr>
    </w:lvl>
    <w:lvl w:ilvl="6" w:tplc="580E8F96" w:tentative="1">
      <w:start w:val="1"/>
      <w:numFmt w:val="bullet"/>
      <w:lvlText w:val=""/>
      <w:lvlJc w:val="left"/>
      <w:pPr>
        <w:tabs>
          <w:tab w:val="num" w:pos="5040"/>
        </w:tabs>
        <w:ind w:left="5040" w:hanging="360"/>
      </w:pPr>
      <w:rPr>
        <w:rFonts w:ascii="Wingdings" w:hAnsi="Wingdings" w:hint="default"/>
      </w:rPr>
    </w:lvl>
    <w:lvl w:ilvl="7" w:tplc="12A0C8EA" w:tentative="1">
      <w:start w:val="1"/>
      <w:numFmt w:val="bullet"/>
      <w:lvlText w:val=""/>
      <w:lvlJc w:val="left"/>
      <w:pPr>
        <w:tabs>
          <w:tab w:val="num" w:pos="5760"/>
        </w:tabs>
        <w:ind w:left="5760" w:hanging="360"/>
      </w:pPr>
      <w:rPr>
        <w:rFonts w:ascii="Wingdings" w:hAnsi="Wingdings" w:hint="default"/>
      </w:rPr>
    </w:lvl>
    <w:lvl w:ilvl="8" w:tplc="5D58731A" w:tentative="1">
      <w:start w:val="1"/>
      <w:numFmt w:val="bullet"/>
      <w:lvlText w:val=""/>
      <w:lvlJc w:val="left"/>
      <w:pPr>
        <w:tabs>
          <w:tab w:val="num" w:pos="6480"/>
        </w:tabs>
        <w:ind w:left="6480" w:hanging="360"/>
      </w:pPr>
      <w:rPr>
        <w:rFonts w:ascii="Wingdings" w:hAnsi="Wingdings" w:hint="default"/>
      </w:rPr>
    </w:lvl>
  </w:abstractNum>
  <w:abstractNum w:abstractNumId="270" w15:restartNumberingAfterBreak="0">
    <w:nsid w:val="3CE309D6"/>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1" w15:restartNumberingAfterBreak="0">
    <w:nsid w:val="3CEA0D6E"/>
    <w:multiLevelType w:val="hybridMultilevel"/>
    <w:tmpl w:val="3546330A"/>
    <w:lvl w:ilvl="0" w:tplc="E3AAAEC4">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2" w15:restartNumberingAfterBreak="0">
    <w:nsid w:val="3D35615A"/>
    <w:multiLevelType w:val="hybridMultilevel"/>
    <w:tmpl w:val="136C6B88"/>
    <w:lvl w:ilvl="0" w:tplc="D796541E">
      <w:start w:val="1"/>
      <w:numFmt w:val="decimal"/>
      <w:lvlText w:val="%1."/>
      <w:lvlJc w:val="left"/>
      <w:pPr>
        <w:tabs>
          <w:tab w:val="num" w:pos="720"/>
        </w:tabs>
        <w:ind w:left="720" w:hanging="360"/>
      </w:pPr>
    </w:lvl>
    <w:lvl w:ilvl="1" w:tplc="94F85FBA" w:tentative="1">
      <w:start w:val="1"/>
      <w:numFmt w:val="decimal"/>
      <w:lvlText w:val="%2."/>
      <w:lvlJc w:val="left"/>
      <w:pPr>
        <w:tabs>
          <w:tab w:val="num" w:pos="1440"/>
        </w:tabs>
        <w:ind w:left="1440" w:hanging="360"/>
      </w:pPr>
    </w:lvl>
    <w:lvl w:ilvl="2" w:tplc="00C26084" w:tentative="1">
      <w:start w:val="1"/>
      <w:numFmt w:val="decimal"/>
      <w:lvlText w:val="%3."/>
      <w:lvlJc w:val="left"/>
      <w:pPr>
        <w:tabs>
          <w:tab w:val="num" w:pos="2160"/>
        </w:tabs>
        <w:ind w:left="2160" w:hanging="360"/>
      </w:pPr>
    </w:lvl>
    <w:lvl w:ilvl="3" w:tplc="223CB498" w:tentative="1">
      <w:start w:val="1"/>
      <w:numFmt w:val="decimal"/>
      <w:lvlText w:val="%4."/>
      <w:lvlJc w:val="left"/>
      <w:pPr>
        <w:tabs>
          <w:tab w:val="num" w:pos="2880"/>
        </w:tabs>
        <w:ind w:left="2880" w:hanging="360"/>
      </w:pPr>
    </w:lvl>
    <w:lvl w:ilvl="4" w:tplc="B0E617DA" w:tentative="1">
      <w:start w:val="1"/>
      <w:numFmt w:val="decimal"/>
      <w:lvlText w:val="%5."/>
      <w:lvlJc w:val="left"/>
      <w:pPr>
        <w:tabs>
          <w:tab w:val="num" w:pos="3600"/>
        </w:tabs>
        <w:ind w:left="3600" w:hanging="360"/>
      </w:pPr>
    </w:lvl>
    <w:lvl w:ilvl="5" w:tplc="6C4C04EA" w:tentative="1">
      <w:start w:val="1"/>
      <w:numFmt w:val="decimal"/>
      <w:lvlText w:val="%6."/>
      <w:lvlJc w:val="left"/>
      <w:pPr>
        <w:tabs>
          <w:tab w:val="num" w:pos="4320"/>
        </w:tabs>
        <w:ind w:left="4320" w:hanging="360"/>
      </w:pPr>
    </w:lvl>
    <w:lvl w:ilvl="6" w:tplc="E4343C88" w:tentative="1">
      <w:start w:val="1"/>
      <w:numFmt w:val="decimal"/>
      <w:lvlText w:val="%7."/>
      <w:lvlJc w:val="left"/>
      <w:pPr>
        <w:tabs>
          <w:tab w:val="num" w:pos="5040"/>
        </w:tabs>
        <w:ind w:left="5040" w:hanging="360"/>
      </w:pPr>
    </w:lvl>
    <w:lvl w:ilvl="7" w:tplc="A0BE48AE" w:tentative="1">
      <w:start w:val="1"/>
      <w:numFmt w:val="decimal"/>
      <w:lvlText w:val="%8."/>
      <w:lvlJc w:val="left"/>
      <w:pPr>
        <w:tabs>
          <w:tab w:val="num" w:pos="5760"/>
        </w:tabs>
        <w:ind w:left="5760" w:hanging="360"/>
      </w:pPr>
    </w:lvl>
    <w:lvl w:ilvl="8" w:tplc="C01A37EE" w:tentative="1">
      <w:start w:val="1"/>
      <w:numFmt w:val="decimal"/>
      <w:lvlText w:val="%9."/>
      <w:lvlJc w:val="left"/>
      <w:pPr>
        <w:tabs>
          <w:tab w:val="num" w:pos="6480"/>
        </w:tabs>
        <w:ind w:left="6480" w:hanging="360"/>
      </w:pPr>
    </w:lvl>
  </w:abstractNum>
  <w:abstractNum w:abstractNumId="273" w15:restartNumberingAfterBreak="0">
    <w:nsid w:val="3D41147A"/>
    <w:multiLevelType w:val="hybridMultilevel"/>
    <w:tmpl w:val="408C9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15:restartNumberingAfterBreak="0">
    <w:nsid w:val="3DCA2693"/>
    <w:multiLevelType w:val="hybridMultilevel"/>
    <w:tmpl w:val="FFFFFFFF"/>
    <w:lvl w:ilvl="0" w:tplc="B5285FDA">
      <w:start w:val="1"/>
      <w:numFmt w:val="hebrew1"/>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5" w15:restartNumberingAfterBreak="0">
    <w:nsid w:val="3DEF33CB"/>
    <w:multiLevelType w:val="hybridMultilevel"/>
    <w:tmpl w:val="6122DBA8"/>
    <w:lvl w:ilvl="0" w:tplc="6CD2269C">
      <w:start w:val="1"/>
      <w:numFmt w:val="bullet"/>
      <w:lvlText w:val=""/>
      <w:lvlJc w:val="left"/>
      <w:pPr>
        <w:tabs>
          <w:tab w:val="num" w:pos="720"/>
        </w:tabs>
        <w:ind w:left="720" w:hanging="360"/>
      </w:pPr>
      <w:rPr>
        <w:rFonts w:ascii="Wingdings" w:hAnsi="Wingdings" w:hint="default"/>
      </w:rPr>
    </w:lvl>
    <w:lvl w:ilvl="1" w:tplc="A63CB52A" w:tentative="1">
      <w:start w:val="1"/>
      <w:numFmt w:val="bullet"/>
      <w:lvlText w:val=""/>
      <w:lvlJc w:val="left"/>
      <w:pPr>
        <w:tabs>
          <w:tab w:val="num" w:pos="1440"/>
        </w:tabs>
        <w:ind w:left="1440" w:hanging="360"/>
      </w:pPr>
      <w:rPr>
        <w:rFonts w:ascii="Wingdings" w:hAnsi="Wingdings" w:hint="default"/>
      </w:rPr>
    </w:lvl>
    <w:lvl w:ilvl="2" w:tplc="B31CD676">
      <w:numFmt w:val="bullet"/>
      <w:lvlText w:val=""/>
      <w:lvlJc w:val="left"/>
      <w:pPr>
        <w:tabs>
          <w:tab w:val="num" w:pos="2160"/>
        </w:tabs>
        <w:ind w:left="2160" w:hanging="360"/>
      </w:pPr>
      <w:rPr>
        <w:rFonts w:ascii="Wingdings" w:hAnsi="Wingdings" w:hint="default"/>
      </w:rPr>
    </w:lvl>
    <w:lvl w:ilvl="3" w:tplc="1DE095A8" w:tentative="1">
      <w:start w:val="1"/>
      <w:numFmt w:val="bullet"/>
      <w:lvlText w:val=""/>
      <w:lvlJc w:val="left"/>
      <w:pPr>
        <w:tabs>
          <w:tab w:val="num" w:pos="2880"/>
        </w:tabs>
        <w:ind w:left="2880" w:hanging="360"/>
      </w:pPr>
      <w:rPr>
        <w:rFonts w:ascii="Wingdings" w:hAnsi="Wingdings" w:hint="default"/>
      </w:rPr>
    </w:lvl>
    <w:lvl w:ilvl="4" w:tplc="E9B09278" w:tentative="1">
      <w:start w:val="1"/>
      <w:numFmt w:val="bullet"/>
      <w:lvlText w:val=""/>
      <w:lvlJc w:val="left"/>
      <w:pPr>
        <w:tabs>
          <w:tab w:val="num" w:pos="3600"/>
        </w:tabs>
        <w:ind w:left="3600" w:hanging="360"/>
      </w:pPr>
      <w:rPr>
        <w:rFonts w:ascii="Wingdings" w:hAnsi="Wingdings" w:hint="default"/>
      </w:rPr>
    </w:lvl>
    <w:lvl w:ilvl="5" w:tplc="B3347FC0" w:tentative="1">
      <w:start w:val="1"/>
      <w:numFmt w:val="bullet"/>
      <w:lvlText w:val=""/>
      <w:lvlJc w:val="left"/>
      <w:pPr>
        <w:tabs>
          <w:tab w:val="num" w:pos="4320"/>
        </w:tabs>
        <w:ind w:left="4320" w:hanging="360"/>
      </w:pPr>
      <w:rPr>
        <w:rFonts w:ascii="Wingdings" w:hAnsi="Wingdings" w:hint="default"/>
      </w:rPr>
    </w:lvl>
    <w:lvl w:ilvl="6" w:tplc="74A69C42" w:tentative="1">
      <w:start w:val="1"/>
      <w:numFmt w:val="bullet"/>
      <w:lvlText w:val=""/>
      <w:lvlJc w:val="left"/>
      <w:pPr>
        <w:tabs>
          <w:tab w:val="num" w:pos="5040"/>
        </w:tabs>
        <w:ind w:left="5040" w:hanging="360"/>
      </w:pPr>
      <w:rPr>
        <w:rFonts w:ascii="Wingdings" w:hAnsi="Wingdings" w:hint="default"/>
      </w:rPr>
    </w:lvl>
    <w:lvl w:ilvl="7" w:tplc="152CB19C" w:tentative="1">
      <w:start w:val="1"/>
      <w:numFmt w:val="bullet"/>
      <w:lvlText w:val=""/>
      <w:lvlJc w:val="left"/>
      <w:pPr>
        <w:tabs>
          <w:tab w:val="num" w:pos="5760"/>
        </w:tabs>
        <w:ind w:left="5760" w:hanging="360"/>
      </w:pPr>
      <w:rPr>
        <w:rFonts w:ascii="Wingdings" w:hAnsi="Wingdings" w:hint="default"/>
      </w:rPr>
    </w:lvl>
    <w:lvl w:ilvl="8" w:tplc="4E629AC8" w:tentative="1">
      <w:start w:val="1"/>
      <w:numFmt w:val="bullet"/>
      <w:lvlText w:val=""/>
      <w:lvlJc w:val="left"/>
      <w:pPr>
        <w:tabs>
          <w:tab w:val="num" w:pos="6480"/>
        </w:tabs>
        <w:ind w:left="6480" w:hanging="360"/>
      </w:pPr>
      <w:rPr>
        <w:rFonts w:ascii="Wingdings" w:hAnsi="Wingdings" w:hint="default"/>
      </w:rPr>
    </w:lvl>
  </w:abstractNum>
  <w:abstractNum w:abstractNumId="276" w15:restartNumberingAfterBreak="0">
    <w:nsid w:val="3E3F29F2"/>
    <w:multiLevelType w:val="hybridMultilevel"/>
    <w:tmpl w:val="C93A29AC"/>
    <w:lvl w:ilvl="0" w:tplc="36C6CF88">
      <w:start w:val="1"/>
      <w:numFmt w:val="bullet"/>
      <w:lvlText w:val=""/>
      <w:lvlJc w:val="left"/>
      <w:pPr>
        <w:tabs>
          <w:tab w:val="num" w:pos="720"/>
        </w:tabs>
        <w:ind w:left="720" w:hanging="360"/>
      </w:pPr>
      <w:rPr>
        <w:rFonts w:ascii="Wingdings 2" w:hAnsi="Wingdings 2" w:hint="default"/>
      </w:rPr>
    </w:lvl>
    <w:lvl w:ilvl="1" w:tplc="1CB6B482" w:tentative="1">
      <w:start w:val="1"/>
      <w:numFmt w:val="bullet"/>
      <w:lvlText w:val=""/>
      <w:lvlJc w:val="left"/>
      <w:pPr>
        <w:tabs>
          <w:tab w:val="num" w:pos="1440"/>
        </w:tabs>
        <w:ind w:left="1440" w:hanging="360"/>
      </w:pPr>
      <w:rPr>
        <w:rFonts w:ascii="Wingdings 2" w:hAnsi="Wingdings 2" w:hint="default"/>
      </w:rPr>
    </w:lvl>
    <w:lvl w:ilvl="2" w:tplc="94F4BAC6" w:tentative="1">
      <w:start w:val="1"/>
      <w:numFmt w:val="bullet"/>
      <w:lvlText w:val=""/>
      <w:lvlJc w:val="left"/>
      <w:pPr>
        <w:tabs>
          <w:tab w:val="num" w:pos="2160"/>
        </w:tabs>
        <w:ind w:left="2160" w:hanging="360"/>
      </w:pPr>
      <w:rPr>
        <w:rFonts w:ascii="Wingdings 2" w:hAnsi="Wingdings 2" w:hint="default"/>
      </w:rPr>
    </w:lvl>
    <w:lvl w:ilvl="3" w:tplc="F45AEB00" w:tentative="1">
      <w:start w:val="1"/>
      <w:numFmt w:val="bullet"/>
      <w:lvlText w:val=""/>
      <w:lvlJc w:val="left"/>
      <w:pPr>
        <w:tabs>
          <w:tab w:val="num" w:pos="2880"/>
        </w:tabs>
        <w:ind w:left="2880" w:hanging="360"/>
      </w:pPr>
      <w:rPr>
        <w:rFonts w:ascii="Wingdings 2" w:hAnsi="Wingdings 2" w:hint="default"/>
      </w:rPr>
    </w:lvl>
    <w:lvl w:ilvl="4" w:tplc="0C764E22" w:tentative="1">
      <w:start w:val="1"/>
      <w:numFmt w:val="bullet"/>
      <w:lvlText w:val=""/>
      <w:lvlJc w:val="left"/>
      <w:pPr>
        <w:tabs>
          <w:tab w:val="num" w:pos="3600"/>
        </w:tabs>
        <w:ind w:left="3600" w:hanging="360"/>
      </w:pPr>
      <w:rPr>
        <w:rFonts w:ascii="Wingdings 2" w:hAnsi="Wingdings 2" w:hint="default"/>
      </w:rPr>
    </w:lvl>
    <w:lvl w:ilvl="5" w:tplc="F5CE8786" w:tentative="1">
      <w:start w:val="1"/>
      <w:numFmt w:val="bullet"/>
      <w:lvlText w:val=""/>
      <w:lvlJc w:val="left"/>
      <w:pPr>
        <w:tabs>
          <w:tab w:val="num" w:pos="4320"/>
        </w:tabs>
        <w:ind w:left="4320" w:hanging="360"/>
      </w:pPr>
      <w:rPr>
        <w:rFonts w:ascii="Wingdings 2" w:hAnsi="Wingdings 2" w:hint="default"/>
      </w:rPr>
    </w:lvl>
    <w:lvl w:ilvl="6" w:tplc="9A509E08" w:tentative="1">
      <w:start w:val="1"/>
      <w:numFmt w:val="bullet"/>
      <w:lvlText w:val=""/>
      <w:lvlJc w:val="left"/>
      <w:pPr>
        <w:tabs>
          <w:tab w:val="num" w:pos="5040"/>
        </w:tabs>
        <w:ind w:left="5040" w:hanging="360"/>
      </w:pPr>
      <w:rPr>
        <w:rFonts w:ascii="Wingdings 2" w:hAnsi="Wingdings 2" w:hint="default"/>
      </w:rPr>
    </w:lvl>
    <w:lvl w:ilvl="7" w:tplc="05B41DF2" w:tentative="1">
      <w:start w:val="1"/>
      <w:numFmt w:val="bullet"/>
      <w:lvlText w:val=""/>
      <w:lvlJc w:val="left"/>
      <w:pPr>
        <w:tabs>
          <w:tab w:val="num" w:pos="5760"/>
        </w:tabs>
        <w:ind w:left="5760" w:hanging="360"/>
      </w:pPr>
      <w:rPr>
        <w:rFonts w:ascii="Wingdings 2" w:hAnsi="Wingdings 2" w:hint="default"/>
      </w:rPr>
    </w:lvl>
    <w:lvl w:ilvl="8" w:tplc="16BC9D26" w:tentative="1">
      <w:start w:val="1"/>
      <w:numFmt w:val="bullet"/>
      <w:lvlText w:val=""/>
      <w:lvlJc w:val="left"/>
      <w:pPr>
        <w:tabs>
          <w:tab w:val="num" w:pos="6480"/>
        </w:tabs>
        <w:ind w:left="6480" w:hanging="360"/>
      </w:pPr>
      <w:rPr>
        <w:rFonts w:ascii="Wingdings 2" w:hAnsi="Wingdings 2" w:hint="default"/>
      </w:rPr>
    </w:lvl>
  </w:abstractNum>
  <w:abstractNum w:abstractNumId="277" w15:restartNumberingAfterBreak="0">
    <w:nsid w:val="3E410BB0"/>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8" w15:restartNumberingAfterBreak="0">
    <w:nsid w:val="3E700638"/>
    <w:multiLevelType w:val="hybridMultilevel"/>
    <w:tmpl w:val="A3322E8E"/>
    <w:lvl w:ilvl="0" w:tplc="72F0E92A">
      <w:start w:val="1"/>
      <w:numFmt w:val="bullet"/>
      <w:lvlText w:val="•"/>
      <w:lvlJc w:val="left"/>
      <w:pPr>
        <w:tabs>
          <w:tab w:val="num" w:pos="720"/>
        </w:tabs>
        <w:ind w:left="720" w:hanging="360"/>
      </w:pPr>
      <w:rPr>
        <w:rFonts w:ascii="Arial" w:hAnsi="Arial" w:hint="default"/>
      </w:rPr>
    </w:lvl>
    <w:lvl w:ilvl="1" w:tplc="7BBC5564" w:tentative="1">
      <w:start w:val="1"/>
      <w:numFmt w:val="bullet"/>
      <w:lvlText w:val="•"/>
      <w:lvlJc w:val="left"/>
      <w:pPr>
        <w:tabs>
          <w:tab w:val="num" w:pos="1440"/>
        </w:tabs>
        <w:ind w:left="1440" w:hanging="360"/>
      </w:pPr>
      <w:rPr>
        <w:rFonts w:ascii="Arial" w:hAnsi="Arial" w:hint="default"/>
      </w:rPr>
    </w:lvl>
    <w:lvl w:ilvl="2" w:tplc="6C2C32B0" w:tentative="1">
      <w:start w:val="1"/>
      <w:numFmt w:val="bullet"/>
      <w:lvlText w:val="•"/>
      <w:lvlJc w:val="left"/>
      <w:pPr>
        <w:tabs>
          <w:tab w:val="num" w:pos="2160"/>
        </w:tabs>
        <w:ind w:left="2160" w:hanging="360"/>
      </w:pPr>
      <w:rPr>
        <w:rFonts w:ascii="Arial" w:hAnsi="Arial" w:hint="default"/>
      </w:rPr>
    </w:lvl>
    <w:lvl w:ilvl="3" w:tplc="0C4407E2" w:tentative="1">
      <w:start w:val="1"/>
      <w:numFmt w:val="bullet"/>
      <w:lvlText w:val="•"/>
      <w:lvlJc w:val="left"/>
      <w:pPr>
        <w:tabs>
          <w:tab w:val="num" w:pos="2880"/>
        </w:tabs>
        <w:ind w:left="2880" w:hanging="360"/>
      </w:pPr>
      <w:rPr>
        <w:rFonts w:ascii="Arial" w:hAnsi="Arial" w:hint="default"/>
      </w:rPr>
    </w:lvl>
    <w:lvl w:ilvl="4" w:tplc="AA864E92" w:tentative="1">
      <w:start w:val="1"/>
      <w:numFmt w:val="bullet"/>
      <w:lvlText w:val="•"/>
      <w:lvlJc w:val="left"/>
      <w:pPr>
        <w:tabs>
          <w:tab w:val="num" w:pos="3600"/>
        </w:tabs>
        <w:ind w:left="3600" w:hanging="360"/>
      </w:pPr>
      <w:rPr>
        <w:rFonts w:ascii="Arial" w:hAnsi="Arial" w:hint="default"/>
      </w:rPr>
    </w:lvl>
    <w:lvl w:ilvl="5" w:tplc="969C8D78" w:tentative="1">
      <w:start w:val="1"/>
      <w:numFmt w:val="bullet"/>
      <w:lvlText w:val="•"/>
      <w:lvlJc w:val="left"/>
      <w:pPr>
        <w:tabs>
          <w:tab w:val="num" w:pos="4320"/>
        </w:tabs>
        <w:ind w:left="4320" w:hanging="360"/>
      </w:pPr>
      <w:rPr>
        <w:rFonts w:ascii="Arial" w:hAnsi="Arial" w:hint="default"/>
      </w:rPr>
    </w:lvl>
    <w:lvl w:ilvl="6" w:tplc="D9204808" w:tentative="1">
      <w:start w:val="1"/>
      <w:numFmt w:val="bullet"/>
      <w:lvlText w:val="•"/>
      <w:lvlJc w:val="left"/>
      <w:pPr>
        <w:tabs>
          <w:tab w:val="num" w:pos="5040"/>
        </w:tabs>
        <w:ind w:left="5040" w:hanging="360"/>
      </w:pPr>
      <w:rPr>
        <w:rFonts w:ascii="Arial" w:hAnsi="Arial" w:hint="default"/>
      </w:rPr>
    </w:lvl>
    <w:lvl w:ilvl="7" w:tplc="DD583812" w:tentative="1">
      <w:start w:val="1"/>
      <w:numFmt w:val="bullet"/>
      <w:lvlText w:val="•"/>
      <w:lvlJc w:val="left"/>
      <w:pPr>
        <w:tabs>
          <w:tab w:val="num" w:pos="5760"/>
        </w:tabs>
        <w:ind w:left="5760" w:hanging="360"/>
      </w:pPr>
      <w:rPr>
        <w:rFonts w:ascii="Arial" w:hAnsi="Arial" w:hint="default"/>
      </w:rPr>
    </w:lvl>
    <w:lvl w:ilvl="8" w:tplc="5A028A46" w:tentative="1">
      <w:start w:val="1"/>
      <w:numFmt w:val="bullet"/>
      <w:lvlText w:val="•"/>
      <w:lvlJc w:val="left"/>
      <w:pPr>
        <w:tabs>
          <w:tab w:val="num" w:pos="6480"/>
        </w:tabs>
        <w:ind w:left="6480" w:hanging="360"/>
      </w:pPr>
      <w:rPr>
        <w:rFonts w:ascii="Arial" w:hAnsi="Arial" w:hint="default"/>
      </w:rPr>
    </w:lvl>
  </w:abstractNum>
  <w:abstractNum w:abstractNumId="279" w15:restartNumberingAfterBreak="0">
    <w:nsid w:val="3E83677D"/>
    <w:multiLevelType w:val="hybridMultilevel"/>
    <w:tmpl w:val="F984035E"/>
    <w:lvl w:ilvl="0" w:tplc="93C690D6">
      <w:start w:val="4"/>
      <w:numFmt w:val="decimal"/>
      <w:lvlText w:val="%1."/>
      <w:lvlJc w:val="left"/>
      <w:pPr>
        <w:tabs>
          <w:tab w:val="num" w:pos="720"/>
        </w:tabs>
        <w:ind w:left="720" w:hanging="360"/>
      </w:pPr>
    </w:lvl>
    <w:lvl w:ilvl="1" w:tplc="FEAE2068" w:tentative="1">
      <w:start w:val="1"/>
      <w:numFmt w:val="decimal"/>
      <w:lvlText w:val="%2."/>
      <w:lvlJc w:val="left"/>
      <w:pPr>
        <w:tabs>
          <w:tab w:val="num" w:pos="1440"/>
        </w:tabs>
        <w:ind w:left="1440" w:hanging="360"/>
      </w:pPr>
    </w:lvl>
    <w:lvl w:ilvl="2" w:tplc="B492B7F8" w:tentative="1">
      <w:start w:val="1"/>
      <w:numFmt w:val="decimal"/>
      <w:lvlText w:val="%3."/>
      <w:lvlJc w:val="left"/>
      <w:pPr>
        <w:tabs>
          <w:tab w:val="num" w:pos="2160"/>
        </w:tabs>
        <w:ind w:left="2160" w:hanging="360"/>
      </w:pPr>
    </w:lvl>
    <w:lvl w:ilvl="3" w:tplc="2E5CCA0A" w:tentative="1">
      <w:start w:val="1"/>
      <w:numFmt w:val="decimal"/>
      <w:lvlText w:val="%4."/>
      <w:lvlJc w:val="left"/>
      <w:pPr>
        <w:tabs>
          <w:tab w:val="num" w:pos="2880"/>
        </w:tabs>
        <w:ind w:left="2880" w:hanging="360"/>
      </w:pPr>
    </w:lvl>
    <w:lvl w:ilvl="4" w:tplc="72581BB2" w:tentative="1">
      <w:start w:val="1"/>
      <w:numFmt w:val="decimal"/>
      <w:lvlText w:val="%5."/>
      <w:lvlJc w:val="left"/>
      <w:pPr>
        <w:tabs>
          <w:tab w:val="num" w:pos="3600"/>
        </w:tabs>
        <w:ind w:left="3600" w:hanging="360"/>
      </w:pPr>
    </w:lvl>
    <w:lvl w:ilvl="5" w:tplc="F0823CC0" w:tentative="1">
      <w:start w:val="1"/>
      <w:numFmt w:val="decimal"/>
      <w:lvlText w:val="%6."/>
      <w:lvlJc w:val="left"/>
      <w:pPr>
        <w:tabs>
          <w:tab w:val="num" w:pos="4320"/>
        </w:tabs>
        <w:ind w:left="4320" w:hanging="360"/>
      </w:pPr>
    </w:lvl>
    <w:lvl w:ilvl="6" w:tplc="08203234" w:tentative="1">
      <w:start w:val="1"/>
      <w:numFmt w:val="decimal"/>
      <w:lvlText w:val="%7."/>
      <w:lvlJc w:val="left"/>
      <w:pPr>
        <w:tabs>
          <w:tab w:val="num" w:pos="5040"/>
        </w:tabs>
        <w:ind w:left="5040" w:hanging="360"/>
      </w:pPr>
    </w:lvl>
    <w:lvl w:ilvl="7" w:tplc="6226A38A" w:tentative="1">
      <w:start w:val="1"/>
      <w:numFmt w:val="decimal"/>
      <w:lvlText w:val="%8."/>
      <w:lvlJc w:val="left"/>
      <w:pPr>
        <w:tabs>
          <w:tab w:val="num" w:pos="5760"/>
        </w:tabs>
        <w:ind w:left="5760" w:hanging="360"/>
      </w:pPr>
    </w:lvl>
    <w:lvl w:ilvl="8" w:tplc="9462117A" w:tentative="1">
      <w:start w:val="1"/>
      <w:numFmt w:val="decimal"/>
      <w:lvlText w:val="%9."/>
      <w:lvlJc w:val="left"/>
      <w:pPr>
        <w:tabs>
          <w:tab w:val="num" w:pos="6480"/>
        </w:tabs>
        <w:ind w:left="6480" w:hanging="360"/>
      </w:pPr>
    </w:lvl>
  </w:abstractNum>
  <w:abstractNum w:abstractNumId="280" w15:restartNumberingAfterBreak="0">
    <w:nsid w:val="3F2774D8"/>
    <w:multiLevelType w:val="hybridMultilevel"/>
    <w:tmpl w:val="C596B048"/>
    <w:lvl w:ilvl="0" w:tplc="95A665FE">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1" w15:restartNumberingAfterBreak="0">
    <w:nsid w:val="3F49090E"/>
    <w:multiLevelType w:val="hybridMultilevel"/>
    <w:tmpl w:val="022CD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2" w15:restartNumberingAfterBreak="0">
    <w:nsid w:val="3F560694"/>
    <w:multiLevelType w:val="hybridMultilevel"/>
    <w:tmpl w:val="12CEB422"/>
    <w:lvl w:ilvl="0" w:tplc="06DCA5F4">
      <w:start w:val="1"/>
      <w:numFmt w:val="bullet"/>
      <w:lvlText w:val=""/>
      <w:lvlJc w:val="left"/>
      <w:pPr>
        <w:tabs>
          <w:tab w:val="num" w:pos="720"/>
        </w:tabs>
        <w:ind w:left="720" w:hanging="360"/>
      </w:pPr>
      <w:rPr>
        <w:rFonts w:ascii="Wingdings" w:hAnsi="Wingdings" w:hint="default"/>
      </w:rPr>
    </w:lvl>
    <w:lvl w:ilvl="1" w:tplc="1B307C20" w:tentative="1">
      <w:start w:val="1"/>
      <w:numFmt w:val="bullet"/>
      <w:lvlText w:val=""/>
      <w:lvlJc w:val="left"/>
      <w:pPr>
        <w:tabs>
          <w:tab w:val="num" w:pos="1440"/>
        </w:tabs>
        <w:ind w:left="1440" w:hanging="360"/>
      </w:pPr>
      <w:rPr>
        <w:rFonts w:ascii="Wingdings" w:hAnsi="Wingdings" w:hint="default"/>
      </w:rPr>
    </w:lvl>
    <w:lvl w:ilvl="2" w:tplc="3BFEDC40" w:tentative="1">
      <w:start w:val="1"/>
      <w:numFmt w:val="bullet"/>
      <w:lvlText w:val=""/>
      <w:lvlJc w:val="left"/>
      <w:pPr>
        <w:tabs>
          <w:tab w:val="num" w:pos="2160"/>
        </w:tabs>
        <w:ind w:left="2160" w:hanging="360"/>
      </w:pPr>
      <w:rPr>
        <w:rFonts w:ascii="Wingdings" w:hAnsi="Wingdings" w:hint="default"/>
      </w:rPr>
    </w:lvl>
    <w:lvl w:ilvl="3" w:tplc="FDEE478E" w:tentative="1">
      <w:start w:val="1"/>
      <w:numFmt w:val="bullet"/>
      <w:lvlText w:val=""/>
      <w:lvlJc w:val="left"/>
      <w:pPr>
        <w:tabs>
          <w:tab w:val="num" w:pos="2880"/>
        </w:tabs>
        <w:ind w:left="2880" w:hanging="360"/>
      </w:pPr>
      <w:rPr>
        <w:rFonts w:ascii="Wingdings" w:hAnsi="Wingdings" w:hint="default"/>
      </w:rPr>
    </w:lvl>
    <w:lvl w:ilvl="4" w:tplc="A7F6125A" w:tentative="1">
      <w:start w:val="1"/>
      <w:numFmt w:val="bullet"/>
      <w:lvlText w:val=""/>
      <w:lvlJc w:val="left"/>
      <w:pPr>
        <w:tabs>
          <w:tab w:val="num" w:pos="3600"/>
        </w:tabs>
        <w:ind w:left="3600" w:hanging="360"/>
      </w:pPr>
      <w:rPr>
        <w:rFonts w:ascii="Wingdings" w:hAnsi="Wingdings" w:hint="default"/>
      </w:rPr>
    </w:lvl>
    <w:lvl w:ilvl="5" w:tplc="6050471C" w:tentative="1">
      <w:start w:val="1"/>
      <w:numFmt w:val="bullet"/>
      <w:lvlText w:val=""/>
      <w:lvlJc w:val="left"/>
      <w:pPr>
        <w:tabs>
          <w:tab w:val="num" w:pos="4320"/>
        </w:tabs>
        <w:ind w:left="4320" w:hanging="360"/>
      </w:pPr>
      <w:rPr>
        <w:rFonts w:ascii="Wingdings" w:hAnsi="Wingdings" w:hint="default"/>
      </w:rPr>
    </w:lvl>
    <w:lvl w:ilvl="6" w:tplc="855230BA" w:tentative="1">
      <w:start w:val="1"/>
      <w:numFmt w:val="bullet"/>
      <w:lvlText w:val=""/>
      <w:lvlJc w:val="left"/>
      <w:pPr>
        <w:tabs>
          <w:tab w:val="num" w:pos="5040"/>
        </w:tabs>
        <w:ind w:left="5040" w:hanging="360"/>
      </w:pPr>
      <w:rPr>
        <w:rFonts w:ascii="Wingdings" w:hAnsi="Wingdings" w:hint="default"/>
      </w:rPr>
    </w:lvl>
    <w:lvl w:ilvl="7" w:tplc="C35C1518" w:tentative="1">
      <w:start w:val="1"/>
      <w:numFmt w:val="bullet"/>
      <w:lvlText w:val=""/>
      <w:lvlJc w:val="left"/>
      <w:pPr>
        <w:tabs>
          <w:tab w:val="num" w:pos="5760"/>
        </w:tabs>
        <w:ind w:left="5760" w:hanging="360"/>
      </w:pPr>
      <w:rPr>
        <w:rFonts w:ascii="Wingdings" w:hAnsi="Wingdings" w:hint="default"/>
      </w:rPr>
    </w:lvl>
    <w:lvl w:ilvl="8" w:tplc="82B6F4D8" w:tentative="1">
      <w:start w:val="1"/>
      <w:numFmt w:val="bullet"/>
      <w:lvlText w:val=""/>
      <w:lvlJc w:val="left"/>
      <w:pPr>
        <w:tabs>
          <w:tab w:val="num" w:pos="6480"/>
        </w:tabs>
        <w:ind w:left="6480" w:hanging="360"/>
      </w:pPr>
      <w:rPr>
        <w:rFonts w:ascii="Wingdings" w:hAnsi="Wingdings" w:hint="default"/>
      </w:rPr>
    </w:lvl>
  </w:abstractNum>
  <w:abstractNum w:abstractNumId="283" w15:restartNumberingAfterBreak="0">
    <w:nsid w:val="3FD62904"/>
    <w:multiLevelType w:val="hybridMultilevel"/>
    <w:tmpl w:val="65945F8C"/>
    <w:lvl w:ilvl="0" w:tplc="D5BAC84A">
      <w:start w:val="4"/>
      <w:numFmt w:val="decimal"/>
      <w:lvlText w:val="%1."/>
      <w:lvlJc w:val="left"/>
      <w:pPr>
        <w:tabs>
          <w:tab w:val="num" w:pos="720"/>
        </w:tabs>
        <w:ind w:left="720" w:hanging="360"/>
      </w:pPr>
    </w:lvl>
    <w:lvl w:ilvl="1" w:tplc="7390E164" w:tentative="1">
      <w:start w:val="1"/>
      <w:numFmt w:val="decimal"/>
      <w:lvlText w:val="%2."/>
      <w:lvlJc w:val="left"/>
      <w:pPr>
        <w:tabs>
          <w:tab w:val="num" w:pos="1440"/>
        </w:tabs>
        <w:ind w:left="1440" w:hanging="360"/>
      </w:pPr>
    </w:lvl>
    <w:lvl w:ilvl="2" w:tplc="618CB382" w:tentative="1">
      <w:start w:val="1"/>
      <w:numFmt w:val="decimal"/>
      <w:lvlText w:val="%3."/>
      <w:lvlJc w:val="left"/>
      <w:pPr>
        <w:tabs>
          <w:tab w:val="num" w:pos="2160"/>
        </w:tabs>
        <w:ind w:left="2160" w:hanging="360"/>
      </w:pPr>
    </w:lvl>
    <w:lvl w:ilvl="3" w:tplc="266A25FC" w:tentative="1">
      <w:start w:val="1"/>
      <w:numFmt w:val="decimal"/>
      <w:lvlText w:val="%4."/>
      <w:lvlJc w:val="left"/>
      <w:pPr>
        <w:tabs>
          <w:tab w:val="num" w:pos="2880"/>
        </w:tabs>
        <w:ind w:left="2880" w:hanging="360"/>
      </w:pPr>
    </w:lvl>
    <w:lvl w:ilvl="4" w:tplc="829887E0" w:tentative="1">
      <w:start w:val="1"/>
      <w:numFmt w:val="decimal"/>
      <w:lvlText w:val="%5."/>
      <w:lvlJc w:val="left"/>
      <w:pPr>
        <w:tabs>
          <w:tab w:val="num" w:pos="3600"/>
        </w:tabs>
        <w:ind w:left="3600" w:hanging="360"/>
      </w:pPr>
    </w:lvl>
    <w:lvl w:ilvl="5" w:tplc="458EA4A8" w:tentative="1">
      <w:start w:val="1"/>
      <w:numFmt w:val="decimal"/>
      <w:lvlText w:val="%6."/>
      <w:lvlJc w:val="left"/>
      <w:pPr>
        <w:tabs>
          <w:tab w:val="num" w:pos="4320"/>
        </w:tabs>
        <w:ind w:left="4320" w:hanging="360"/>
      </w:pPr>
    </w:lvl>
    <w:lvl w:ilvl="6" w:tplc="37029E96" w:tentative="1">
      <w:start w:val="1"/>
      <w:numFmt w:val="decimal"/>
      <w:lvlText w:val="%7."/>
      <w:lvlJc w:val="left"/>
      <w:pPr>
        <w:tabs>
          <w:tab w:val="num" w:pos="5040"/>
        </w:tabs>
        <w:ind w:left="5040" w:hanging="360"/>
      </w:pPr>
    </w:lvl>
    <w:lvl w:ilvl="7" w:tplc="8AAC8A3A" w:tentative="1">
      <w:start w:val="1"/>
      <w:numFmt w:val="decimal"/>
      <w:lvlText w:val="%8."/>
      <w:lvlJc w:val="left"/>
      <w:pPr>
        <w:tabs>
          <w:tab w:val="num" w:pos="5760"/>
        </w:tabs>
        <w:ind w:left="5760" w:hanging="360"/>
      </w:pPr>
    </w:lvl>
    <w:lvl w:ilvl="8" w:tplc="7A8EF9C8" w:tentative="1">
      <w:start w:val="1"/>
      <w:numFmt w:val="decimal"/>
      <w:lvlText w:val="%9."/>
      <w:lvlJc w:val="left"/>
      <w:pPr>
        <w:tabs>
          <w:tab w:val="num" w:pos="6480"/>
        </w:tabs>
        <w:ind w:left="6480" w:hanging="360"/>
      </w:pPr>
    </w:lvl>
  </w:abstractNum>
  <w:abstractNum w:abstractNumId="284" w15:restartNumberingAfterBreak="0">
    <w:nsid w:val="3FFC7629"/>
    <w:multiLevelType w:val="hybridMultilevel"/>
    <w:tmpl w:val="10B2FB4C"/>
    <w:lvl w:ilvl="0" w:tplc="36FE1D42">
      <w:start w:val="1"/>
      <w:numFmt w:val="decimal"/>
      <w:lvlText w:val="%1."/>
      <w:lvlJc w:val="left"/>
      <w:pPr>
        <w:tabs>
          <w:tab w:val="num" w:pos="720"/>
        </w:tabs>
        <w:ind w:left="720" w:hanging="360"/>
      </w:pPr>
      <w:rPr>
        <w:rFonts w:ascii="Times New Roman" w:eastAsia="Times New Roman" w:hAnsi="Times New Roman" w:cs="Times New Roman"/>
      </w:rPr>
    </w:lvl>
    <w:lvl w:ilvl="1" w:tplc="1764C2AA" w:tentative="1">
      <w:start w:val="1"/>
      <w:numFmt w:val="decimal"/>
      <w:lvlText w:val="%2."/>
      <w:lvlJc w:val="left"/>
      <w:pPr>
        <w:tabs>
          <w:tab w:val="num" w:pos="1440"/>
        </w:tabs>
        <w:ind w:left="1440" w:hanging="360"/>
      </w:pPr>
    </w:lvl>
    <w:lvl w:ilvl="2" w:tplc="82C89CF4" w:tentative="1">
      <w:start w:val="1"/>
      <w:numFmt w:val="decimal"/>
      <w:lvlText w:val="%3."/>
      <w:lvlJc w:val="left"/>
      <w:pPr>
        <w:tabs>
          <w:tab w:val="num" w:pos="2160"/>
        </w:tabs>
        <w:ind w:left="2160" w:hanging="360"/>
      </w:pPr>
    </w:lvl>
    <w:lvl w:ilvl="3" w:tplc="AEF47A10" w:tentative="1">
      <w:start w:val="1"/>
      <w:numFmt w:val="decimal"/>
      <w:lvlText w:val="%4."/>
      <w:lvlJc w:val="left"/>
      <w:pPr>
        <w:tabs>
          <w:tab w:val="num" w:pos="2880"/>
        </w:tabs>
        <w:ind w:left="2880" w:hanging="360"/>
      </w:pPr>
    </w:lvl>
    <w:lvl w:ilvl="4" w:tplc="34B45320" w:tentative="1">
      <w:start w:val="1"/>
      <w:numFmt w:val="decimal"/>
      <w:lvlText w:val="%5."/>
      <w:lvlJc w:val="left"/>
      <w:pPr>
        <w:tabs>
          <w:tab w:val="num" w:pos="3600"/>
        </w:tabs>
        <w:ind w:left="3600" w:hanging="360"/>
      </w:pPr>
    </w:lvl>
    <w:lvl w:ilvl="5" w:tplc="7A42A934" w:tentative="1">
      <w:start w:val="1"/>
      <w:numFmt w:val="decimal"/>
      <w:lvlText w:val="%6."/>
      <w:lvlJc w:val="left"/>
      <w:pPr>
        <w:tabs>
          <w:tab w:val="num" w:pos="4320"/>
        </w:tabs>
        <w:ind w:left="4320" w:hanging="360"/>
      </w:pPr>
    </w:lvl>
    <w:lvl w:ilvl="6" w:tplc="E2B2790E" w:tentative="1">
      <w:start w:val="1"/>
      <w:numFmt w:val="decimal"/>
      <w:lvlText w:val="%7."/>
      <w:lvlJc w:val="left"/>
      <w:pPr>
        <w:tabs>
          <w:tab w:val="num" w:pos="5040"/>
        </w:tabs>
        <w:ind w:left="5040" w:hanging="360"/>
      </w:pPr>
    </w:lvl>
    <w:lvl w:ilvl="7" w:tplc="98EC4662" w:tentative="1">
      <w:start w:val="1"/>
      <w:numFmt w:val="decimal"/>
      <w:lvlText w:val="%8."/>
      <w:lvlJc w:val="left"/>
      <w:pPr>
        <w:tabs>
          <w:tab w:val="num" w:pos="5760"/>
        </w:tabs>
        <w:ind w:left="5760" w:hanging="360"/>
      </w:pPr>
    </w:lvl>
    <w:lvl w:ilvl="8" w:tplc="9D6A6420" w:tentative="1">
      <w:start w:val="1"/>
      <w:numFmt w:val="decimal"/>
      <w:lvlText w:val="%9."/>
      <w:lvlJc w:val="left"/>
      <w:pPr>
        <w:tabs>
          <w:tab w:val="num" w:pos="6480"/>
        </w:tabs>
        <w:ind w:left="6480" w:hanging="360"/>
      </w:pPr>
    </w:lvl>
  </w:abstractNum>
  <w:abstractNum w:abstractNumId="285" w15:restartNumberingAfterBreak="0">
    <w:nsid w:val="40460B72"/>
    <w:multiLevelType w:val="hybridMultilevel"/>
    <w:tmpl w:val="A27E4AA4"/>
    <w:lvl w:ilvl="0" w:tplc="CEDAFF3C">
      <w:start w:val="1"/>
      <w:numFmt w:val="bullet"/>
      <w:lvlText w:val="•"/>
      <w:lvlJc w:val="left"/>
      <w:pPr>
        <w:tabs>
          <w:tab w:val="num" w:pos="720"/>
        </w:tabs>
        <w:ind w:left="720" w:hanging="360"/>
      </w:pPr>
      <w:rPr>
        <w:rFonts w:ascii="Arial" w:hAnsi="Arial" w:hint="default"/>
      </w:rPr>
    </w:lvl>
    <w:lvl w:ilvl="1" w:tplc="4EDA6360" w:tentative="1">
      <w:start w:val="1"/>
      <w:numFmt w:val="bullet"/>
      <w:lvlText w:val="•"/>
      <w:lvlJc w:val="left"/>
      <w:pPr>
        <w:tabs>
          <w:tab w:val="num" w:pos="1440"/>
        </w:tabs>
        <w:ind w:left="1440" w:hanging="360"/>
      </w:pPr>
      <w:rPr>
        <w:rFonts w:ascii="Arial" w:hAnsi="Arial" w:hint="default"/>
      </w:rPr>
    </w:lvl>
    <w:lvl w:ilvl="2" w:tplc="B1B032BC" w:tentative="1">
      <w:start w:val="1"/>
      <w:numFmt w:val="bullet"/>
      <w:lvlText w:val="•"/>
      <w:lvlJc w:val="left"/>
      <w:pPr>
        <w:tabs>
          <w:tab w:val="num" w:pos="2160"/>
        </w:tabs>
        <w:ind w:left="2160" w:hanging="360"/>
      </w:pPr>
      <w:rPr>
        <w:rFonts w:ascii="Arial" w:hAnsi="Arial" w:hint="default"/>
      </w:rPr>
    </w:lvl>
    <w:lvl w:ilvl="3" w:tplc="DB0CDB84" w:tentative="1">
      <w:start w:val="1"/>
      <w:numFmt w:val="bullet"/>
      <w:lvlText w:val="•"/>
      <w:lvlJc w:val="left"/>
      <w:pPr>
        <w:tabs>
          <w:tab w:val="num" w:pos="2880"/>
        </w:tabs>
        <w:ind w:left="2880" w:hanging="360"/>
      </w:pPr>
      <w:rPr>
        <w:rFonts w:ascii="Arial" w:hAnsi="Arial" w:hint="default"/>
      </w:rPr>
    </w:lvl>
    <w:lvl w:ilvl="4" w:tplc="D802450A" w:tentative="1">
      <w:start w:val="1"/>
      <w:numFmt w:val="bullet"/>
      <w:lvlText w:val="•"/>
      <w:lvlJc w:val="left"/>
      <w:pPr>
        <w:tabs>
          <w:tab w:val="num" w:pos="3600"/>
        </w:tabs>
        <w:ind w:left="3600" w:hanging="360"/>
      </w:pPr>
      <w:rPr>
        <w:rFonts w:ascii="Arial" w:hAnsi="Arial" w:hint="default"/>
      </w:rPr>
    </w:lvl>
    <w:lvl w:ilvl="5" w:tplc="130ABCBA" w:tentative="1">
      <w:start w:val="1"/>
      <w:numFmt w:val="bullet"/>
      <w:lvlText w:val="•"/>
      <w:lvlJc w:val="left"/>
      <w:pPr>
        <w:tabs>
          <w:tab w:val="num" w:pos="4320"/>
        </w:tabs>
        <w:ind w:left="4320" w:hanging="360"/>
      </w:pPr>
      <w:rPr>
        <w:rFonts w:ascii="Arial" w:hAnsi="Arial" w:hint="default"/>
      </w:rPr>
    </w:lvl>
    <w:lvl w:ilvl="6" w:tplc="C8FE4B68" w:tentative="1">
      <w:start w:val="1"/>
      <w:numFmt w:val="bullet"/>
      <w:lvlText w:val="•"/>
      <w:lvlJc w:val="left"/>
      <w:pPr>
        <w:tabs>
          <w:tab w:val="num" w:pos="5040"/>
        </w:tabs>
        <w:ind w:left="5040" w:hanging="360"/>
      </w:pPr>
      <w:rPr>
        <w:rFonts w:ascii="Arial" w:hAnsi="Arial" w:hint="default"/>
      </w:rPr>
    </w:lvl>
    <w:lvl w:ilvl="7" w:tplc="6964A10A" w:tentative="1">
      <w:start w:val="1"/>
      <w:numFmt w:val="bullet"/>
      <w:lvlText w:val="•"/>
      <w:lvlJc w:val="left"/>
      <w:pPr>
        <w:tabs>
          <w:tab w:val="num" w:pos="5760"/>
        </w:tabs>
        <w:ind w:left="5760" w:hanging="360"/>
      </w:pPr>
      <w:rPr>
        <w:rFonts w:ascii="Arial" w:hAnsi="Arial" w:hint="default"/>
      </w:rPr>
    </w:lvl>
    <w:lvl w:ilvl="8" w:tplc="99A61294" w:tentative="1">
      <w:start w:val="1"/>
      <w:numFmt w:val="bullet"/>
      <w:lvlText w:val="•"/>
      <w:lvlJc w:val="left"/>
      <w:pPr>
        <w:tabs>
          <w:tab w:val="num" w:pos="6480"/>
        </w:tabs>
        <w:ind w:left="6480" w:hanging="360"/>
      </w:pPr>
      <w:rPr>
        <w:rFonts w:ascii="Arial" w:hAnsi="Arial" w:hint="default"/>
      </w:rPr>
    </w:lvl>
  </w:abstractNum>
  <w:abstractNum w:abstractNumId="286" w15:restartNumberingAfterBreak="0">
    <w:nsid w:val="405415D2"/>
    <w:multiLevelType w:val="hybridMultilevel"/>
    <w:tmpl w:val="84B8F7FA"/>
    <w:lvl w:ilvl="0" w:tplc="B0AC490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7" w15:restartNumberingAfterBreak="0">
    <w:nsid w:val="40717A2E"/>
    <w:multiLevelType w:val="hybridMultilevel"/>
    <w:tmpl w:val="224E5096"/>
    <w:lvl w:ilvl="0" w:tplc="E10C45BE">
      <w:start w:val="3"/>
      <w:numFmt w:val="decimal"/>
      <w:lvlText w:val="%1."/>
      <w:lvlJc w:val="left"/>
      <w:pPr>
        <w:tabs>
          <w:tab w:val="num" w:pos="720"/>
        </w:tabs>
        <w:ind w:left="720" w:hanging="360"/>
      </w:pPr>
    </w:lvl>
    <w:lvl w:ilvl="1" w:tplc="07AA7BC8" w:tentative="1">
      <w:start w:val="1"/>
      <w:numFmt w:val="decimal"/>
      <w:lvlText w:val="%2."/>
      <w:lvlJc w:val="left"/>
      <w:pPr>
        <w:tabs>
          <w:tab w:val="num" w:pos="1440"/>
        </w:tabs>
        <w:ind w:left="1440" w:hanging="360"/>
      </w:pPr>
    </w:lvl>
    <w:lvl w:ilvl="2" w:tplc="27A8A57A" w:tentative="1">
      <w:start w:val="1"/>
      <w:numFmt w:val="decimal"/>
      <w:lvlText w:val="%3."/>
      <w:lvlJc w:val="left"/>
      <w:pPr>
        <w:tabs>
          <w:tab w:val="num" w:pos="2160"/>
        </w:tabs>
        <w:ind w:left="2160" w:hanging="360"/>
      </w:pPr>
    </w:lvl>
    <w:lvl w:ilvl="3" w:tplc="DAAA3284" w:tentative="1">
      <w:start w:val="1"/>
      <w:numFmt w:val="decimal"/>
      <w:lvlText w:val="%4."/>
      <w:lvlJc w:val="left"/>
      <w:pPr>
        <w:tabs>
          <w:tab w:val="num" w:pos="2880"/>
        </w:tabs>
        <w:ind w:left="2880" w:hanging="360"/>
      </w:pPr>
    </w:lvl>
    <w:lvl w:ilvl="4" w:tplc="3FE47F74" w:tentative="1">
      <w:start w:val="1"/>
      <w:numFmt w:val="decimal"/>
      <w:lvlText w:val="%5."/>
      <w:lvlJc w:val="left"/>
      <w:pPr>
        <w:tabs>
          <w:tab w:val="num" w:pos="3600"/>
        </w:tabs>
        <w:ind w:left="3600" w:hanging="360"/>
      </w:pPr>
    </w:lvl>
    <w:lvl w:ilvl="5" w:tplc="1C10FDB8" w:tentative="1">
      <w:start w:val="1"/>
      <w:numFmt w:val="decimal"/>
      <w:lvlText w:val="%6."/>
      <w:lvlJc w:val="left"/>
      <w:pPr>
        <w:tabs>
          <w:tab w:val="num" w:pos="4320"/>
        </w:tabs>
        <w:ind w:left="4320" w:hanging="360"/>
      </w:pPr>
    </w:lvl>
    <w:lvl w:ilvl="6" w:tplc="4320957E" w:tentative="1">
      <w:start w:val="1"/>
      <w:numFmt w:val="decimal"/>
      <w:lvlText w:val="%7."/>
      <w:lvlJc w:val="left"/>
      <w:pPr>
        <w:tabs>
          <w:tab w:val="num" w:pos="5040"/>
        </w:tabs>
        <w:ind w:left="5040" w:hanging="360"/>
      </w:pPr>
    </w:lvl>
    <w:lvl w:ilvl="7" w:tplc="B1B61DD6" w:tentative="1">
      <w:start w:val="1"/>
      <w:numFmt w:val="decimal"/>
      <w:lvlText w:val="%8."/>
      <w:lvlJc w:val="left"/>
      <w:pPr>
        <w:tabs>
          <w:tab w:val="num" w:pos="5760"/>
        </w:tabs>
        <w:ind w:left="5760" w:hanging="360"/>
      </w:pPr>
    </w:lvl>
    <w:lvl w:ilvl="8" w:tplc="ECD2DBC8" w:tentative="1">
      <w:start w:val="1"/>
      <w:numFmt w:val="decimal"/>
      <w:lvlText w:val="%9."/>
      <w:lvlJc w:val="left"/>
      <w:pPr>
        <w:tabs>
          <w:tab w:val="num" w:pos="6480"/>
        </w:tabs>
        <w:ind w:left="6480" w:hanging="360"/>
      </w:pPr>
    </w:lvl>
  </w:abstractNum>
  <w:abstractNum w:abstractNumId="288" w15:restartNumberingAfterBreak="0">
    <w:nsid w:val="407E5CBD"/>
    <w:multiLevelType w:val="hybridMultilevel"/>
    <w:tmpl w:val="FF6C86A4"/>
    <w:lvl w:ilvl="0" w:tplc="A10850BE">
      <w:start w:val="1"/>
      <w:numFmt w:val="hebrew2"/>
      <w:lvlText w:val="%1-"/>
      <w:lvlJc w:val="left"/>
      <w:pPr>
        <w:tabs>
          <w:tab w:val="num" w:pos="720"/>
        </w:tabs>
        <w:ind w:left="720" w:hanging="360"/>
      </w:pPr>
    </w:lvl>
    <w:lvl w:ilvl="1" w:tplc="E6E6C55C" w:tentative="1">
      <w:start w:val="1"/>
      <w:numFmt w:val="hebrew2"/>
      <w:lvlText w:val="%2-"/>
      <w:lvlJc w:val="left"/>
      <w:pPr>
        <w:tabs>
          <w:tab w:val="num" w:pos="1440"/>
        </w:tabs>
        <w:ind w:left="1440" w:hanging="360"/>
      </w:pPr>
    </w:lvl>
    <w:lvl w:ilvl="2" w:tplc="EE560130" w:tentative="1">
      <w:start w:val="1"/>
      <w:numFmt w:val="hebrew2"/>
      <w:lvlText w:val="%3-"/>
      <w:lvlJc w:val="left"/>
      <w:pPr>
        <w:tabs>
          <w:tab w:val="num" w:pos="2160"/>
        </w:tabs>
        <w:ind w:left="2160" w:hanging="360"/>
      </w:pPr>
    </w:lvl>
    <w:lvl w:ilvl="3" w:tplc="01ECFCA2" w:tentative="1">
      <w:start w:val="1"/>
      <w:numFmt w:val="hebrew2"/>
      <w:lvlText w:val="%4-"/>
      <w:lvlJc w:val="left"/>
      <w:pPr>
        <w:tabs>
          <w:tab w:val="num" w:pos="2880"/>
        </w:tabs>
        <w:ind w:left="2880" w:hanging="360"/>
      </w:pPr>
    </w:lvl>
    <w:lvl w:ilvl="4" w:tplc="652E1516" w:tentative="1">
      <w:start w:val="1"/>
      <w:numFmt w:val="hebrew2"/>
      <w:lvlText w:val="%5-"/>
      <w:lvlJc w:val="left"/>
      <w:pPr>
        <w:tabs>
          <w:tab w:val="num" w:pos="3600"/>
        </w:tabs>
        <w:ind w:left="3600" w:hanging="360"/>
      </w:pPr>
    </w:lvl>
    <w:lvl w:ilvl="5" w:tplc="4E405F56" w:tentative="1">
      <w:start w:val="1"/>
      <w:numFmt w:val="hebrew2"/>
      <w:lvlText w:val="%6-"/>
      <w:lvlJc w:val="left"/>
      <w:pPr>
        <w:tabs>
          <w:tab w:val="num" w:pos="4320"/>
        </w:tabs>
        <w:ind w:left="4320" w:hanging="360"/>
      </w:pPr>
    </w:lvl>
    <w:lvl w:ilvl="6" w:tplc="D5220728" w:tentative="1">
      <w:start w:val="1"/>
      <w:numFmt w:val="hebrew2"/>
      <w:lvlText w:val="%7-"/>
      <w:lvlJc w:val="left"/>
      <w:pPr>
        <w:tabs>
          <w:tab w:val="num" w:pos="5040"/>
        </w:tabs>
        <w:ind w:left="5040" w:hanging="360"/>
      </w:pPr>
    </w:lvl>
    <w:lvl w:ilvl="7" w:tplc="0CBAA018" w:tentative="1">
      <w:start w:val="1"/>
      <w:numFmt w:val="hebrew2"/>
      <w:lvlText w:val="%8-"/>
      <w:lvlJc w:val="left"/>
      <w:pPr>
        <w:tabs>
          <w:tab w:val="num" w:pos="5760"/>
        </w:tabs>
        <w:ind w:left="5760" w:hanging="360"/>
      </w:pPr>
    </w:lvl>
    <w:lvl w:ilvl="8" w:tplc="2DDCC6BC" w:tentative="1">
      <w:start w:val="1"/>
      <w:numFmt w:val="hebrew2"/>
      <w:lvlText w:val="%9-"/>
      <w:lvlJc w:val="left"/>
      <w:pPr>
        <w:tabs>
          <w:tab w:val="num" w:pos="6480"/>
        </w:tabs>
        <w:ind w:left="6480" w:hanging="360"/>
      </w:pPr>
    </w:lvl>
  </w:abstractNum>
  <w:abstractNum w:abstractNumId="289" w15:restartNumberingAfterBreak="0">
    <w:nsid w:val="408C79D5"/>
    <w:multiLevelType w:val="hybridMultilevel"/>
    <w:tmpl w:val="6FFC7D5E"/>
    <w:lvl w:ilvl="0" w:tplc="19D439D0">
      <w:start w:val="1"/>
      <w:numFmt w:val="bullet"/>
      <w:lvlText w:val=""/>
      <w:lvlJc w:val="left"/>
      <w:pPr>
        <w:tabs>
          <w:tab w:val="num" w:pos="720"/>
        </w:tabs>
        <w:ind w:left="720" w:hanging="360"/>
      </w:pPr>
      <w:rPr>
        <w:rFonts w:ascii="Wingdings" w:hAnsi="Wingdings" w:hint="default"/>
      </w:rPr>
    </w:lvl>
    <w:lvl w:ilvl="1" w:tplc="307439C6" w:tentative="1">
      <w:start w:val="1"/>
      <w:numFmt w:val="bullet"/>
      <w:lvlText w:val=""/>
      <w:lvlJc w:val="left"/>
      <w:pPr>
        <w:tabs>
          <w:tab w:val="num" w:pos="1440"/>
        </w:tabs>
        <w:ind w:left="1440" w:hanging="360"/>
      </w:pPr>
      <w:rPr>
        <w:rFonts w:ascii="Wingdings" w:hAnsi="Wingdings" w:hint="default"/>
      </w:rPr>
    </w:lvl>
    <w:lvl w:ilvl="2" w:tplc="D93C6DA4" w:tentative="1">
      <w:start w:val="1"/>
      <w:numFmt w:val="bullet"/>
      <w:lvlText w:val=""/>
      <w:lvlJc w:val="left"/>
      <w:pPr>
        <w:tabs>
          <w:tab w:val="num" w:pos="2160"/>
        </w:tabs>
        <w:ind w:left="2160" w:hanging="360"/>
      </w:pPr>
      <w:rPr>
        <w:rFonts w:ascii="Wingdings" w:hAnsi="Wingdings" w:hint="default"/>
      </w:rPr>
    </w:lvl>
    <w:lvl w:ilvl="3" w:tplc="A6BE533A" w:tentative="1">
      <w:start w:val="1"/>
      <w:numFmt w:val="bullet"/>
      <w:lvlText w:val=""/>
      <w:lvlJc w:val="left"/>
      <w:pPr>
        <w:tabs>
          <w:tab w:val="num" w:pos="2880"/>
        </w:tabs>
        <w:ind w:left="2880" w:hanging="360"/>
      </w:pPr>
      <w:rPr>
        <w:rFonts w:ascii="Wingdings" w:hAnsi="Wingdings" w:hint="default"/>
      </w:rPr>
    </w:lvl>
    <w:lvl w:ilvl="4" w:tplc="5F162966" w:tentative="1">
      <w:start w:val="1"/>
      <w:numFmt w:val="bullet"/>
      <w:lvlText w:val=""/>
      <w:lvlJc w:val="left"/>
      <w:pPr>
        <w:tabs>
          <w:tab w:val="num" w:pos="3600"/>
        </w:tabs>
        <w:ind w:left="3600" w:hanging="360"/>
      </w:pPr>
      <w:rPr>
        <w:rFonts w:ascii="Wingdings" w:hAnsi="Wingdings" w:hint="default"/>
      </w:rPr>
    </w:lvl>
    <w:lvl w:ilvl="5" w:tplc="96FCE298" w:tentative="1">
      <w:start w:val="1"/>
      <w:numFmt w:val="bullet"/>
      <w:lvlText w:val=""/>
      <w:lvlJc w:val="left"/>
      <w:pPr>
        <w:tabs>
          <w:tab w:val="num" w:pos="4320"/>
        </w:tabs>
        <w:ind w:left="4320" w:hanging="360"/>
      </w:pPr>
      <w:rPr>
        <w:rFonts w:ascii="Wingdings" w:hAnsi="Wingdings" w:hint="default"/>
      </w:rPr>
    </w:lvl>
    <w:lvl w:ilvl="6" w:tplc="947A90DC" w:tentative="1">
      <w:start w:val="1"/>
      <w:numFmt w:val="bullet"/>
      <w:lvlText w:val=""/>
      <w:lvlJc w:val="left"/>
      <w:pPr>
        <w:tabs>
          <w:tab w:val="num" w:pos="5040"/>
        </w:tabs>
        <w:ind w:left="5040" w:hanging="360"/>
      </w:pPr>
      <w:rPr>
        <w:rFonts w:ascii="Wingdings" w:hAnsi="Wingdings" w:hint="default"/>
      </w:rPr>
    </w:lvl>
    <w:lvl w:ilvl="7" w:tplc="C3588E6C" w:tentative="1">
      <w:start w:val="1"/>
      <w:numFmt w:val="bullet"/>
      <w:lvlText w:val=""/>
      <w:lvlJc w:val="left"/>
      <w:pPr>
        <w:tabs>
          <w:tab w:val="num" w:pos="5760"/>
        </w:tabs>
        <w:ind w:left="5760" w:hanging="360"/>
      </w:pPr>
      <w:rPr>
        <w:rFonts w:ascii="Wingdings" w:hAnsi="Wingdings" w:hint="default"/>
      </w:rPr>
    </w:lvl>
    <w:lvl w:ilvl="8" w:tplc="2D4E61EC" w:tentative="1">
      <w:start w:val="1"/>
      <w:numFmt w:val="bullet"/>
      <w:lvlText w:val=""/>
      <w:lvlJc w:val="left"/>
      <w:pPr>
        <w:tabs>
          <w:tab w:val="num" w:pos="6480"/>
        </w:tabs>
        <w:ind w:left="6480" w:hanging="360"/>
      </w:pPr>
      <w:rPr>
        <w:rFonts w:ascii="Wingdings" w:hAnsi="Wingdings" w:hint="default"/>
      </w:rPr>
    </w:lvl>
  </w:abstractNum>
  <w:abstractNum w:abstractNumId="290" w15:restartNumberingAfterBreak="0">
    <w:nsid w:val="40F94020"/>
    <w:multiLevelType w:val="hybridMultilevel"/>
    <w:tmpl w:val="A37C3DC2"/>
    <w:lvl w:ilvl="0" w:tplc="A95CA1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1" w15:restartNumberingAfterBreak="0">
    <w:nsid w:val="41575E95"/>
    <w:multiLevelType w:val="hybridMultilevel"/>
    <w:tmpl w:val="8A5C57D4"/>
    <w:lvl w:ilvl="0" w:tplc="F4EA3E7C">
      <w:start w:val="1"/>
      <w:numFmt w:val="bullet"/>
      <w:lvlText w:val=""/>
      <w:lvlJc w:val="left"/>
      <w:pPr>
        <w:tabs>
          <w:tab w:val="num" w:pos="720"/>
        </w:tabs>
        <w:ind w:left="720" w:hanging="360"/>
      </w:pPr>
      <w:rPr>
        <w:rFonts w:ascii="Wingdings" w:hAnsi="Wingdings" w:hint="default"/>
      </w:rPr>
    </w:lvl>
    <w:lvl w:ilvl="1" w:tplc="A8381BD6">
      <w:start w:val="1"/>
      <w:numFmt w:val="bullet"/>
      <w:lvlText w:val=""/>
      <w:lvlJc w:val="left"/>
      <w:pPr>
        <w:tabs>
          <w:tab w:val="num" w:pos="1440"/>
        </w:tabs>
        <w:ind w:left="1440" w:hanging="360"/>
      </w:pPr>
      <w:rPr>
        <w:rFonts w:ascii="Wingdings" w:hAnsi="Wingdings" w:hint="default"/>
      </w:rPr>
    </w:lvl>
    <w:lvl w:ilvl="2" w:tplc="5CFC83EE" w:tentative="1">
      <w:start w:val="1"/>
      <w:numFmt w:val="bullet"/>
      <w:lvlText w:val=""/>
      <w:lvlJc w:val="left"/>
      <w:pPr>
        <w:tabs>
          <w:tab w:val="num" w:pos="2160"/>
        </w:tabs>
        <w:ind w:left="2160" w:hanging="360"/>
      </w:pPr>
      <w:rPr>
        <w:rFonts w:ascii="Wingdings" w:hAnsi="Wingdings" w:hint="default"/>
      </w:rPr>
    </w:lvl>
    <w:lvl w:ilvl="3" w:tplc="C01A59FC" w:tentative="1">
      <w:start w:val="1"/>
      <w:numFmt w:val="bullet"/>
      <w:lvlText w:val=""/>
      <w:lvlJc w:val="left"/>
      <w:pPr>
        <w:tabs>
          <w:tab w:val="num" w:pos="2880"/>
        </w:tabs>
        <w:ind w:left="2880" w:hanging="360"/>
      </w:pPr>
      <w:rPr>
        <w:rFonts w:ascii="Wingdings" w:hAnsi="Wingdings" w:hint="default"/>
      </w:rPr>
    </w:lvl>
    <w:lvl w:ilvl="4" w:tplc="80AA97C4" w:tentative="1">
      <w:start w:val="1"/>
      <w:numFmt w:val="bullet"/>
      <w:lvlText w:val=""/>
      <w:lvlJc w:val="left"/>
      <w:pPr>
        <w:tabs>
          <w:tab w:val="num" w:pos="3600"/>
        </w:tabs>
        <w:ind w:left="3600" w:hanging="360"/>
      </w:pPr>
      <w:rPr>
        <w:rFonts w:ascii="Wingdings" w:hAnsi="Wingdings" w:hint="default"/>
      </w:rPr>
    </w:lvl>
    <w:lvl w:ilvl="5" w:tplc="B9709BBA" w:tentative="1">
      <w:start w:val="1"/>
      <w:numFmt w:val="bullet"/>
      <w:lvlText w:val=""/>
      <w:lvlJc w:val="left"/>
      <w:pPr>
        <w:tabs>
          <w:tab w:val="num" w:pos="4320"/>
        </w:tabs>
        <w:ind w:left="4320" w:hanging="360"/>
      </w:pPr>
      <w:rPr>
        <w:rFonts w:ascii="Wingdings" w:hAnsi="Wingdings" w:hint="default"/>
      </w:rPr>
    </w:lvl>
    <w:lvl w:ilvl="6" w:tplc="D6669FF2" w:tentative="1">
      <w:start w:val="1"/>
      <w:numFmt w:val="bullet"/>
      <w:lvlText w:val=""/>
      <w:lvlJc w:val="left"/>
      <w:pPr>
        <w:tabs>
          <w:tab w:val="num" w:pos="5040"/>
        </w:tabs>
        <w:ind w:left="5040" w:hanging="360"/>
      </w:pPr>
      <w:rPr>
        <w:rFonts w:ascii="Wingdings" w:hAnsi="Wingdings" w:hint="default"/>
      </w:rPr>
    </w:lvl>
    <w:lvl w:ilvl="7" w:tplc="8F9CE37E" w:tentative="1">
      <w:start w:val="1"/>
      <w:numFmt w:val="bullet"/>
      <w:lvlText w:val=""/>
      <w:lvlJc w:val="left"/>
      <w:pPr>
        <w:tabs>
          <w:tab w:val="num" w:pos="5760"/>
        </w:tabs>
        <w:ind w:left="5760" w:hanging="360"/>
      </w:pPr>
      <w:rPr>
        <w:rFonts w:ascii="Wingdings" w:hAnsi="Wingdings" w:hint="default"/>
      </w:rPr>
    </w:lvl>
    <w:lvl w:ilvl="8" w:tplc="1E7E0B72" w:tentative="1">
      <w:start w:val="1"/>
      <w:numFmt w:val="bullet"/>
      <w:lvlText w:val=""/>
      <w:lvlJc w:val="left"/>
      <w:pPr>
        <w:tabs>
          <w:tab w:val="num" w:pos="6480"/>
        </w:tabs>
        <w:ind w:left="6480" w:hanging="360"/>
      </w:pPr>
      <w:rPr>
        <w:rFonts w:ascii="Wingdings" w:hAnsi="Wingdings" w:hint="default"/>
      </w:rPr>
    </w:lvl>
  </w:abstractNum>
  <w:abstractNum w:abstractNumId="292" w15:restartNumberingAfterBreak="0">
    <w:nsid w:val="419E06A4"/>
    <w:multiLevelType w:val="hybridMultilevel"/>
    <w:tmpl w:val="E4D419F4"/>
    <w:lvl w:ilvl="0" w:tplc="F3049586">
      <w:start w:val="1"/>
      <w:numFmt w:val="bullet"/>
      <w:lvlText w:val=""/>
      <w:lvlJc w:val="left"/>
      <w:pPr>
        <w:tabs>
          <w:tab w:val="num" w:pos="720"/>
        </w:tabs>
        <w:ind w:left="720" w:hanging="360"/>
      </w:pPr>
      <w:rPr>
        <w:rFonts w:ascii="Wingdings" w:hAnsi="Wingdings" w:hint="default"/>
      </w:rPr>
    </w:lvl>
    <w:lvl w:ilvl="1" w:tplc="B9C2F8F6">
      <w:numFmt w:val="bullet"/>
      <w:lvlText w:val=""/>
      <w:lvlJc w:val="left"/>
      <w:pPr>
        <w:tabs>
          <w:tab w:val="num" w:pos="1440"/>
        </w:tabs>
        <w:ind w:left="1440" w:hanging="360"/>
      </w:pPr>
      <w:rPr>
        <w:rFonts w:ascii="Wingdings" w:hAnsi="Wingdings" w:hint="default"/>
      </w:rPr>
    </w:lvl>
    <w:lvl w:ilvl="2" w:tplc="85D6EA3A" w:tentative="1">
      <w:start w:val="1"/>
      <w:numFmt w:val="bullet"/>
      <w:lvlText w:val=""/>
      <w:lvlJc w:val="left"/>
      <w:pPr>
        <w:tabs>
          <w:tab w:val="num" w:pos="2160"/>
        </w:tabs>
        <w:ind w:left="2160" w:hanging="360"/>
      </w:pPr>
      <w:rPr>
        <w:rFonts w:ascii="Wingdings" w:hAnsi="Wingdings" w:hint="default"/>
      </w:rPr>
    </w:lvl>
    <w:lvl w:ilvl="3" w:tplc="57FCEEEC" w:tentative="1">
      <w:start w:val="1"/>
      <w:numFmt w:val="bullet"/>
      <w:lvlText w:val=""/>
      <w:lvlJc w:val="left"/>
      <w:pPr>
        <w:tabs>
          <w:tab w:val="num" w:pos="2880"/>
        </w:tabs>
        <w:ind w:left="2880" w:hanging="360"/>
      </w:pPr>
      <w:rPr>
        <w:rFonts w:ascii="Wingdings" w:hAnsi="Wingdings" w:hint="default"/>
      </w:rPr>
    </w:lvl>
    <w:lvl w:ilvl="4" w:tplc="7844388E" w:tentative="1">
      <w:start w:val="1"/>
      <w:numFmt w:val="bullet"/>
      <w:lvlText w:val=""/>
      <w:lvlJc w:val="left"/>
      <w:pPr>
        <w:tabs>
          <w:tab w:val="num" w:pos="3600"/>
        </w:tabs>
        <w:ind w:left="3600" w:hanging="360"/>
      </w:pPr>
      <w:rPr>
        <w:rFonts w:ascii="Wingdings" w:hAnsi="Wingdings" w:hint="default"/>
      </w:rPr>
    </w:lvl>
    <w:lvl w:ilvl="5" w:tplc="FBB26DDA" w:tentative="1">
      <w:start w:val="1"/>
      <w:numFmt w:val="bullet"/>
      <w:lvlText w:val=""/>
      <w:lvlJc w:val="left"/>
      <w:pPr>
        <w:tabs>
          <w:tab w:val="num" w:pos="4320"/>
        </w:tabs>
        <w:ind w:left="4320" w:hanging="360"/>
      </w:pPr>
      <w:rPr>
        <w:rFonts w:ascii="Wingdings" w:hAnsi="Wingdings" w:hint="default"/>
      </w:rPr>
    </w:lvl>
    <w:lvl w:ilvl="6" w:tplc="D64809FC" w:tentative="1">
      <w:start w:val="1"/>
      <w:numFmt w:val="bullet"/>
      <w:lvlText w:val=""/>
      <w:lvlJc w:val="left"/>
      <w:pPr>
        <w:tabs>
          <w:tab w:val="num" w:pos="5040"/>
        </w:tabs>
        <w:ind w:left="5040" w:hanging="360"/>
      </w:pPr>
      <w:rPr>
        <w:rFonts w:ascii="Wingdings" w:hAnsi="Wingdings" w:hint="default"/>
      </w:rPr>
    </w:lvl>
    <w:lvl w:ilvl="7" w:tplc="54EEAAAC" w:tentative="1">
      <w:start w:val="1"/>
      <w:numFmt w:val="bullet"/>
      <w:lvlText w:val=""/>
      <w:lvlJc w:val="left"/>
      <w:pPr>
        <w:tabs>
          <w:tab w:val="num" w:pos="5760"/>
        </w:tabs>
        <w:ind w:left="5760" w:hanging="360"/>
      </w:pPr>
      <w:rPr>
        <w:rFonts w:ascii="Wingdings" w:hAnsi="Wingdings" w:hint="default"/>
      </w:rPr>
    </w:lvl>
    <w:lvl w:ilvl="8" w:tplc="316EAAF8" w:tentative="1">
      <w:start w:val="1"/>
      <w:numFmt w:val="bullet"/>
      <w:lvlText w:val=""/>
      <w:lvlJc w:val="left"/>
      <w:pPr>
        <w:tabs>
          <w:tab w:val="num" w:pos="6480"/>
        </w:tabs>
        <w:ind w:left="6480" w:hanging="360"/>
      </w:pPr>
      <w:rPr>
        <w:rFonts w:ascii="Wingdings" w:hAnsi="Wingdings" w:hint="default"/>
      </w:rPr>
    </w:lvl>
  </w:abstractNum>
  <w:abstractNum w:abstractNumId="293" w15:restartNumberingAfterBreak="0">
    <w:nsid w:val="41F17328"/>
    <w:multiLevelType w:val="hybridMultilevel"/>
    <w:tmpl w:val="4FD63FB8"/>
    <w:lvl w:ilvl="0" w:tplc="CD7CB5F6">
      <w:start w:val="1"/>
      <w:numFmt w:val="hebrew2"/>
      <w:lvlText w:val="%1-"/>
      <w:lvlJc w:val="left"/>
      <w:pPr>
        <w:tabs>
          <w:tab w:val="num" w:pos="720"/>
        </w:tabs>
        <w:ind w:left="720" w:hanging="360"/>
      </w:pPr>
    </w:lvl>
    <w:lvl w:ilvl="1" w:tplc="1FA08FCA" w:tentative="1">
      <w:start w:val="1"/>
      <w:numFmt w:val="hebrew2"/>
      <w:lvlText w:val="%2-"/>
      <w:lvlJc w:val="left"/>
      <w:pPr>
        <w:tabs>
          <w:tab w:val="num" w:pos="1440"/>
        </w:tabs>
        <w:ind w:left="1440" w:hanging="360"/>
      </w:pPr>
    </w:lvl>
    <w:lvl w:ilvl="2" w:tplc="CFEE9494" w:tentative="1">
      <w:start w:val="1"/>
      <w:numFmt w:val="hebrew2"/>
      <w:lvlText w:val="%3-"/>
      <w:lvlJc w:val="left"/>
      <w:pPr>
        <w:tabs>
          <w:tab w:val="num" w:pos="2160"/>
        </w:tabs>
        <w:ind w:left="2160" w:hanging="360"/>
      </w:pPr>
    </w:lvl>
    <w:lvl w:ilvl="3" w:tplc="9AA07DDE" w:tentative="1">
      <w:start w:val="1"/>
      <w:numFmt w:val="hebrew2"/>
      <w:lvlText w:val="%4-"/>
      <w:lvlJc w:val="left"/>
      <w:pPr>
        <w:tabs>
          <w:tab w:val="num" w:pos="2880"/>
        </w:tabs>
        <w:ind w:left="2880" w:hanging="360"/>
      </w:pPr>
    </w:lvl>
    <w:lvl w:ilvl="4" w:tplc="4608FB96" w:tentative="1">
      <w:start w:val="1"/>
      <w:numFmt w:val="hebrew2"/>
      <w:lvlText w:val="%5-"/>
      <w:lvlJc w:val="left"/>
      <w:pPr>
        <w:tabs>
          <w:tab w:val="num" w:pos="3600"/>
        </w:tabs>
        <w:ind w:left="3600" w:hanging="360"/>
      </w:pPr>
    </w:lvl>
    <w:lvl w:ilvl="5" w:tplc="4A866DC8" w:tentative="1">
      <w:start w:val="1"/>
      <w:numFmt w:val="hebrew2"/>
      <w:lvlText w:val="%6-"/>
      <w:lvlJc w:val="left"/>
      <w:pPr>
        <w:tabs>
          <w:tab w:val="num" w:pos="4320"/>
        </w:tabs>
        <w:ind w:left="4320" w:hanging="360"/>
      </w:pPr>
    </w:lvl>
    <w:lvl w:ilvl="6" w:tplc="0742C404" w:tentative="1">
      <w:start w:val="1"/>
      <w:numFmt w:val="hebrew2"/>
      <w:lvlText w:val="%7-"/>
      <w:lvlJc w:val="left"/>
      <w:pPr>
        <w:tabs>
          <w:tab w:val="num" w:pos="5040"/>
        </w:tabs>
        <w:ind w:left="5040" w:hanging="360"/>
      </w:pPr>
    </w:lvl>
    <w:lvl w:ilvl="7" w:tplc="5BECEA72" w:tentative="1">
      <w:start w:val="1"/>
      <w:numFmt w:val="hebrew2"/>
      <w:lvlText w:val="%8-"/>
      <w:lvlJc w:val="left"/>
      <w:pPr>
        <w:tabs>
          <w:tab w:val="num" w:pos="5760"/>
        </w:tabs>
        <w:ind w:left="5760" w:hanging="360"/>
      </w:pPr>
    </w:lvl>
    <w:lvl w:ilvl="8" w:tplc="A544B13C" w:tentative="1">
      <w:start w:val="1"/>
      <w:numFmt w:val="hebrew2"/>
      <w:lvlText w:val="%9-"/>
      <w:lvlJc w:val="left"/>
      <w:pPr>
        <w:tabs>
          <w:tab w:val="num" w:pos="6480"/>
        </w:tabs>
        <w:ind w:left="6480" w:hanging="360"/>
      </w:pPr>
    </w:lvl>
  </w:abstractNum>
  <w:abstractNum w:abstractNumId="294" w15:restartNumberingAfterBreak="0">
    <w:nsid w:val="42265BCB"/>
    <w:multiLevelType w:val="hybridMultilevel"/>
    <w:tmpl w:val="965EF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5" w15:restartNumberingAfterBreak="0">
    <w:nsid w:val="43055BB2"/>
    <w:multiLevelType w:val="hybridMultilevel"/>
    <w:tmpl w:val="101A334C"/>
    <w:lvl w:ilvl="0" w:tplc="5E4E5442">
      <w:start w:val="1"/>
      <w:numFmt w:val="bullet"/>
      <w:lvlText w:val=""/>
      <w:lvlJc w:val="left"/>
      <w:pPr>
        <w:tabs>
          <w:tab w:val="num" w:pos="720"/>
        </w:tabs>
        <w:ind w:left="720" w:hanging="360"/>
      </w:pPr>
      <w:rPr>
        <w:rFonts w:ascii="Wingdings" w:hAnsi="Wingdings" w:hint="default"/>
      </w:rPr>
    </w:lvl>
    <w:lvl w:ilvl="1" w:tplc="F462042C">
      <w:numFmt w:val="bullet"/>
      <w:lvlText w:val=""/>
      <w:lvlJc w:val="left"/>
      <w:pPr>
        <w:tabs>
          <w:tab w:val="num" w:pos="1440"/>
        </w:tabs>
        <w:ind w:left="1440" w:hanging="360"/>
      </w:pPr>
      <w:rPr>
        <w:rFonts w:ascii="Wingdings" w:hAnsi="Wingdings" w:hint="default"/>
      </w:rPr>
    </w:lvl>
    <w:lvl w:ilvl="2" w:tplc="61BCE82A" w:tentative="1">
      <w:start w:val="1"/>
      <w:numFmt w:val="bullet"/>
      <w:lvlText w:val=""/>
      <w:lvlJc w:val="left"/>
      <w:pPr>
        <w:tabs>
          <w:tab w:val="num" w:pos="2160"/>
        </w:tabs>
        <w:ind w:left="2160" w:hanging="360"/>
      </w:pPr>
      <w:rPr>
        <w:rFonts w:ascii="Wingdings" w:hAnsi="Wingdings" w:hint="default"/>
      </w:rPr>
    </w:lvl>
    <w:lvl w:ilvl="3" w:tplc="26DE733C" w:tentative="1">
      <w:start w:val="1"/>
      <w:numFmt w:val="bullet"/>
      <w:lvlText w:val=""/>
      <w:lvlJc w:val="left"/>
      <w:pPr>
        <w:tabs>
          <w:tab w:val="num" w:pos="2880"/>
        </w:tabs>
        <w:ind w:left="2880" w:hanging="360"/>
      </w:pPr>
      <w:rPr>
        <w:rFonts w:ascii="Wingdings" w:hAnsi="Wingdings" w:hint="default"/>
      </w:rPr>
    </w:lvl>
    <w:lvl w:ilvl="4" w:tplc="3BB4D39C" w:tentative="1">
      <w:start w:val="1"/>
      <w:numFmt w:val="bullet"/>
      <w:lvlText w:val=""/>
      <w:lvlJc w:val="left"/>
      <w:pPr>
        <w:tabs>
          <w:tab w:val="num" w:pos="3600"/>
        </w:tabs>
        <w:ind w:left="3600" w:hanging="360"/>
      </w:pPr>
      <w:rPr>
        <w:rFonts w:ascii="Wingdings" w:hAnsi="Wingdings" w:hint="default"/>
      </w:rPr>
    </w:lvl>
    <w:lvl w:ilvl="5" w:tplc="AA1214DA" w:tentative="1">
      <w:start w:val="1"/>
      <w:numFmt w:val="bullet"/>
      <w:lvlText w:val=""/>
      <w:lvlJc w:val="left"/>
      <w:pPr>
        <w:tabs>
          <w:tab w:val="num" w:pos="4320"/>
        </w:tabs>
        <w:ind w:left="4320" w:hanging="360"/>
      </w:pPr>
      <w:rPr>
        <w:rFonts w:ascii="Wingdings" w:hAnsi="Wingdings" w:hint="default"/>
      </w:rPr>
    </w:lvl>
    <w:lvl w:ilvl="6" w:tplc="4042AE76" w:tentative="1">
      <w:start w:val="1"/>
      <w:numFmt w:val="bullet"/>
      <w:lvlText w:val=""/>
      <w:lvlJc w:val="left"/>
      <w:pPr>
        <w:tabs>
          <w:tab w:val="num" w:pos="5040"/>
        </w:tabs>
        <w:ind w:left="5040" w:hanging="360"/>
      </w:pPr>
      <w:rPr>
        <w:rFonts w:ascii="Wingdings" w:hAnsi="Wingdings" w:hint="default"/>
      </w:rPr>
    </w:lvl>
    <w:lvl w:ilvl="7" w:tplc="624A4968" w:tentative="1">
      <w:start w:val="1"/>
      <w:numFmt w:val="bullet"/>
      <w:lvlText w:val=""/>
      <w:lvlJc w:val="left"/>
      <w:pPr>
        <w:tabs>
          <w:tab w:val="num" w:pos="5760"/>
        </w:tabs>
        <w:ind w:left="5760" w:hanging="360"/>
      </w:pPr>
      <w:rPr>
        <w:rFonts w:ascii="Wingdings" w:hAnsi="Wingdings" w:hint="default"/>
      </w:rPr>
    </w:lvl>
    <w:lvl w:ilvl="8" w:tplc="AA10ABFC" w:tentative="1">
      <w:start w:val="1"/>
      <w:numFmt w:val="bullet"/>
      <w:lvlText w:val=""/>
      <w:lvlJc w:val="left"/>
      <w:pPr>
        <w:tabs>
          <w:tab w:val="num" w:pos="6480"/>
        </w:tabs>
        <w:ind w:left="6480" w:hanging="360"/>
      </w:pPr>
      <w:rPr>
        <w:rFonts w:ascii="Wingdings" w:hAnsi="Wingdings" w:hint="default"/>
      </w:rPr>
    </w:lvl>
  </w:abstractNum>
  <w:abstractNum w:abstractNumId="296" w15:restartNumberingAfterBreak="0">
    <w:nsid w:val="431A6C88"/>
    <w:multiLevelType w:val="hybridMultilevel"/>
    <w:tmpl w:val="FF7A7FF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7" w15:restartNumberingAfterBreak="0">
    <w:nsid w:val="4344376D"/>
    <w:multiLevelType w:val="multilevel"/>
    <w:tmpl w:val="FFFFFFFF"/>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cs="Times New Roman" w:hint="default"/>
      </w:rPr>
    </w:lvl>
    <w:lvl w:ilvl="2">
      <w:start w:val="1"/>
      <w:numFmt w:val="bullet"/>
      <w:lvlText w:val=""/>
      <w:lvlJc w:val="left"/>
      <w:pPr>
        <w:tabs>
          <w:tab w:val="num" w:pos="2340"/>
        </w:tabs>
        <w:ind w:left="2160" w:hanging="180"/>
      </w:pPr>
      <w:rPr>
        <w:rFonts w:ascii="Symbol" w:hAnsi="Symbol" w:hint="default"/>
        <w:color w:val="auto"/>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298" w15:restartNumberingAfterBreak="0">
    <w:nsid w:val="43DC17C9"/>
    <w:multiLevelType w:val="hybridMultilevel"/>
    <w:tmpl w:val="7E7A9090"/>
    <w:lvl w:ilvl="0" w:tplc="73108E82">
      <w:start w:val="1"/>
      <w:numFmt w:val="bullet"/>
      <w:lvlText w:val=""/>
      <w:lvlJc w:val="left"/>
      <w:pPr>
        <w:tabs>
          <w:tab w:val="num" w:pos="720"/>
        </w:tabs>
        <w:ind w:left="720" w:hanging="360"/>
      </w:pPr>
      <w:rPr>
        <w:rFonts w:ascii="Wingdings" w:hAnsi="Wingdings" w:hint="default"/>
      </w:rPr>
    </w:lvl>
    <w:lvl w:ilvl="1" w:tplc="8B781298" w:tentative="1">
      <w:start w:val="1"/>
      <w:numFmt w:val="bullet"/>
      <w:lvlText w:val=""/>
      <w:lvlJc w:val="left"/>
      <w:pPr>
        <w:tabs>
          <w:tab w:val="num" w:pos="1440"/>
        </w:tabs>
        <w:ind w:left="1440" w:hanging="360"/>
      </w:pPr>
      <w:rPr>
        <w:rFonts w:ascii="Wingdings" w:hAnsi="Wingdings" w:hint="default"/>
      </w:rPr>
    </w:lvl>
    <w:lvl w:ilvl="2" w:tplc="932A2D54" w:tentative="1">
      <w:start w:val="1"/>
      <w:numFmt w:val="bullet"/>
      <w:lvlText w:val=""/>
      <w:lvlJc w:val="left"/>
      <w:pPr>
        <w:tabs>
          <w:tab w:val="num" w:pos="2160"/>
        </w:tabs>
        <w:ind w:left="2160" w:hanging="360"/>
      </w:pPr>
      <w:rPr>
        <w:rFonts w:ascii="Wingdings" w:hAnsi="Wingdings" w:hint="default"/>
      </w:rPr>
    </w:lvl>
    <w:lvl w:ilvl="3" w:tplc="78446B80" w:tentative="1">
      <w:start w:val="1"/>
      <w:numFmt w:val="bullet"/>
      <w:lvlText w:val=""/>
      <w:lvlJc w:val="left"/>
      <w:pPr>
        <w:tabs>
          <w:tab w:val="num" w:pos="2880"/>
        </w:tabs>
        <w:ind w:left="2880" w:hanging="360"/>
      </w:pPr>
      <w:rPr>
        <w:rFonts w:ascii="Wingdings" w:hAnsi="Wingdings" w:hint="default"/>
      </w:rPr>
    </w:lvl>
    <w:lvl w:ilvl="4" w:tplc="A296E6E6" w:tentative="1">
      <w:start w:val="1"/>
      <w:numFmt w:val="bullet"/>
      <w:lvlText w:val=""/>
      <w:lvlJc w:val="left"/>
      <w:pPr>
        <w:tabs>
          <w:tab w:val="num" w:pos="3600"/>
        </w:tabs>
        <w:ind w:left="3600" w:hanging="360"/>
      </w:pPr>
      <w:rPr>
        <w:rFonts w:ascii="Wingdings" w:hAnsi="Wingdings" w:hint="default"/>
      </w:rPr>
    </w:lvl>
    <w:lvl w:ilvl="5" w:tplc="89286B88" w:tentative="1">
      <w:start w:val="1"/>
      <w:numFmt w:val="bullet"/>
      <w:lvlText w:val=""/>
      <w:lvlJc w:val="left"/>
      <w:pPr>
        <w:tabs>
          <w:tab w:val="num" w:pos="4320"/>
        </w:tabs>
        <w:ind w:left="4320" w:hanging="360"/>
      </w:pPr>
      <w:rPr>
        <w:rFonts w:ascii="Wingdings" w:hAnsi="Wingdings" w:hint="default"/>
      </w:rPr>
    </w:lvl>
    <w:lvl w:ilvl="6" w:tplc="C7360CB0" w:tentative="1">
      <w:start w:val="1"/>
      <w:numFmt w:val="bullet"/>
      <w:lvlText w:val=""/>
      <w:lvlJc w:val="left"/>
      <w:pPr>
        <w:tabs>
          <w:tab w:val="num" w:pos="5040"/>
        </w:tabs>
        <w:ind w:left="5040" w:hanging="360"/>
      </w:pPr>
      <w:rPr>
        <w:rFonts w:ascii="Wingdings" w:hAnsi="Wingdings" w:hint="default"/>
      </w:rPr>
    </w:lvl>
    <w:lvl w:ilvl="7" w:tplc="F9829AF4" w:tentative="1">
      <w:start w:val="1"/>
      <w:numFmt w:val="bullet"/>
      <w:lvlText w:val=""/>
      <w:lvlJc w:val="left"/>
      <w:pPr>
        <w:tabs>
          <w:tab w:val="num" w:pos="5760"/>
        </w:tabs>
        <w:ind w:left="5760" w:hanging="360"/>
      </w:pPr>
      <w:rPr>
        <w:rFonts w:ascii="Wingdings" w:hAnsi="Wingdings" w:hint="default"/>
      </w:rPr>
    </w:lvl>
    <w:lvl w:ilvl="8" w:tplc="1D742FC8" w:tentative="1">
      <w:start w:val="1"/>
      <w:numFmt w:val="bullet"/>
      <w:lvlText w:val=""/>
      <w:lvlJc w:val="left"/>
      <w:pPr>
        <w:tabs>
          <w:tab w:val="num" w:pos="6480"/>
        </w:tabs>
        <w:ind w:left="6480" w:hanging="360"/>
      </w:pPr>
      <w:rPr>
        <w:rFonts w:ascii="Wingdings" w:hAnsi="Wingdings" w:hint="default"/>
      </w:rPr>
    </w:lvl>
  </w:abstractNum>
  <w:abstractNum w:abstractNumId="299" w15:restartNumberingAfterBreak="0">
    <w:nsid w:val="43F6766D"/>
    <w:multiLevelType w:val="hybridMultilevel"/>
    <w:tmpl w:val="0E9A884C"/>
    <w:lvl w:ilvl="0" w:tplc="72A8063A">
      <w:start w:val="1"/>
      <w:numFmt w:val="bullet"/>
      <w:lvlText w:val=""/>
      <w:lvlJc w:val="left"/>
      <w:pPr>
        <w:tabs>
          <w:tab w:val="num" w:pos="720"/>
        </w:tabs>
        <w:ind w:left="720" w:hanging="360"/>
      </w:pPr>
      <w:rPr>
        <w:rFonts w:ascii="Wingdings" w:hAnsi="Wingdings" w:hint="default"/>
      </w:rPr>
    </w:lvl>
    <w:lvl w:ilvl="1" w:tplc="278692A4">
      <w:numFmt w:val="bullet"/>
      <w:lvlText w:val=""/>
      <w:lvlJc w:val="left"/>
      <w:pPr>
        <w:tabs>
          <w:tab w:val="num" w:pos="1440"/>
        </w:tabs>
        <w:ind w:left="1440" w:hanging="360"/>
      </w:pPr>
      <w:rPr>
        <w:rFonts w:ascii="Wingdings" w:hAnsi="Wingdings" w:hint="default"/>
      </w:rPr>
    </w:lvl>
    <w:lvl w:ilvl="2" w:tplc="1E8665E4" w:tentative="1">
      <w:start w:val="1"/>
      <w:numFmt w:val="bullet"/>
      <w:lvlText w:val=""/>
      <w:lvlJc w:val="left"/>
      <w:pPr>
        <w:tabs>
          <w:tab w:val="num" w:pos="2160"/>
        </w:tabs>
        <w:ind w:left="2160" w:hanging="360"/>
      </w:pPr>
      <w:rPr>
        <w:rFonts w:ascii="Wingdings" w:hAnsi="Wingdings" w:hint="default"/>
      </w:rPr>
    </w:lvl>
    <w:lvl w:ilvl="3" w:tplc="68D89388" w:tentative="1">
      <w:start w:val="1"/>
      <w:numFmt w:val="bullet"/>
      <w:lvlText w:val=""/>
      <w:lvlJc w:val="left"/>
      <w:pPr>
        <w:tabs>
          <w:tab w:val="num" w:pos="2880"/>
        </w:tabs>
        <w:ind w:left="2880" w:hanging="360"/>
      </w:pPr>
      <w:rPr>
        <w:rFonts w:ascii="Wingdings" w:hAnsi="Wingdings" w:hint="default"/>
      </w:rPr>
    </w:lvl>
    <w:lvl w:ilvl="4" w:tplc="58EAA4E8" w:tentative="1">
      <w:start w:val="1"/>
      <w:numFmt w:val="bullet"/>
      <w:lvlText w:val=""/>
      <w:lvlJc w:val="left"/>
      <w:pPr>
        <w:tabs>
          <w:tab w:val="num" w:pos="3600"/>
        </w:tabs>
        <w:ind w:left="3600" w:hanging="360"/>
      </w:pPr>
      <w:rPr>
        <w:rFonts w:ascii="Wingdings" w:hAnsi="Wingdings" w:hint="default"/>
      </w:rPr>
    </w:lvl>
    <w:lvl w:ilvl="5" w:tplc="F654985C" w:tentative="1">
      <w:start w:val="1"/>
      <w:numFmt w:val="bullet"/>
      <w:lvlText w:val=""/>
      <w:lvlJc w:val="left"/>
      <w:pPr>
        <w:tabs>
          <w:tab w:val="num" w:pos="4320"/>
        </w:tabs>
        <w:ind w:left="4320" w:hanging="360"/>
      </w:pPr>
      <w:rPr>
        <w:rFonts w:ascii="Wingdings" w:hAnsi="Wingdings" w:hint="default"/>
      </w:rPr>
    </w:lvl>
    <w:lvl w:ilvl="6" w:tplc="731689B6" w:tentative="1">
      <w:start w:val="1"/>
      <w:numFmt w:val="bullet"/>
      <w:lvlText w:val=""/>
      <w:lvlJc w:val="left"/>
      <w:pPr>
        <w:tabs>
          <w:tab w:val="num" w:pos="5040"/>
        </w:tabs>
        <w:ind w:left="5040" w:hanging="360"/>
      </w:pPr>
      <w:rPr>
        <w:rFonts w:ascii="Wingdings" w:hAnsi="Wingdings" w:hint="default"/>
      </w:rPr>
    </w:lvl>
    <w:lvl w:ilvl="7" w:tplc="74B0FCFC" w:tentative="1">
      <w:start w:val="1"/>
      <w:numFmt w:val="bullet"/>
      <w:lvlText w:val=""/>
      <w:lvlJc w:val="left"/>
      <w:pPr>
        <w:tabs>
          <w:tab w:val="num" w:pos="5760"/>
        </w:tabs>
        <w:ind w:left="5760" w:hanging="360"/>
      </w:pPr>
      <w:rPr>
        <w:rFonts w:ascii="Wingdings" w:hAnsi="Wingdings" w:hint="default"/>
      </w:rPr>
    </w:lvl>
    <w:lvl w:ilvl="8" w:tplc="F8B03BA8" w:tentative="1">
      <w:start w:val="1"/>
      <w:numFmt w:val="bullet"/>
      <w:lvlText w:val=""/>
      <w:lvlJc w:val="left"/>
      <w:pPr>
        <w:tabs>
          <w:tab w:val="num" w:pos="6480"/>
        </w:tabs>
        <w:ind w:left="6480" w:hanging="360"/>
      </w:pPr>
      <w:rPr>
        <w:rFonts w:ascii="Wingdings" w:hAnsi="Wingdings" w:hint="default"/>
      </w:rPr>
    </w:lvl>
  </w:abstractNum>
  <w:abstractNum w:abstractNumId="300" w15:restartNumberingAfterBreak="0">
    <w:nsid w:val="440C410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445A61B9"/>
    <w:multiLevelType w:val="hybridMultilevel"/>
    <w:tmpl w:val="FFFFFFFF"/>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2" w15:restartNumberingAfterBreak="0">
    <w:nsid w:val="44826BFE"/>
    <w:multiLevelType w:val="hybridMultilevel"/>
    <w:tmpl w:val="559211FA"/>
    <w:lvl w:ilvl="0" w:tplc="1DDCC7BE">
      <w:start w:val="1"/>
      <w:numFmt w:val="bullet"/>
      <w:lvlText w:val=""/>
      <w:lvlJc w:val="left"/>
      <w:pPr>
        <w:tabs>
          <w:tab w:val="num" w:pos="720"/>
        </w:tabs>
        <w:ind w:left="720" w:hanging="360"/>
      </w:pPr>
      <w:rPr>
        <w:rFonts w:ascii="Wingdings 2" w:hAnsi="Wingdings 2" w:hint="default"/>
      </w:rPr>
    </w:lvl>
    <w:lvl w:ilvl="1" w:tplc="755CCA36" w:tentative="1">
      <w:start w:val="1"/>
      <w:numFmt w:val="bullet"/>
      <w:lvlText w:val=""/>
      <w:lvlJc w:val="left"/>
      <w:pPr>
        <w:tabs>
          <w:tab w:val="num" w:pos="1440"/>
        </w:tabs>
        <w:ind w:left="1440" w:hanging="360"/>
      </w:pPr>
      <w:rPr>
        <w:rFonts w:ascii="Wingdings 2" w:hAnsi="Wingdings 2" w:hint="default"/>
      </w:rPr>
    </w:lvl>
    <w:lvl w:ilvl="2" w:tplc="2142618E" w:tentative="1">
      <w:start w:val="1"/>
      <w:numFmt w:val="bullet"/>
      <w:lvlText w:val=""/>
      <w:lvlJc w:val="left"/>
      <w:pPr>
        <w:tabs>
          <w:tab w:val="num" w:pos="2160"/>
        </w:tabs>
        <w:ind w:left="2160" w:hanging="360"/>
      </w:pPr>
      <w:rPr>
        <w:rFonts w:ascii="Wingdings 2" w:hAnsi="Wingdings 2" w:hint="default"/>
      </w:rPr>
    </w:lvl>
    <w:lvl w:ilvl="3" w:tplc="14A20800" w:tentative="1">
      <w:start w:val="1"/>
      <w:numFmt w:val="bullet"/>
      <w:lvlText w:val=""/>
      <w:lvlJc w:val="left"/>
      <w:pPr>
        <w:tabs>
          <w:tab w:val="num" w:pos="2880"/>
        </w:tabs>
        <w:ind w:left="2880" w:hanging="360"/>
      </w:pPr>
      <w:rPr>
        <w:rFonts w:ascii="Wingdings 2" w:hAnsi="Wingdings 2" w:hint="default"/>
      </w:rPr>
    </w:lvl>
    <w:lvl w:ilvl="4" w:tplc="44E2F18C" w:tentative="1">
      <w:start w:val="1"/>
      <w:numFmt w:val="bullet"/>
      <w:lvlText w:val=""/>
      <w:lvlJc w:val="left"/>
      <w:pPr>
        <w:tabs>
          <w:tab w:val="num" w:pos="3600"/>
        </w:tabs>
        <w:ind w:left="3600" w:hanging="360"/>
      </w:pPr>
      <w:rPr>
        <w:rFonts w:ascii="Wingdings 2" w:hAnsi="Wingdings 2" w:hint="default"/>
      </w:rPr>
    </w:lvl>
    <w:lvl w:ilvl="5" w:tplc="2E805CE2" w:tentative="1">
      <w:start w:val="1"/>
      <w:numFmt w:val="bullet"/>
      <w:lvlText w:val=""/>
      <w:lvlJc w:val="left"/>
      <w:pPr>
        <w:tabs>
          <w:tab w:val="num" w:pos="4320"/>
        </w:tabs>
        <w:ind w:left="4320" w:hanging="360"/>
      </w:pPr>
      <w:rPr>
        <w:rFonts w:ascii="Wingdings 2" w:hAnsi="Wingdings 2" w:hint="default"/>
      </w:rPr>
    </w:lvl>
    <w:lvl w:ilvl="6" w:tplc="A9300D7C" w:tentative="1">
      <w:start w:val="1"/>
      <w:numFmt w:val="bullet"/>
      <w:lvlText w:val=""/>
      <w:lvlJc w:val="left"/>
      <w:pPr>
        <w:tabs>
          <w:tab w:val="num" w:pos="5040"/>
        </w:tabs>
        <w:ind w:left="5040" w:hanging="360"/>
      </w:pPr>
      <w:rPr>
        <w:rFonts w:ascii="Wingdings 2" w:hAnsi="Wingdings 2" w:hint="default"/>
      </w:rPr>
    </w:lvl>
    <w:lvl w:ilvl="7" w:tplc="BA421B0C" w:tentative="1">
      <w:start w:val="1"/>
      <w:numFmt w:val="bullet"/>
      <w:lvlText w:val=""/>
      <w:lvlJc w:val="left"/>
      <w:pPr>
        <w:tabs>
          <w:tab w:val="num" w:pos="5760"/>
        </w:tabs>
        <w:ind w:left="5760" w:hanging="360"/>
      </w:pPr>
      <w:rPr>
        <w:rFonts w:ascii="Wingdings 2" w:hAnsi="Wingdings 2" w:hint="default"/>
      </w:rPr>
    </w:lvl>
    <w:lvl w:ilvl="8" w:tplc="0AD84C66" w:tentative="1">
      <w:start w:val="1"/>
      <w:numFmt w:val="bullet"/>
      <w:lvlText w:val=""/>
      <w:lvlJc w:val="left"/>
      <w:pPr>
        <w:tabs>
          <w:tab w:val="num" w:pos="6480"/>
        </w:tabs>
        <w:ind w:left="6480" w:hanging="360"/>
      </w:pPr>
      <w:rPr>
        <w:rFonts w:ascii="Wingdings 2" w:hAnsi="Wingdings 2" w:hint="default"/>
      </w:rPr>
    </w:lvl>
  </w:abstractNum>
  <w:abstractNum w:abstractNumId="303" w15:restartNumberingAfterBreak="0">
    <w:nsid w:val="448C6CCD"/>
    <w:multiLevelType w:val="hybridMultilevel"/>
    <w:tmpl w:val="FFFFFFFF"/>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304" w15:restartNumberingAfterBreak="0">
    <w:nsid w:val="44D614AE"/>
    <w:multiLevelType w:val="hybridMultilevel"/>
    <w:tmpl w:val="9A982CB4"/>
    <w:lvl w:ilvl="0" w:tplc="04090001">
      <w:start w:val="1"/>
      <w:numFmt w:val="bullet"/>
      <w:lvlText w:val=""/>
      <w:lvlJc w:val="left"/>
      <w:pPr>
        <w:tabs>
          <w:tab w:val="num" w:pos="720"/>
        </w:tabs>
        <w:ind w:left="720" w:hanging="360"/>
      </w:pPr>
      <w:rPr>
        <w:rFonts w:ascii="Symbol" w:hAnsi="Symbol" w:hint="default"/>
      </w:rPr>
    </w:lvl>
    <w:lvl w:ilvl="1" w:tplc="1FB6F83A" w:tentative="1">
      <w:start w:val="1"/>
      <w:numFmt w:val="bullet"/>
      <w:lvlText w:val=""/>
      <w:lvlJc w:val="left"/>
      <w:pPr>
        <w:tabs>
          <w:tab w:val="num" w:pos="1440"/>
        </w:tabs>
        <w:ind w:left="1440" w:hanging="360"/>
      </w:pPr>
      <w:rPr>
        <w:rFonts w:ascii="Wingdings 3" w:hAnsi="Wingdings 3" w:hint="default"/>
      </w:rPr>
    </w:lvl>
    <w:lvl w:ilvl="2" w:tplc="7F764296" w:tentative="1">
      <w:start w:val="1"/>
      <w:numFmt w:val="bullet"/>
      <w:lvlText w:val=""/>
      <w:lvlJc w:val="left"/>
      <w:pPr>
        <w:tabs>
          <w:tab w:val="num" w:pos="2160"/>
        </w:tabs>
        <w:ind w:left="2160" w:hanging="360"/>
      </w:pPr>
      <w:rPr>
        <w:rFonts w:ascii="Wingdings 3" w:hAnsi="Wingdings 3" w:hint="default"/>
      </w:rPr>
    </w:lvl>
    <w:lvl w:ilvl="3" w:tplc="CF1013EC" w:tentative="1">
      <w:start w:val="1"/>
      <w:numFmt w:val="bullet"/>
      <w:lvlText w:val=""/>
      <w:lvlJc w:val="left"/>
      <w:pPr>
        <w:tabs>
          <w:tab w:val="num" w:pos="2880"/>
        </w:tabs>
        <w:ind w:left="2880" w:hanging="360"/>
      </w:pPr>
      <w:rPr>
        <w:rFonts w:ascii="Wingdings 3" w:hAnsi="Wingdings 3" w:hint="default"/>
      </w:rPr>
    </w:lvl>
    <w:lvl w:ilvl="4" w:tplc="C6BA5EE2" w:tentative="1">
      <w:start w:val="1"/>
      <w:numFmt w:val="bullet"/>
      <w:lvlText w:val=""/>
      <w:lvlJc w:val="left"/>
      <w:pPr>
        <w:tabs>
          <w:tab w:val="num" w:pos="3600"/>
        </w:tabs>
        <w:ind w:left="3600" w:hanging="360"/>
      </w:pPr>
      <w:rPr>
        <w:rFonts w:ascii="Wingdings 3" w:hAnsi="Wingdings 3" w:hint="default"/>
      </w:rPr>
    </w:lvl>
    <w:lvl w:ilvl="5" w:tplc="7CC04AA2" w:tentative="1">
      <w:start w:val="1"/>
      <w:numFmt w:val="bullet"/>
      <w:lvlText w:val=""/>
      <w:lvlJc w:val="left"/>
      <w:pPr>
        <w:tabs>
          <w:tab w:val="num" w:pos="4320"/>
        </w:tabs>
        <w:ind w:left="4320" w:hanging="360"/>
      </w:pPr>
      <w:rPr>
        <w:rFonts w:ascii="Wingdings 3" w:hAnsi="Wingdings 3" w:hint="default"/>
      </w:rPr>
    </w:lvl>
    <w:lvl w:ilvl="6" w:tplc="820C6400" w:tentative="1">
      <w:start w:val="1"/>
      <w:numFmt w:val="bullet"/>
      <w:lvlText w:val=""/>
      <w:lvlJc w:val="left"/>
      <w:pPr>
        <w:tabs>
          <w:tab w:val="num" w:pos="5040"/>
        </w:tabs>
        <w:ind w:left="5040" w:hanging="360"/>
      </w:pPr>
      <w:rPr>
        <w:rFonts w:ascii="Wingdings 3" w:hAnsi="Wingdings 3" w:hint="default"/>
      </w:rPr>
    </w:lvl>
    <w:lvl w:ilvl="7" w:tplc="BE100FBE" w:tentative="1">
      <w:start w:val="1"/>
      <w:numFmt w:val="bullet"/>
      <w:lvlText w:val=""/>
      <w:lvlJc w:val="left"/>
      <w:pPr>
        <w:tabs>
          <w:tab w:val="num" w:pos="5760"/>
        </w:tabs>
        <w:ind w:left="5760" w:hanging="360"/>
      </w:pPr>
      <w:rPr>
        <w:rFonts w:ascii="Wingdings 3" w:hAnsi="Wingdings 3" w:hint="default"/>
      </w:rPr>
    </w:lvl>
    <w:lvl w:ilvl="8" w:tplc="4286855C" w:tentative="1">
      <w:start w:val="1"/>
      <w:numFmt w:val="bullet"/>
      <w:lvlText w:val=""/>
      <w:lvlJc w:val="left"/>
      <w:pPr>
        <w:tabs>
          <w:tab w:val="num" w:pos="6480"/>
        </w:tabs>
        <w:ind w:left="6480" w:hanging="360"/>
      </w:pPr>
      <w:rPr>
        <w:rFonts w:ascii="Wingdings 3" w:hAnsi="Wingdings 3" w:hint="default"/>
      </w:rPr>
    </w:lvl>
  </w:abstractNum>
  <w:abstractNum w:abstractNumId="305" w15:restartNumberingAfterBreak="0">
    <w:nsid w:val="44FB170A"/>
    <w:multiLevelType w:val="hybridMultilevel"/>
    <w:tmpl w:val="FC2246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6" w15:restartNumberingAfterBreak="0">
    <w:nsid w:val="44FF1D0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45186000"/>
    <w:multiLevelType w:val="hybridMultilevel"/>
    <w:tmpl w:val="5AEC66F0"/>
    <w:lvl w:ilvl="0" w:tplc="6376FBF4">
      <w:start w:val="1"/>
      <w:numFmt w:val="bullet"/>
      <w:lvlText w:val=""/>
      <w:lvlJc w:val="left"/>
      <w:pPr>
        <w:tabs>
          <w:tab w:val="num" w:pos="720"/>
        </w:tabs>
        <w:ind w:left="720" w:hanging="360"/>
      </w:pPr>
      <w:rPr>
        <w:rFonts w:ascii="Wingdings" w:hAnsi="Wingdings" w:hint="default"/>
      </w:rPr>
    </w:lvl>
    <w:lvl w:ilvl="1" w:tplc="51D4A6C0">
      <w:numFmt w:val="bullet"/>
      <w:lvlText w:val=""/>
      <w:lvlJc w:val="left"/>
      <w:pPr>
        <w:tabs>
          <w:tab w:val="num" w:pos="1440"/>
        </w:tabs>
        <w:ind w:left="1440" w:hanging="360"/>
      </w:pPr>
      <w:rPr>
        <w:rFonts w:ascii="Wingdings" w:hAnsi="Wingdings" w:hint="default"/>
      </w:rPr>
    </w:lvl>
    <w:lvl w:ilvl="2" w:tplc="984C4822" w:tentative="1">
      <w:start w:val="1"/>
      <w:numFmt w:val="bullet"/>
      <w:lvlText w:val=""/>
      <w:lvlJc w:val="left"/>
      <w:pPr>
        <w:tabs>
          <w:tab w:val="num" w:pos="2160"/>
        </w:tabs>
        <w:ind w:left="2160" w:hanging="360"/>
      </w:pPr>
      <w:rPr>
        <w:rFonts w:ascii="Wingdings" w:hAnsi="Wingdings" w:hint="default"/>
      </w:rPr>
    </w:lvl>
    <w:lvl w:ilvl="3" w:tplc="B808A0F2" w:tentative="1">
      <w:start w:val="1"/>
      <w:numFmt w:val="bullet"/>
      <w:lvlText w:val=""/>
      <w:lvlJc w:val="left"/>
      <w:pPr>
        <w:tabs>
          <w:tab w:val="num" w:pos="2880"/>
        </w:tabs>
        <w:ind w:left="2880" w:hanging="360"/>
      </w:pPr>
      <w:rPr>
        <w:rFonts w:ascii="Wingdings" w:hAnsi="Wingdings" w:hint="default"/>
      </w:rPr>
    </w:lvl>
    <w:lvl w:ilvl="4" w:tplc="D94CDF3A" w:tentative="1">
      <w:start w:val="1"/>
      <w:numFmt w:val="bullet"/>
      <w:lvlText w:val=""/>
      <w:lvlJc w:val="left"/>
      <w:pPr>
        <w:tabs>
          <w:tab w:val="num" w:pos="3600"/>
        </w:tabs>
        <w:ind w:left="3600" w:hanging="360"/>
      </w:pPr>
      <w:rPr>
        <w:rFonts w:ascii="Wingdings" w:hAnsi="Wingdings" w:hint="default"/>
      </w:rPr>
    </w:lvl>
    <w:lvl w:ilvl="5" w:tplc="68564080" w:tentative="1">
      <w:start w:val="1"/>
      <w:numFmt w:val="bullet"/>
      <w:lvlText w:val=""/>
      <w:lvlJc w:val="left"/>
      <w:pPr>
        <w:tabs>
          <w:tab w:val="num" w:pos="4320"/>
        </w:tabs>
        <w:ind w:left="4320" w:hanging="360"/>
      </w:pPr>
      <w:rPr>
        <w:rFonts w:ascii="Wingdings" w:hAnsi="Wingdings" w:hint="default"/>
      </w:rPr>
    </w:lvl>
    <w:lvl w:ilvl="6" w:tplc="FAD67D92" w:tentative="1">
      <w:start w:val="1"/>
      <w:numFmt w:val="bullet"/>
      <w:lvlText w:val=""/>
      <w:lvlJc w:val="left"/>
      <w:pPr>
        <w:tabs>
          <w:tab w:val="num" w:pos="5040"/>
        </w:tabs>
        <w:ind w:left="5040" w:hanging="360"/>
      </w:pPr>
      <w:rPr>
        <w:rFonts w:ascii="Wingdings" w:hAnsi="Wingdings" w:hint="default"/>
      </w:rPr>
    </w:lvl>
    <w:lvl w:ilvl="7" w:tplc="B676545C" w:tentative="1">
      <w:start w:val="1"/>
      <w:numFmt w:val="bullet"/>
      <w:lvlText w:val=""/>
      <w:lvlJc w:val="left"/>
      <w:pPr>
        <w:tabs>
          <w:tab w:val="num" w:pos="5760"/>
        </w:tabs>
        <w:ind w:left="5760" w:hanging="360"/>
      </w:pPr>
      <w:rPr>
        <w:rFonts w:ascii="Wingdings" w:hAnsi="Wingdings" w:hint="default"/>
      </w:rPr>
    </w:lvl>
    <w:lvl w:ilvl="8" w:tplc="A5009F32" w:tentative="1">
      <w:start w:val="1"/>
      <w:numFmt w:val="bullet"/>
      <w:lvlText w:val=""/>
      <w:lvlJc w:val="left"/>
      <w:pPr>
        <w:tabs>
          <w:tab w:val="num" w:pos="6480"/>
        </w:tabs>
        <w:ind w:left="6480" w:hanging="360"/>
      </w:pPr>
      <w:rPr>
        <w:rFonts w:ascii="Wingdings" w:hAnsi="Wingdings" w:hint="default"/>
      </w:rPr>
    </w:lvl>
  </w:abstractNum>
  <w:abstractNum w:abstractNumId="308" w15:restartNumberingAfterBreak="0">
    <w:nsid w:val="45226CF2"/>
    <w:multiLevelType w:val="hybridMultilevel"/>
    <w:tmpl w:val="A866E1DC"/>
    <w:lvl w:ilvl="0" w:tplc="44527124">
      <w:start w:val="1"/>
      <w:numFmt w:val="bullet"/>
      <w:lvlText w:val=""/>
      <w:lvlJc w:val="left"/>
      <w:pPr>
        <w:tabs>
          <w:tab w:val="num" w:pos="1080"/>
        </w:tabs>
        <w:ind w:left="1080" w:hanging="360"/>
      </w:pPr>
      <w:rPr>
        <w:rFonts w:ascii="Symbol" w:hAnsi="Symbol" w:hint="default"/>
      </w:rPr>
    </w:lvl>
    <w:lvl w:ilvl="1" w:tplc="E07EC7DE">
      <w:start w:val="1"/>
      <w:numFmt w:val="bullet"/>
      <w:lvlText w:val=""/>
      <w:lvlJc w:val="left"/>
      <w:pPr>
        <w:tabs>
          <w:tab w:val="num" w:pos="1800"/>
        </w:tabs>
        <w:ind w:left="1800" w:hanging="360"/>
      </w:pPr>
      <w:rPr>
        <w:rFonts w:ascii="Symbol" w:hAnsi="Symbol" w:hint="default"/>
      </w:rPr>
    </w:lvl>
    <w:lvl w:ilvl="2" w:tplc="0FB62778" w:tentative="1">
      <w:start w:val="1"/>
      <w:numFmt w:val="bullet"/>
      <w:lvlText w:val=""/>
      <w:lvlJc w:val="left"/>
      <w:pPr>
        <w:tabs>
          <w:tab w:val="num" w:pos="2520"/>
        </w:tabs>
        <w:ind w:left="2520" w:hanging="360"/>
      </w:pPr>
      <w:rPr>
        <w:rFonts w:ascii="Symbol" w:hAnsi="Symbol" w:hint="default"/>
      </w:rPr>
    </w:lvl>
    <w:lvl w:ilvl="3" w:tplc="B1102FC6" w:tentative="1">
      <w:start w:val="1"/>
      <w:numFmt w:val="bullet"/>
      <w:lvlText w:val=""/>
      <w:lvlJc w:val="left"/>
      <w:pPr>
        <w:tabs>
          <w:tab w:val="num" w:pos="3240"/>
        </w:tabs>
        <w:ind w:left="3240" w:hanging="360"/>
      </w:pPr>
      <w:rPr>
        <w:rFonts w:ascii="Symbol" w:hAnsi="Symbol" w:hint="default"/>
      </w:rPr>
    </w:lvl>
    <w:lvl w:ilvl="4" w:tplc="1B088CD0" w:tentative="1">
      <w:start w:val="1"/>
      <w:numFmt w:val="bullet"/>
      <w:lvlText w:val=""/>
      <w:lvlJc w:val="left"/>
      <w:pPr>
        <w:tabs>
          <w:tab w:val="num" w:pos="3960"/>
        </w:tabs>
        <w:ind w:left="3960" w:hanging="360"/>
      </w:pPr>
      <w:rPr>
        <w:rFonts w:ascii="Symbol" w:hAnsi="Symbol" w:hint="default"/>
      </w:rPr>
    </w:lvl>
    <w:lvl w:ilvl="5" w:tplc="746E024E" w:tentative="1">
      <w:start w:val="1"/>
      <w:numFmt w:val="bullet"/>
      <w:lvlText w:val=""/>
      <w:lvlJc w:val="left"/>
      <w:pPr>
        <w:tabs>
          <w:tab w:val="num" w:pos="4680"/>
        </w:tabs>
        <w:ind w:left="4680" w:hanging="360"/>
      </w:pPr>
      <w:rPr>
        <w:rFonts w:ascii="Symbol" w:hAnsi="Symbol" w:hint="default"/>
      </w:rPr>
    </w:lvl>
    <w:lvl w:ilvl="6" w:tplc="BE624BCE" w:tentative="1">
      <w:start w:val="1"/>
      <w:numFmt w:val="bullet"/>
      <w:lvlText w:val=""/>
      <w:lvlJc w:val="left"/>
      <w:pPr>
        <w:tabs>
          <w:tab w:val="num" w:pos="5400"/>
        </w:tabs>
        <w:ind w:left="5400" w:hanging="360"/>
      </w:pPr>
      <w:rPr>
        <w:rFonts w:ascii="Symbol" w:hAnsi="Symbol" w:hint="default"/>
      </w:rPr>
    </w:lvl>
    <w:lvl w:ilvl="7" w:tplc="774C0FB0" w:tentative="1">
      <w:start w:val="1"/>
      <w:numFmt w:val="bullet"/>
      <w:lvlText w:val=""/>
      <w:lvlJc w:val="left"/>
      <w:pPr>
        <w:tabs>
          <w:tab w:val="num" w:pos="6120"/>
        </w:tabs>
        <w:ind w:left="6120" w:hanging="360"/>
      </w:pPr>
      <w:rPr>
        <w:rFonts w:ascii="Symbol" w:hAnsi="Symbol" w:hint="default"/>
      </w:rPr>
    </w:lvl>
    <w:lvl w:ilvl="8" w:tplc="46E429AA" w:tentative="1">
      <w:start w:val="1"/>
      <w:numFmt w:val="bullet"/>
      <w:lvlText w:val=""/>
      <w:lvlJc w:val="left"/>
      <w:pPr>
        <w:tabs>
          <w:tab w:val="num" w:pos="6840"/>
        </w:tabs>
        <w:ind w:left="6840" w:hanging="360"/>
      </w:pPr>
      <w:rPr>
        <w:rFonts w:ascii="Symbol" w:hAnsi="Symbol" w:hint="default"/>
      </w:rPr>
    </w:lvl>
  </w:abstractNum>
  <w:abstractNum w:abstractNumId="309" w15:restartNumberingAfterBreak="0">
    <w:nsid w:val="45AE6EBF"/>
    <w:multiLevelType w:val="hybridMultilevel"/>
    <w:tmpl w:val="B7082EDA"/>
    <w:lvl w:ilvl="0" w:tplc="D3028886">
      <w:start w:val="1"/>
      <w:numFmt w:val="decimal"/>
      <w:lvlText w:val="%1."/>
      <w:lvlJc w:val="left"/>
      <w:pPr>
        <w:tabs>
          <w:tab w:val="num" w:pos="720"/>
        </w:tabs>
        <w:ind w:left="720" w:hanging="360"/>
      </w:pPr>
    </w:lvl>
    <w:lvl w:ilvl="1" w:tplc="1876B2EC" w:tentative="1">
      <w:start w:val="1"/>
      <w:numFmt w:val="decimal"/>
      <w:lvlText w:val="%2."/>
      <w:lvlJc w:val="left"/>
      <w:pPr>
        <w:tabs>
          <w:tab w:val="num" w:pos="1440"/>
        </w:tabs>
        <w:ind w:left="1440" w:hanging="360"/>
      </w:pPr>
    </w:lvl>
    <w:lvl w:ilvl="2" w:tplc="BD8E8232" w:tentative="1">
      <w:start w:val="1"/>
      <w:numFmt w:val="decimal"/>
      <w:lvlText w:val="%3."/>
      <w:lvlJc w:val="left"/>
      <w:pPr>
        <w:tabs>
          <w:tab w:val="num" w:pos="2160"/>
        </w:tabs>
        <w:ind w:left="2160" w:hanging="360"/>
      </w:pPr>
    </w:lvl>
    <w:lvl w:ilvl="3" w:tplc="43428D4A" w:tentative="1">
      <w:start w:val="1"/>
      <w:numFmt w:val="decimal"/>
      <w:lvlText w:val="%4."/>
      <w:lvlJc w:val="left"/>
      <w:pPr>
        <w:tabs>
          <w:tab w:val="num" w:pos="2880"/>
        </w:tabs>
        <w:ind w:left="2880" w:hanging="360"/>
      </w:pPr>
    </w:lvl>
    <w:lvl w:ilvl="4" w:tplc="BF8833FC" w:tentative="1">
      <w:start w:val="1"/>
      <w:numFmt w:val="decimal"/>
      <w:lvlText w:val="%5."/>
      <w:lvlJc w:val="left"/>
      <w:pPr>
        <w:tabs>
          <w:tab w:val="num" w:pos="3600"/>
        </w:tabs>
        <w:ind w:left="3600" w:hanging="360"/>
      </w:pPr>
    </w:lvl>
    <w:lvl w:ilvl="5" w:tplc="94DADFA8" w:tentative="1">
      <w:start w:val="1"/>
      <w:numFmt w:val="decimal"/>
      <w:lvlText w:val="%6."/>
      <w:lvlJc w:val="left"/>
      <w:pPr>
        <w:tabs>
          <w:tab w:val="num" w:pos="4320"/>
        </w:tabs>
        <w:ind w:left="4320" w:hanging="360"/>
      </w:pPr>
    </w:lvl>
    <w:lvl w:ilvl="6" w:tplc="C61A913E" w:tentative="1">
      <w:start w:val="1"/>
      <w:numFmt w:val="decimal"/>
      <w:lvlText w:val="%7."/>
      <w:lvlJc w:val="left"/>
      <w:pPr>
        <w:tabs>
          <w:tab w:val="num" w:pos="5040"/>
        </w:tabs>
        <w:ind w:left="5040" w:hanging="360"/>
      </w:pPr>
    </w:lvl>
    <w:lvl w:ilvl="7" w:tplc="A5401370" w:tentative="1">
      <w:start w:val="1"/>
      <w:numFmt w:val="decimal"/>
      <w:lvlText w:val="%8."/>
      <w:lvlJc w:val="left"/>
      <w:pPr>
        <w:tabs>
          <w:tab w:val="num" w:pos="5760"/>
        </w:tabs>
        <w:ind w:left="5760" w:hanging="360"/>
      </w:pPr>
    </w:lvl>
    <w:lvl w:ilvl="8" w:tplc="2990FDE8" w:tentative="1">
      <w:start w:val="1"/>
      <w:numFmt w:val="decimal"/>
      <w:lvlText w:val="%9."/>
      <w:lvlJc w:val="left"/>
      <w:pPr>
        <w:tabs>
          <w:tab w:val="num" w:pos="6480"/>
        </w:tabs>
        <w:ind w:left="6480" w:hanging="360"/>
      </w:pPr>
    </w:lvl>
  </w:abstractNum>
  <w:abstractNum w:abstractNumId="310" w15:restartNumberingAfterBreak="0">
    <w:nsid w:val="45B151AE"/>
    <w:multiLevelType w:val="hybridMultilevel"/>
    <w:tmpl w:val="2ADA6692"/>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1" w15:restartNumberingAfterBreak="0">
    <w:nsid w:val="46F90E8E"/>
    <w:multiLevelType w:val="hybridMultilevel"/>
    <w:tmpl w:val="FFFFFFFF"/>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12" w15:restartNumberingAfterBreak="0">
    <w:nsid w:val="4712316D"/>
    <w:multiLevelType w:val="hybridMultilevel"/>
    <w:tmpl w:val="E460E950"/>
    <w:lvl w:ilvl="0" w:tplc="2902943E">
      <w:start w:val="1"/>
      <w:numFmt w:val="bullet"/>
      <w:lvlText w:val=""/>
      <w:lvlJc w:val="left"/>
      <w:pPr>
        <w:tabs>
          <w:tab w:val="num" w:pos="720"/>
        </w:tabs>
        <w:ind w:left="720" w:hanging="360"/>
      </w:pPr>
      <w:rPr>
        <w:rFonts w:ascii="Wingdings" w:hAnsi="Wingdings" w:hint="default"/>
      </w:rPr>
    </w:lvl>
    <w:lvl w:ilvl="1" w:tplc="B8CC23DC" w:tentative="1">
      <w:start w:val="1"/>
      <w:numFmt w:val="bullet"/>
      <w:lvlText w:val=""/>
      <w:lvlJc w:val="left"/>
      <w:pPr>
        <w:tabs>
          <w:tab w:val="num" w:pos="1440"/>
        </w:tabs>
        <w:ind w:left="1440" w:hanging="360"/>
      </w:pPr>
      <w:rPr>
        <w:rFonts w:ascii="Wingdings" w:hAnsi="Wingdings" w:hint="default"/>
      </w:rPr>
    </w:lvl>
    <w:lvl w:ilvl="2" w:tplc="1CB810C8" w:tentative="1">
      <w:start w:val="1"/>
      <w:numFmt w:val="bullet"/>
      <w:lvlText w:val=""/>
      <w:lvlJc w:val="left"/>
      <w:pPr>
        <w:tabs>
          <w:tab w:val="num" w:pos="2160"/>
        </w:tabs>
        <w:ind w:left="2160" w:hanging="360"/>
      </w:pPr>
      <w:rPr>
        <w:rFonts w:ascii="Wingdings" w:hAnsi="Wingdings" w:hint="default"/>
      </w:rPr>
    </w:lvl>
    <w:lvl w:ilvl="3" w:tplc="379A9A68" w:tentative="1">
      <w:start w:val="1"/>
      <w:numFmt w:val="bullet"/>
      <w:lvlText w:val=""/>
      <w:lvlJc w:val="left"/>
      <w:pPr>
        <w:tabs>
          <w:tab w:val="num" w:pos="2880"/>
        </w:tabs>
        <w:ind w:left="2880" w:hanging="360"/>
      </w:pPr>
      <w:rPr>
        <w:rFonts w:ascii="Wingdings" w:hAnsi="Wingdings" w:hint="default"/>
      </w:rPr>
    </w:lvl>
    <w:lvl w:ilvl="4" w:tplc="2F16E8D2" w:tentative="1">
      <w:start w:val="1"/>
      <w:numFmt w:val="bullet"/>
      <w:lvlText w:val=""/>
      <w:lvlJc w:val="left"/>
      <w:pPr>
        <w:tabs>
          <w:tab w:val="num" w:pos="3600"/>
        </w:tabs>
        <w:ind w:left="3600" w:hanging="360"/>
      </w:pPr>
      <w:rPr>
        <w:rFonts w:ascii="Wingdings" w:hAnsi="Wingdings" w:hint="default"/>
      </w:rPr>
    </w:lvl>
    <w:lvl w:ilvl="5" w:tplc="3DE84AAE" w:tentative="1">
      <w:start w:val="1"/>
      <w:numFmt w:val="bullet"/>
      <w:lvlText w:val=""/>
      <w:lvlJc w:val="left"/>
      <w:pPr>
        <w:tabs>
          <w:tab w:val="num" w:pos="4320"/>
        </w:tabs>
        <w:ind w:left="4320" w:hanging="360"/>
      </w:pPr>
      <w:rPr>
        <w:rFonts w:ascii="Wingdings" w:hAnsi="Wingdings" w:hint="default"/>
      </w:rPr>
    </w:lvl>
    <w:lvl w:ilvl="6" w:tplc="58D20CA0" w:tentative="1">
      <w:start w:val="1"/>
      <w:numFmt w:val="bullet"/>
      <w:lvlText w:val=""/>
      <w:lvlJc w:val="left"/>
      <w:pPr>
        <w:tabs>
          <w:tab w:val="num" w:pos="5040"/>
        </w:tabs>
        <w:ind w:left="5040" w:hanging="360"/>
      </w:pPr>
      <w:rPr>
        <w:rFonts w:ascii="Wingdings" w:hAnsi="Wingdings" w:hint="default"/>
      </w:rPr>
    </w:lvl>
    <w:lvl w:ilvl="7" w:tplc="B3C07D84" w:tentative="1">
      <w:start w:val="1"/>
      <w:numFmt w:val="bullet"/>
      <w:lvlText w:val=""/>
      <w:lvlJc w:val="left"/>
      <w:pPr>
        <w:tabs>
          <w:tab w:val="num" w:pos="5760"/>
        </w:tabs>
        <w:ind w:left="5760" w:hanging="360"/>
      </w:pPr>
      <w:rPr>
        <w:rFonts w:ascii="Wingdings" w:hAnsi="Wingdings" w:hint="default"/>
      </w:rPr>
    </w:lvl>
    <w:lvl w:ilvl="8" w:tplc="AD7CFE5C" w:tentative="1">
      <w:start w:val="1"/>
      <w:numFmt w:val="bullet"/>
      <w:lvlText w:val=""/>
      <w:lvlJc w:val="left"/>
      <w:pPr>
        <w:tabs>
          <w:tab w:val="num" w:pos="6480"/>
        </w:tabs>
        <w:ind w:left="6480" w:hanging="360"/>
      </w:pPr>
      <w:rPr>
        <w:rFonts w:ascii="Wingdings" w:hAnsi="Wingdings" w:hint="default"/>
      </w:rPr>
    </w:lvl>
  </w:abstractNum>
  <w:abstractNum w:abstractNumId="313" w15:restartNumberingAfterBreak="0">
    <w:nsid w:val="4729395C"/>
    <w:multiLevelType w:val="hybridMultilevel"/>
    <w:tmpl w:val="9850D8F4"/>
    <w:lvl w:ilvl="0" w:tplc="803E4200">
      <w:start w:val="1"/>
      <w:numFmt w:val="bullet"/>
      <w:lvlText w:val="•"/>
      <w:lvlJc w:val="left"/>
      <w:pPr>
        <w:tabs>
          <w:tab w:val="num" w:pos="720"/>
        </w:tabs>
        <w:ind w:left="720" w:hanging="360"/>
      </w:pPr>
      <w:rPr>
        <w:rFonts w:ascii="Arial" w:hAnsi="Arial" w:hint="default"/>
      </w:rPr>
    </w:lvl>
    <w:lvl w:ilvl="1" w:tplc="61CA0E1E" w:tentative="1">
      <w:start w:val="1"/>
      <w:numFmt w:val="bullet"/>
      <w:lvlText w:val="•"/>
      <w:lvlJc w:val="left"/>
      <w:pPr>
        <w:tabs>
          <w:tab w:val="num" w:pos="1440"/>
        </w:tabs>
        <w:ind w:left="1440" w:hanging="360"/>
      </w:pPr>
      <w:rPr>
        <w:rFonts w:ascii="Arial" w:hAnsi="Arial" w:hint="default"/>
      </w:rPr>
    </w:lvl>
    <w:lvl w:ilvl="2" w:tplc="031A4320" w:tentative="1">
      <w:start w:val="1"/>
      <w:numFmt w:val="bullet"/>
      <w:lvlText w:val="•"/>
      <w:lvlJc w:val="left"/>
      <w:pPr>
        <w:tabs>
          <w:tab w:val="num" w:pos="2160"/>
        </w:tabs>
        <w:ind w:left="2160" w:hanging="360"/>
      </w:pPr>
      <w:rPr>
        <w:rFonts w:ascii="Arial" w:hAnsi="Arial" w:hint="default"/>
      </w:rPr>
    </w:lvl>
    <w:lvl w:ilvl="3" w:tplc="A4DC3BDA" w:tentative="1">
      <w:start w:val="1"/>
      <w:numFmt w:val="bullet"/>
      <w:lvlText w:val="•"/>
      <w:lvlJc w:val="left"/>
      <w:pPr>
        <w:tabs>
          <w:tab w:val="num" w:pos="2880"/>
        </w:tabs>
        <w:ind w:left="2880" w:hanging="360"/>
      </w:pPr>
      <w:rPr>
        <w:rFonts w:ascii="Arial" w:hAnsi="Arial" w:hint="default"/>
      </w:rPr>
    </w:lvl>
    <w:lvl w:ilvl="4" w:tplc="9A8A296C" w:tentative="1">
      <w:start w:val="1"/>
      <w:numFmt w:val="bullet"/>
      <w:lvlText w:val="•"/>
      <w:lvlJc w:val="left"/>
      <w:pPr>
        <w:tabs>
          <w:tab w:val="num" w:pos="3600"/>
        </w:tabs>
        <w:ind w:left="3600" w:hanging="360"/>
      </w:pPr>
      <w:rPr>
        <w:rFonts w:ascii="Arial" w:hAnsi="Arial" w:hint="default"/>
      </w:rPr>
    </w:lvl>
    <w:lvl w:ilvl="5" w:tplc="82906076" w:tentative="1">
      <w:start w:val="1"/>
      <w:numFmt w:val="bullet"/>
      <w:lvlText w:val="•"/>
      <w:lvlJc w:val="left"/>
      <w:pPr>
        <w:tabs>
          <w:tab w:val="num" w:pos="4320"/>
        </w:tabs>
        <w:ind w:left="4320" w:hanging="360"/>
      </w:pPr>
      <w:rPr>
        <w:rFonts w:ascii="Arial" w:hAnsi="Arial" w:hint="default"/>
      </w:rPr>
    </w:lvl>
    <w:lvl w:ilvl="6" w:tplc="E5DE077E" w:tentative="1">
      <w:start w:val="1"/>
      <w:numFmt w:val="bullet"/>
      <w:lvlText w:val="•"/>
      <w:lvlJc w:val="left"/>
      <w:pPr>
        <w:tabs>
          <w:tab w:val="num" w:pos="5040"/>
        </w:tabs>
        <w:ind w:left="5040" w:hanging="360"/>
      </w:pPr>
      <w:rPr>
        <w:rFonts w:ascii="Arial" w:hAnsi="Arial" w:hint="default"/>
      </w:rPr>
    </w:lvl>
    <w:lvl w:ilvl="7" w:tplc="F02EAB8E" w:tentative="1">
      <w:start w:val="1"/>
      <w:numFmt w:val="bullet"/>
      <w:lvlText w:val="•"/>
      <w:lvlJc w:val="left"/>
      <w:pPr>
        <w:tabs>
          <w:tab w:val="num" w:pos="5760"/>
        </w:tabs>
        <w:ind w:left="5760" w:hanging="360"/>
      </w:pPr>
      <w:rPr>
        <w:rFonts w:ascii="Arial" w:hAnsi="Arial" w:hint="default"/>
      </w:rPr>
    </w:lvl>
    <w:lvl w:ilvl="8" w:tplc="E68C4B10" w:tentative="1">
      <w:start w:val="1"/>
      <w:numFmt w:val="bullet"/>
      <w:lvlText w:val="•"/>
      <w:lvlJc w:val="left"/>
      <w:pPr>
        <w:tabs>
          <w:tab w:val="num" w:pos="6480"/>
        </w:tabs>
        <w:ind w:left="6480" w:hanging="360"/>
      </w:pPr>
      <w:rPr>
        <w:rFonts w:ascii="Arial" w:hAnsi="Arial" w:hint="default"/>
      </w:rPr>
    </w:lvl>
  </w:abstractNum>
  <w:abstractNum w:abstractNumId="314" w15:restartNumberingAfterBreak="0">
    <w:nsid w:val="476952A6"/>
    <w:multiLevelType w:val="hybridMultilevel"/>
    <w:tmpl w:val="06B6E9B2"/>
    <w:lvl w:ilvl="0" w:tplc="D940F444">
      <w:start w:val="1"/>
      <w:numFmt w:val="bullet"/>
      <w:lvlText w:val=""/>
      <w:lvlJc w:val="left"/>
      <w:pPr>
        <w:tabs>
          <w:tab w:val="num" w:pos="720"/>
        </w:tabs>
        <w:ind w:left="720" w:hanging="360"/>
      </w:pPr>
      <w:rPr>
        <w:rFonts w:ascii="Wingdings" w:hAnsi="Wingdings" w:hint="default"/>
      </w:rPr>
    </w:lvl>
    <w:lvl w:ilvl="1" w:tplc="6BD08366" w:tentative="1">
      <w:start w:val="1"/>
      <w:numFmt w:val="bullet"/>
      <w:lvlText w:val=""/>
      <w:lvlJc w:val="left"/>
      <w:pPr>
        <w:tabs>
          <w:tab w:val="num" w:pos="1440"/>
        </w:tabs>
        <w:ind w:left="1440" w:hanging="360"/>
      </w:pPr>
      <w:rPr>
        <w:rFonts w:ascii="Wingdings" w:hAnsi="Wingdings" w:hint="default"/>
      </w:rPr>
    </w:lvl>
    <w:lvl w:ilvl="2" w:tplc="83B42248" w:tentative="1">
      <w:start w:val="1"/>
      <w:numFmt w:val="bullet"/>
      <w:lvlText w:val=""/>
      <w:lvlJc w:val="left"/>
      <w:pPr>
        <w:tabs>
          <w:tab w:val="num" w:pos="2160"/>
        </w:tabs>
        <w:ind w:left="2160" w:hanging="360"/>
      </w:pPr>
      <w:rPr>
        <w:rFonts w:ascii="Wingdings" w:hAnsi="Wingdings" w:hint="default"/>
      </w:rPr>
    </w:lvl>
    <w:lvl w:ilvl="3" w:tplc="9512489C" w:tentative="1">
      <w:start w:val="1"/>
      <w:numFmt w:val="bullet"/>
      <w:lvlText w:val=""/>
      <w:lvlJc w:val="left"/>
      <w:pPr>
        <w:tabs>
          <w:tab w:val="num" w:pos="2880"/>
        </w:tabs>
        <w:ind w:left="2880" w:hanging="360"/>
      </w:pPr>
      <w:rPr>
        <w:rFonts w:ascii="Wingdings" w:hAnsi="Wingdings" w:hint="default"/>
      </w:rPr>
    </w:lvl>
    <w:lvl w:ilvl="4" w:tplc="FA7E6FE8" w:tentative="1">
      <w:start w:val="1"/>
      <w:numFmt w:val="bullet"/>
      <w:lvlText w:val=""/>
      <w:lvlJc w:val="left"/>
      <w:pPr>
        <w:tabs>
          <w:tab w:val="num" w:pos="3600"/>
        </w:tabs>
        <w:ind w:left="3600" w:hanging="360"/>
      </w:pPr>
      <w:rPr>
        <w:rFonts w:ascii="Wingdings" w:hAnsi="Wingdings" w:hint="default"/>
      </w:rPr>
    </w:lvl>
    <w:lvl w:ilvl="5" w:tplc="8432F17A" w:tentative="1">
      <w:start w:val="1"/>
      <w:numFmt w:val="bullet"/>
      <w:lvlText w:val=""/>
      <w:lvlJc w:val="left"/>
      <w:pPr>
        <w:tabs>
          <w:tab w:val="num" w:pos="4320"/>
        </w:tabs>
        <w:ind w:left="4320" w:hanging="360"/>
      </w:pPr>
      <w:rPr>
        <w:rFonts w:ascii="Wingdings" w:hAnsi="Wingdings" w:hint="default"/>
      </w:rPr>
    </w:lvl>
    <w:lvl w:ilvl="6" w:tplc="88ACCD8A" w:tentative="1">
      <w:start w:val="1"/>
      <w:numFmt w:val="bullet"/>
      <w:lvlText w:val=""/>
      <w:lvlJc w:val="left"/>
      <w:pPr>
        <w:tabs>
          <w:tab w:val="num" w:pos="5040"/>
        </w:tabs>
        <w:ind w:left="5040" w:hanging="360"/>
      </w:pPr>
      <w:rPr>
        <w:rFonts w:ascii="Wingdings" w:hAnsi="Wingdings" w:hint="default"/>
      </w:rPr>
    </w:lvl>
    <w:lvl w:ilvl="7" w:tplc="B140768A" w:tentative="1">
      <w:start w:val="1"/>
      <w:numFmt w:val="bullet"/>
      <w:lvlText w:val=""/>
      <w:lvlJc w:val="left"/>
      <w:pPr>
        <w:tabs>
          <w:tab w:val="num" w:pos="5760"/>
        </w:tabs>
        <w:ind w:left="5760" w:hanging="360"/>
      </w:pPr>
      <w:rPr>
        <w:rFonts w:ascii="Wingdings" w:hAnsi="Wingdings" w:hint="default"/>
      </w:rPr>
    </w:lvl>
    <w:lvl w:ilvl="8" w:tplc="26C2584E" w:tentative="1">
      <w:start w:val="1"/>
      <w:numFmt w:val="bullet"/>
      <w:lvlText w:val=""/>
      <w:lvlJc w:val="left"/>
      <w:pPr>
        <w:tabs>
          <w:tab w:val="num" w:pos="6480"/>
        </w:tabs>
        <w:ind w:left="6480" w:hanging="360"/>
      </w:pPr>
      <w:rPr>
        <w:rFonts w:ascii="Wingdings" w:hAnsi="Wingdings" w:hint="default"/>
      </w:rPr>
    </w:lvl>
  </w:abstractNum>
  <w:abstractNum w:abstractNumId="315" w15:restartNumberingAfterBreak="0">
    <w:nsid w:val="477D3BC9"/>
    <w:multiLevelType w:val="hybridMultilevel"/>
    <w:tmpl w:val="AF9ED880"/>
    <w:lvl w:ilvl="0" w:tplc="62CC9894">
      <w:start w:val="1"/>
      <w:numFmt w:val="bullet"/>
      <w:lvlText w:val=""/>
      <w:lvlJc w:val="left"/>
      <w:pPr>
        <w:tabs>
          <w:tab w:val="num" w:pos="720"/>
        </w:tabs>
        <w:ind w:left="720" w:hanging="360"/>
      </w:pPr>
      <w:rPr>
        <w:rFonts w:ascii="Wingdings" w:hAnsi="Wingdings" w:hint="default"/>
      </w:rPr>
    </w:lvl>
    <w:lvl w:ilvl="1" w:tplc="1624A584" w:tentative="1">
      <w:start w:val="1"/>
      <w:numFmt w:val="bullet"/>
      <w:lvlText w:val=""/>
      <w:lvlJc w:val="left"/>
      <w:pPr>
        <w:tabs>
          <w:tab w:val="num" w:pos="1440"/>
        </w:tabs>
        <w:ind w:left="1440" w:hanging="360"/>
      </w:pPr>
      <w:rPr>
        <w:rFonts w:ascii="Wingdings" w:hAnsi="Wingdings" w:hint="default"/>
      </w:rPr>
    </w:lvl>
    <w:lvl w:ilvl="2" w:tplc="34AE7630" w:tentative="1">
      <w:start w:val="1"/>
      <w:numFmt w:val="bullet"/>
      <w:lvlText w:val=""/>
      <w:lvlJc w:val="left"/>
      <w:pPr>
        <w:tabs>
          <w:tab w:val="num" w:pos="2160"/>
        </w:tabs>
        <w:ind w:left="2160" w:hanging="360"/>
      </w:pPr>
      <w:rPr>
        <w:rFonts w:ascii="Wingdings" w:hAnsi="Wingdings" w:hint="default"/>
      </w:rPr>
    </w:lvl>
    <w:lvl w:ilvl="3" w:tplc="813C6BDA" w:tentative="1">
      <w:start w:val="1"/>
      <w:numFmt w:val="bullet"/>
      <w:lvlText w:val=""/>
      <w:lvlJc w:val="left"/>
      <w:pPr>
        <w:tabs>
          <w:tab w:val="num" w:pos="2880"/>
        </w:tabs>
        <w:ind w:left="2880" w:hanging="360"/>
      </w:pPr>
      <w:rPr>
        <w:rFonts w:ascii="Wingdings" w:hAnsi="Wingdings" w:hint="default"/>
      </w:rPr>
    </w:lvl>
    <w:lvl w:ilvl="4" w:tplc="02642CC2" w:tentative="1">
      <w:start w:val="1"/>
      <w:numFmt w:val="bullet"/>
      <w:lvlText w:val=""/>
      <w:lvlJc w:val="left"/>
      <w:pPr>
        <w:tabs>
          <w:tab w:val="num" w:pos="3600"/>
        </w:tabs>
        <w:ind w:left="3600" w:hanging="360"/>
      </w:pPr>
      <w:rPr>
        <w:rFonts w:ascii="Wingdings" w:hAnsi="Wingdings" w:hint="default"/>
      </w:rPr>
    </w:lvl>
    <w:lvl w:ilvl="5" w:tplc="742A012E" w:tentative="1">
      <w:start w:val="1"/>
      <w:numFmt w:val="bullet"/>
      <w:lvlText w:val=""/>
      <w:lvlJc w:val="left"/>
      <w:pPr>
        <w:tabs>
          <w:tab w:val="num" w:pos="4320"/>
        </w:tabs>
        <w:ind w:left="4320" w:hanging="360"/>
      </w:pPr>
      <w:rPr>
        <w:rFonts w:ascii="Wingdings" w:hAnsi="Wingdings" w:hint="default"/>
      </w:rPr>
    </w:lvl>
    <w:lvl w:ilvl="6" w:tplc="ABF44F94" w:tentative="1">
      <w:start w:val="1"/>
      <w:numFmt w:val="bullet"/>
      <w:lvlText w:val=""/>
      <w:lvlJc w:val="left"/>
      <w:pPr>
        <w:tabs>
          <w:tab w:val="num" w:pos="5040"/>
        </w:tabs>
        <w:ind w:left="5040" w:hanging="360"/>
      </w:pPr>
      <w:rPr>
        <w:rFonts w:ascii="Wingdings" w:hAnsi="Wingdings" w:hint="default"/>
      </w:rPr>
    </w:lvl>
    <w:lvl w:ilvl="7" w:tplc="2EFA8DA0" w:tentative="1">
      <w:start w:val="1"/>
      <w:numFmt w:val="bullet"/>
      <w:lvlText w:val=""/>
      <w:lvlJc w:val="left"/>
      <w:pPr>
        <w:tabs>
          <w:tab w:val="num" w:pos="5760"/>
        </w:tabs>
        <w:ind w:left="5760" w:hanging="360"/>
      </w:pPr>
      <w:rPr>
        <w:rFonts w:ascii="Wingdings" w:hAnsi="Wingdings" w:hint="default"/>
      </w:rPr>
    </w:lvl>
    <w:lvl w:ilvl="8" w:tplc="C7A20724" w:tentative="1">
      <w:start w:val="1"/>
      <w:numFmt w:val="bullet"/>
      <w:lvlText w:val=""/>
      <w:lvlJc w:val="left"/>
      <w:pPr>
        <w:tabs>
          <w:tab w:val="num" w:pos="6480"/>
        </w:tabs>
        <w:ind w:left="6480" w:hanging="360"/>
      </w:pPr>
      <w:rPr>
        <w:rFonts w:ascii="Wingdings" w:hAnsi="Wingdings" w:hint="default"/>
      </w:rPr>
    </w:lvl>
  </w:abstractNum>
  <w:abstractNum w:abstractNumId="316" w15:restartNumberingAfterBreak="0">
    <w:nsid w:val="479137C3"/>
    <w:multiLevelType w:val="hybridMultilevel"/>
    <w:tmpl w:val="01F2F6DC"/>
    <w:lvl w:ilvl="0" w:tplc="1500F3D4">
      <w:start w:val="1"/>
      <w:numFmt w:val="bullet"/>
      <w:lvlText w:val=""/>
      <w:lvlJc w:val="left"/>
      <w:pPr>
        <w:tabs>
          <w:tab w:val="num" w:pos="720"/>
        </w:tabs>
        <w:ind w:left="720" w:hanging="360"/>
      </w:pPr>
      <w:rPr>
        <w:rFonts w:ascii="Wingdings" w:hAnsi="Wingdings" w:hint="default"/>
      </w:rPr>
    </w:lvl>
    <w:lvl w:ilvl="1" w:tplc="C930E67A" w:tentative="1">
      <w:start w:val="1"/>
      <w:numFmt w:val="bullet"/>
      <w:lvlText w:val=""/>
      <w:lvlJc w:val="left"/>
      <w:pPr>
        <w:tabs>
          <w:tab w:val="num" w:pos="1440"/>
        </w:tabs>
        <w:ind w:left="1440" w:hanging="360"/>
      </w:pPr>
      <w:rPr>
        <w:rFonts w:ascii="Wingdings" w:hAnsi="Wingdings" w:hint="default"/>
      </w:rPr>
    </w:lvl>
    <w:lvl w:ilvl="2" w:tplc="6D42076E" w:tentative="1">
      <w:start w:val="1"/>
      <w:numFmt w:val="bullet"/>
      <w:lvlText w:val=""/>
      <w:lvlJc w:val="left"/>
      <w:pPr>
        <w:tabs>
          <w:tab w:val="num" w:pos="2160"/>
        </w:tabs>
        <w:ind w:left="2160" w:hanging="360"/>
      </w:pPr>
      <w:rPr>
        <w:rFonts w:ascii="Wingdings" w:hAnsi="Wingdings" w:hint="default"/>
      </w:rPr>
    </w:lvl>
    <w:lvl w:ilvl="3" w:tplc="6D50EF24" w:tentative="1">
      <w:start w:val="1"/>
      <w:numFmt w:val="bullet"/>
      <w:lvlText w:val=""/>
      <w:lvlJc w:val="left"/>
      <w:pPr>
        <w:tabs>
          <w:tab w:val="num" w:pos="2880"/>
        </w:tabs>
        <w:ind w:left="2880" w:hanging="360"/>
      </w:pPr>
      <w:rPr>
        <w:rFonts w:ascii="Wingdings" w:hAnsi="Wingdings" w:hint="default"/>
      </w:rPr>
    </w:lvl>
    <w:lvl w:ilvl="4" w:tplc="CA886CE8" w:tentative="1">
      <w:start w:val="1"/>
      <w:numFmt w:val="bullet"/>
      <w:lvlText w:val=""/>
      <w:lvlJc w:val="left"/>
      <w:pPr>
        <w:tabs>
          <w:tab w:val="num" w:pos="3600"/>
        </w:tabs>
        <w:ind w:left="3600" w:hanging="360"/>
      </w:pPr>
      <w:rPr>
        <w:rFonts w:ascii="Wingdings" w:hAnsi="Wingdings" w:hint="default"/>
      </w:rPr>
    </w:lvl>
    <w:lvl w:ilvl="5" w:tplc="7B8416FC" w:tentative="1">
      <w:start w:val="1"/>
      <w:numFmt w:val="bullet"/>
      <w:lvlText w:val=""/>
      <w:lvlJc w:val="left"/>
      <w:pPr>
        <w:tabs>
          <w:tab w:val="num" w:pos="4320"/>
        </w:tabs>
        <w:ind w:left="4320" w:hanging="360"/>
      </w:pPr>
      <w:rPr>
        <w:rFonts w:ascii="Wingdings" w:hAnsi="Wingdings" w:hint="default"/>
      </w:rPr>
    </w:lvl>
    <w:lvl w:ilvl="6" w:tplc="1FB840F2" w:tentative="1">
      <w:start w:val="1"/>
      <w:numFmt w:val="bullet"/>
      <w:lvlText w:val=""/>
      <w:lvlJc w:val="left"/>
      <w:pPr>
        <w:tabs>
          <w:tab w:val="num" w:pos="5040"/>
        </w:tabs>
        <w:ind w:left="5040" w:hanging="360"/>
      </w:pPr>
      <w:rPr>
        <w:rFonts w:ascii="Wingdings" w:hAnsi="Wingdings" w:hint="default"/>
      </w:rPr>
    </w:lvl>
    <w:lvl w:ilvl="7" w:tplc="136EE1E0" w:tentative="1">
      <w:start w:val="1"/>
      <w:numFmt w:val="bullet"/>
      <w:lvlText w:val=""/>
      <w:lvlJc w:val="left"/>
      <w:pPr>
        <w:tabs>
          <w:tab w:val="num" w:pos="5760"/>
        </w:tabs>
        <w:ind w:left="5760" w:hanging="360"/>
      </w:pPr>
      <w:rPr>
        <w:rFonts w:ascii="Wingdings" w:hAnsi="Wingdings" w:hint="default"/>
      </w:rPr>
    </w:lvl>
    <w:lvl w:ilvl="8" w:tplc="D7964F4E" w:tentative="1">
      <w:start w:val="1"/>
      <w:numFmt w:val="bullet"/>
      <w:lvlText w:val=""/>
      <w:lvlJc w:val="left"/>
      <w:pPr>
        <w:tabs>
          <w:tab w:val="num" w:pos="6480"/>
        </w:tabs>
        <w:ind w:left="6480" w:hanging="360"/>
      </w:pPr>
      <w:rPr>
        <w:rFonts w:ascii="Wingdings" w:hAnsi="Wingdings" w:hint="default"/>
      </w:rPr>
    </w:lvl>
  </w:abstractNum>
  <w:abstractNum w:abstractNumId="317" w15:restartNumberingAfterBreak="0">
    <w:nsid w:val="47915B65"/>
    <w:multiLevelType w:val="hybridMultilevel"/>
    <w:tmpl w:val="E356F81E"/>
    <w:lvl w:ilvl="0" w:tplc="4F0042AC">
      <w:start w:val="1"/>
      <w:numFmt w:val="bullet"/>
      <w:lvlText w:val=""/>
      <w:lvlJc w:val="left"/>
      <w:pPr>
        <w:tabs>
          <w:tab w:val="num" w:pos="720"/>
        </w:tabs>
        <w:ind w:left="720" w:hanging="360"/>
      </w:pPr>
      <w:rPr>
        <w:rFonts w:ascii="Wingdings" w:hAnsi="Wingdings" w:hint="default"/>
      </w:rPr>
    </w:lvl>
    <w:lvl w:ilvl="1" w:tplc="46129320" w:tentative="1">
      <w:start w:val="1"/>
      <w:numFmt w:val="bullet"/>
      <w:lvlText w:val=""/>
      <w:lvlJc w:val="left"/>
      <w:pPr>
        <w:tabs>
          <w:tab w:val="num" w:pos="1440"/>
        </w:tabs>
        <w:ind w:left="1440" w:hanging="360"/>
      </w:pPr>
      <w:rPr>
        <w:rFonts w:ascii="Wingdings" w:hAnsi="Wingdings" w:hint="default"/>
      </w:rPr>
    </w:lvl>
    <w:lvl w:ilvl="2" w:tplc="BD2CDB62" w:tentative="1">
      <w:start w:val="1"/>
      <w:numFmt w:val="bullet"/>
      <w:lvlText w:val=""/>
      <w:lvlJc w:val="left"/>
      <w:pPr>
        <w:tabs>
          <w:tab w:val="num" w:pos="2160"/>
        </w:tabs>
        <w:ind w:left="2160" w:hanging="360"/>
      </w:pPr>
      <w:rPr>
        <w:rFonts w:ascii="Wingdings" w:hAnsi="Wingdings" w:hint="default"/>
      </w:rPr>
    </w:lvl>
    <w:lvl w:ilvl="3" w:tplc="BD702646" w:tentative="1">
      <w:start w:val="1"/>
      <w:numFmt w:val="bullet"/>
      <w:lvlText w:val=""/>
      <w:lvlJc w:val="left"/>
      <w:pPr>
        <w:tabs>
          <w:tab w:val="num" w:pos="2880"/>
        </w:tabs>
        <w:ind w:left="2880" w:hanging="360"/>
      </w:pPr>
      <w:rPr>
        <w:rFonts w:ascii="Wingdings" w:hAnsi="Wingdings" w:hint="default"/>
      </w:rPr>
    </w:lvl>
    <w:lvl w:ilvl="4" w:tplc="9E6C45FA" w:tentative="1">
      <w:start w:val="1"/>
      <w:numFmt w:val="bullet"/>
      <w:lvlText w:val=""/>
      <w:lvlJc w:val="left"/>
      <w:pPr>
        <w:tabs>
          <w:tab w:val="num" w:pos="3600"/>
        </w:tabs>
        <w:ind w:left="3600" w:hanging="360"/>
      </w:pPr>
      <w:rPr>
        <w:rFonts w:ascii="Wingdings" w:hAnsi="Wingdings" w:hint="default"/>
      </w:rPr>
    </w:lvl>
    <w:lvl w:ilvl="5" w:tplc="1DAE21A8" w:tentative="1">
      <w:start w:val="1"/>
      <w:numFmt w:val="bullet"/>
      <w:lvlText w:val=""/>
      <w:lvlJc w:val="left"/>
      <w:pPr>
        <w:tabs>
          <w:tab w:val="num" w:pos="4320"/>
        </w:tabs>
        <w:ind w:left="4320" w:hanging="360"/>
      </w:pPr>
      <w:rPr>
        <w:rFonts w:ascii="Wingdings" w:hAnsi="Wingdings" w:hint="default"/>
      </w:rPr>
    </w:lvl>
    <w:lvl w:ilvl="6" w:tplc="6DD04ECA" w:tentative="1">
      <w:start w:val="1"/>
      <w:numFmt w:val="bullet"/>
      <w:lvlText w:val=""/>
      <w:lvlJc w:val="left"/>
      <w:pPr>
        <w:tabs>
          <w:tab w:val="num" w:pos="5040"/>
        </w:tabs>
        <w:ind w:left="5040" w:hanging="360"/>
      </w:pPr>
      <w:rPr>
        <w:rFonts w:ascii="Wingdings" w:hAnsi="Wingdings" w:hint="default"/>
      </w:rPr>
    </w:lvl>
    <w:lvl w:ilvl="7" w:tplc="27FC69A4" w:tentative="1">
      <w:start w:val="1"/>
      <w:numFmt w:val="bullet"/>
      <w:lvlText w:val=""/>
      <w:lvlJc w:val="left"/>
      <w:pPr>
        <w:tabs>
          <w:tab w:val="num" w:pos="5760"/>
        </w:tabs>
        <w:ind w:left="5760" w:hanging="360"/>
      </w:pPr>
      <w:rPr>
        <w:rFonts w:ascii="Wingdings" w:hAnsi="Wingdings" w:hint="default"/>
      </w:rPr>
    </w:lvl>
    <w:lvl w:ilvl="8" w:tplc="4BF0A5D8" w:tentative="1">
      <w:start w:val="1"/>
      <w:numFmt w:val="bullet"/>
      <w:lvlText w:val=""/>
      <w:lvlJc w:val="left"/>
      <w:pPr>
        <w:tabs>
          <w:tab w:val="num" w:pos="6480"/>
        </w:tabs>
        <w:ind w:left="6480" w:hanging="360"/>
      </w:pPr>
      <w:rPr>
        <w:rFonts w:ascii="Wingdings" w:hAnsi="Wingdings" w:hint="default"/>
      </w:rPr>
    </w:lvl>
  </w:abstractNum>
  <w:abstractNum w:abstractNumId="318" w15:restartNumberingAfterBreak="0">
    <w:nsid w:val="47A26746"/>
    <w:multiLevelType w:val="hybridMultilevel"/>
    <w:tmpl w:val="8B2CA0C0"/>
    <w:lvl w:ilvl="0" w:tplc="826ABBD8">
      <w:start w:val="1"/>
      <w:numFmt w:val="bullet"/>
      <w:lvlText w:val=""/>
      <w:lvlJc w:val="left"/>
      <w:pPr>
        <w:tabs>
          <w:tab w:val="num" w:pos="720"/>
        </w:tabs>
        <w:ind w:left="720" w:hanging="360"/>
      </w:pPr>
      <w:rPr>
        <w:rFonts w:ascii="Wingdings" w:hAnsi="Wingdings" w:hint="default"/>
      </w:rPr>
    </w:lvl>
    <w:lvl w:ilvl="1" w:tplc="BD68F3D4">
      <w:start w:val="1"/>
      <w:numFmt w:val="bullet"/>
      <w:lvlText w:val=""/>
      <w:lvlJc w:val="left"/>
      <w:pPr>
        <w:tabs>
          <w:tab w:val="num" w:pos="1440"/>
        </w:tabs>
        <w:ind w:left="1440" w:hanging="360"/>
      </w:pPr>
      <w:rPr>
        <w:rFonts w:ascii="Wingdings" w:hAnsi="Wingdings" w:hint="default"/>
      </w:rPr>
    </w:lvl>
    <w:lvl w:ilvl="2" w:tplc="A8D2F7F2" w:tentative="1">
      <w:start w:val="1"/>
      <w:numFmt w:val="bullet"/>
      <w:lvlText w:val=""/>
      <w:lvlJc w:val="left"/>
      <w:pPr>
        <w:tabs>
          <w:tab w:val="num" w:pos="2160"/>
        </w:tabs>
        <w:ind w:left="2160" w:hanging="360"/>
      </w:pPr>
      <w:rPr>
        <w:rFonts w:ascii="Wingdings" w:hAnsi="Wingdings" w:hint="default"/>
      </w:rPr>
    </w:lvl>
    <w:lvl w:ilvl="3" w:tplc="87C4E73A" w:tentative="1">
      <w:start w:val="1"/>
      <w:numFmt w:val="bullet"/>
      <w:lvlText w:val=""/>
      <w:lvlJc w:val="left"/>
      <w:pPr>
        <w:tabs>
          <w:tab w:val="num" w:pos="2880"/>
        </w:tabs>
        <w:ind w:left="2880" w:hanging="360"/>
      </w:pPr>
      <w:rPr>
        <w:rFonts w:ascii="Wingdings" w:hAnsi="Wingdings" w:hint="default"/>
      </w:rPr>
    </w:lvl>
    <w:lvl w:ilvl="4" w:tplc="63F8B6E6" w:tentative="1">
      <w:start w:val="1"/>
      <w:numFmt w:val="bullet"/>
      <w:lvlText w:val=""/>
      <w:lvlJc w:val="left"/>
      <w:pPr>
        <w:tabs>
          <w:tab w:val="num" w:pos="3600"/>
        </w:tabs>
        <w:ind w:left="3600" w:hanging="360"/>
      </w:pPr>
      <w:rPr>
        <w:rFonts w:ascii="Wingdings" w:hAnsi="Wingdings" w:hint="default"/>
      </w:rPr>
    </w:lvl>
    <w:lvl w:ilvl="5" w:tplc="1D0CA57C" w:tentative="1">
      <w:start w:val="1"/>
      <w:numFmt w:val="bullet"/>
      <w:lvlText w:val=""/>
      <w:lvlJc w:val="left"/>
      <w:pPr>
        <w:tabs>
          <w:tab w:val="num" w:pos="4320"/>
        </w:tabs>
        <w:ind w:left="4320" w:hanging="360"/>
      </w:pPr>
      <w:rPr>
        <w:rFonts w:ascii="Wingdings" w:hAnsi="Wingdings" w:hint="default"/>
      </w:rPr>
    </w:lvl>
    <w:lvl w:ilvl="6" w:tplc="1AC0B64A" w:tentative="1">
      <w:start w:val="1"/>
      <w:numFmt w:val="bullet"/>
      <w:lvlText w:val=""/>
      <w:lvlJc w:val="left"/>
      <w:pPr>
        <w:tabs>
          <w:tab w:val="num" w:pos="5040"/>
        </w:tabs>
        <w:ind w:left="5040" w:hanging="360"/>
      </w:pPr>
      <w:rPr>
        <w:rFonts w:ascii="Wingdings" w:hAnsi="Wingdings" w:hint="default"/>
      </w:rPr>
    </w:lvl>
    <w:lvl w:ilvl="7" w:tplc="CD40B766" w:tentative="1">
      <w:start w:val="1"/>
      <w:numFmt w:val="bullet"/>
      <w:lvlText w:val=""/>
      <w:lvlJc w:val="left"/>
      <w:pPr>
        <w:tabs>
          <w:tab w:val="num" w:pos="5760"/>
        </w:tabs>
        <w:ind w:left="5760" w:hanging="360"/>
      </w:pPr>
      <w:rPr>
        <w:rFonts w:ascii="Wingdings" w:hAnsi="Wingdings" w:hint="default"/>
      </w:rPr>
    </w:lvl>
    <w:lvl w:ilvl="8" w:tplc="76DE9E30" w:tentative="1">
      <w:start w:val="1"/>
      <w:numFmt w:val="bullet"/>
      <w:lvlText w:val=""/>
      <w:lvlJc w:val="left"/>
      <w:pPr>
        <w:tabs>
          <w:tab w:val="num" w:pos="6480"/>
        </w:tabs>
        <w:ind w:left="6480" w:hanging="360"/>
      </w:pPr>
      <w:rPr>
        <w:rFonts w:ascii="Wingdings" w:hAnsi="Wingdings" w:hint="default"/>
      </w:rPr>
    </w:lvl>
  </w:abstractNum>
  <w:abstractNum w:abstractNumId="319" w15:restartNumberingAfterBreak="0">
    <w:nsid w:val="47BB103E"/>
    <w:multiLevelType w:val="hybridMultilevel"/>
    <w:tmpl w:val="A65EEBAC"/>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0" w15:restartNumberingAfterBreak="0">
    <w:nsid w:val="47C80619"/>
    <w:multiLevelType w:val="hybridMultilevel"/>
    <w:tmpl w:val="FFFFFFFF"/>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1" w15:restartNumberingAfterBreak="0">
    <w:nsid w:val="482731D8"/>
    <w:multiLevelType w:val="hybridMultilevel"/>
    <w:tmpl w:val="FFFFFFFF"/>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2" w15:restartNumberingAfterBreak="0">
    <w:nsid w:val="48314B05"/>
    <w:multiLevelType w:val="hybridMultilevel"/>
    <w:tmpl w:val="61E403AC"/>
    <w:lvl w:ilvl="0" w:tplc="4E903F08">
      <w:start w:val="1"/>
      <w:numFmt w:val="bullet"/>
      <w:lvlText w:val=""/>
      <w:lvlJc w:val="left"/>
      <w:pPr>
        <w:tabs>
          <w:tab w:val="num" w:pos="720"/>
        </w:tabs>
        <w:ind w:left="720" w:hanging="360"/>
      </w:pPr>
      <w:rPr>
        <w:rFonts w:ascii="Wingdings" w:hAnsi="Wingdings" w:hint="default"/>
      </w:rPr>
    </w:lvl>
    <w:lvl w:ilvl="1" w:tplc="86584AE6" w:tentative="1">
      <w:start w:val="1"/>
      <w:numFmt w:val="bullet"/>
      <w:lvlText w:val=""/>
      <w:lvlJc w:val="left"/>
      <w:pPr>
        <w:tabs>
          <w:tab w:val="num" w:pos="1440"/>
        </w:tabs>
        <w:ind w:left="1440" w:hanging="360"/>
      </w:pPr>
      <w:rPr>
        <w:rFonts w:ascii="Wingdings" w:hAnsi="Wingdings" w:hint="default"/>
      </w:rPr>
    </w:lvl>
    <w:lvl w:ilvl="2" w:tplc="E5C2C780" w:tentative="1">
      <w:start w:val="1"/>
      <w:numFmt w:val="bullet"/>
      <w:lvlText w:val=""/>
      <w:lvlJc w:val="left"/>
      <w:pPr>
        <w:tabs>
          <w:tab w:val="num" w:pos="2160"/>
        </w:tabs>
        <w:ind w:left="2160" w:hanging="360"/>
      </w:pPr>
      <w:rPr>
        <w:rFonts w:ascii="Wingdings" w:hAnsi="Wingdings" w:hint="default"/>
      </w:rPr>
    </w:lvl>
    <w:lvl w:ilvl="3" w:tplc="09044666" w:tentative="1">
      <w:start w:val="1"/>
      <w:numFmt w:val="bullet"/>
      <w:lvlText w:val=""/>
      <w:lvlJc w:val="left"/>
      <w:pPr>
        <w:tabs>
          <w:tab w:val="num" w:pos="2880"/>
        </w:tabs>
        <w:ind w:left="2880" w:hanging="360"/>
      </w:pPr>
      <w:rPr>
        <w:rFonts w:ascii="Wingdings" w:hAnsi="Wingdings" w:hint="default"/>
      </w:rPr>
    </w:lvl>
    <w:lvl w:ilvl="4" w:tplc="119CEF50" w:tentative="1">
      <w:start w:val="1"/>
      <w:numFmt w:val="bullet"/>
      <w:lvlText w:val=""/>
      <w:lvlJc w:val="left"/>
      <w:pPr>
        <w:tabs>
          <w:tab w:val="num" w:pos="3600"/>
        </w:tabs>
        <w:ind w:left="3600" w:hanging="360"/>
      </w:pPr>
      <w:rPr>
        <w:rFonts w:ascii="Wingdings" w:hAnsi="Wingdings" w:hint="default"/>
      </w:rPr>
    </w:lvl>
    <w:lvl w:ilvl="5" w:tplc="9718E3C8" w:tentative="1">
      <w:start w:val="1"/>
      <w:numFmt w:val="bullet"/>
      <w:lvlText w:val=""/>
      <w:lvlJc w:val="left"/>
      <w:pPr>
        <w:tabs>
          <w:tab w:val="num" w:pos="4320"/>
        </w:tabs>
        <w:ind w:left="4320" w:hanging="360"/>
      </w:pPr>
      <w:rPr>
        <w:rFonts w:ascii="Wingdings" w:hAnsi="Wingdings" w:hint="default"/>
      </w:rPr>
    </w:lvl>
    <w:lvl w:ilvl="6" w:tplc="353A3986" w:tentative="1">
      <w:start w:val="1"/>
      <w:numFmt w:val="bullet"/>
      <w:lvlText w:val=""/>
      <w:lvlJc w:val="left"/>
      <w:pPr>
        <w:tabs>
          <w:tab w:val="num" w:pos="5040"/>
        </w:tabs>
        <w:ind w:left="5040" w:hanging="360"/>
      </w:pPr>
      <w:rPr>
        <w:rFonts w:ascii="Wingdings" w:hAnsi="Wingdings" w:hint="default"/>
      </w:rPr>
    </w:lvl>
    <w:lvl w:ilvl="7" w:tplc="3330167E" w:tentative="1">
      <w:start w:val="1"/>
      <w:numFmt w:val="bullet"/>
      <w:lvlText w:val=""/>
      <w:lvlJc w:val="left"/>
      <w:pPr>
        <w:tabs>
          <w:tab w:val="num" w:pos="5760"/>
        </w:tabs>
        <w:ind w:left="5760" w:hanging="360"/>
      </w:pPr>
      <w:rPr>
        <w:rFonts w:ascii="Wingdings" w:hAnsi="Wingdings" w:hint="default"/>
      </w:rPr>
    </w:lvl>
    <w:lvl w:ilvl="8" w:tplc="527835FA" w:tentative="1">
      <w:start w:val="1"/>
      <w:numFmt w:val="bullet"/>
      <w:lvlText w:val=""/>
      <w:lvlJc w:val="left"/>
      <w:pPr>
        <w:tabs>
          <w:tab w:val="num" w:pos="6480"/>
        </w:tabs>
        <w:ind w:left="6480" w:hanging="360"/>
      </w:pPr>
      <w:rPr>
        <w:rFonts w:ascii="Wingdings" w:hAnsi="Wingdings" w:hint="default"/>
      </w:rPr>
    </w:lvl>
  </w:abstractNum>
  <w:abstractNum w:abstractNumId="323" w15:restartNumberingAfterBreak="0">
    <w:nsid w:val="488F60E9"/>
    <w:multiLevelType w:val="hybridMultilevel"/>
    <w:tmpl w:val="15FA6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4" w15:restartNumberingAfterBreak="0">
    <w:nsid w:val="489D701A"/>
    <w:multiLevelType w:val="hybridMultilevel"/>
    <w:tmpl w:val="D0142D1E"/>
    <w:lvl w:ilvl="0" w:tplc="62861DD4">
      <w:start w:val="1"/>
      <w:numFmt w:val="bullet"/>
      <w:lvlText w:val="•"/>
      <w:lvlJc w:val="left"/>
      <w:pPr>
        <w:tabs>
          <w:tab w:val="num" w:pos="720"/>
        </w:tabs>
        <w:ind w:left="720" w:hanging="360"/>
      </w:pPr>
      <w:rPr>
        <w:rFonts w:ascii="Arial" w:hAnsi="Arial" w:hint="default"/>
      </w:rPr>
    </w:lvl>
    <w:lvl w:ilvl="1" w:tplc="B6D6C60C" w:tentative="1">
      <w:start w:val="1"/>
      <w:numFmt w:val="bullet"/>
      <w:lvlText w:val="•"/>
      <w:lvlJc w:val="left"/>
      <w:pPr>
        <w:tabs>
          <w:tab w:val="num" w:pos="1440"/>
        </w:tabs>
        <w:ind w:left="1440" w:hanging="360"/>
      </w:pPr>
      <w:rPr>
        <w:rFonts w:ascii="Arial" w:hAnsi="Arial" w:hint="default"/>
      </w:rPr>
    </w:lvl>
    <w:lvl w:ilvl="2" w:tplc="366E93C2" w:tentative="1">
      <w:start w:val="1"/>
      <w:numFmt w:val="bullet"/>
      <w:lvlText w:val="•"/>
      <w:lvlJc w:val="left"/>
      <w:pPr>
        <w:tabs>
          <w:tab w:val="num" w:pos="2160"/>
        </w:tabs>
        <w:ind w:left="2160" w:hanging="360"/>
      </w:pPr>
      <w:rPr>
        <w:rFonts w:ascii="Arial" w:hAnsi="Arial" w:hint="default"/>
      </w:rPr>
    </w:lvl>
    <w:lvl w:ilvl="3" w:tplc="1EE23C24" w:tentative="1">
      <w:start w:val="1"/>
      <w:numFmt w:val="bullet"/>
      <w:lvlText w:val="•"/>
      <w:lvlJc w:val="left"/>
      <w:pPr>
        <w:tabs>
          <w:tab w:val="num" w:pos="2880"/>
        </w:tabs>
        <w:ind w:left="2880" w:hanging="360"/>
      </w:pPr>
      <w:rPr>
        <w:rFonts w:ascii="Arial" w:hAnsi="Arial" w:hint="default"/>
      </w:rPr>
    </w:lvl>
    <w:lvl w:ilvl="4" w:tplc="B3D68774" w:tentative="1">
      <w:start w:val="1"/>
      <w:numFmt w:val="bullet"/>
      <w:lvlText w:val="•"/>
      <w:lvlJc w:val="left"/>
      <w:pPr>
        <w:tabs>
          <w:tab w:val="num" w:pos="3600"/>
        </w:tabs>
        <w:ind w:left="3600" w:hanging="360"/>
      </w:pPr>
      <w:rPr>
        <w:rFonts w:ascii="Arial" w:hAnsi="Arial" w:hint="default"/>
      </w:rPr>
    </w:lvl>
    <w:lvl w:ilvl="5" w:tplc="DCA43CAA" w:tentative="1">
      <w:start w:val="1"/>
      <w:numFmt w:val="bullet"/>
      <w:lvlText w:val="•"/>
      <w:lvlJc w:val="left"/>
      <w:pPr>
        <w:tabs>
          <w:tab w:val="num" w:pos="4320"/>
        </w:tabs>
        <w:ind w:left="4320" w:hanging="360"/>
      </w:pPr>
      <w:rPr>
        <w:rFonts w:ascii="Arial" w:hAnsi="Arial" w:hint="default"/>
      </w:rPr>
    </w:lvl>
    <w:lvl w:ilvl="6" w:tplc="93EC4D48" w:tentative="1">
      <w:start w:val="1"/>
      <w:numFmt w:val="bullet"/>
      <w:lvlText w:val="•"/>
      <w:lvlJc w:val="left"/>
      <w:pPr>
        <w:tabs>
          <w:tab w:val="num" w:pos="5040"/>
        </w:tabs>
        <w:ind w:left="5040" w:hanging="360"/>
      </w:pPr>
      <w:rPr>
        <w:rFonts w:ascii="Arial" w:hAnsi="Arial" w:hint="default"/>
      </w:rPr>
    </w:lvl>
    <w:lvl w:ilvl="7" w:tplc="4192D552" w:tentative="1">
      <w:start w:val="1"/>
      <w:numFmt w:val="bullet"/>
      <w:lvlText w:val="•"/>
      <w:lvlJc w:val="left"/>
      <w:pPr>
        <w:tabs>
          <w:tab w:val="num" w:pos="5760"/>
        </w:tabs>
        <w:ind w:left="5760" w:hanging="360"/>
      </w:pPr>
      <w:rPr>
        <w:rFonts w:ascii="Arial" w:hAnsi="Arial" w:hint="default"/>
      </w:rPr>
    </w:lvl>
    <w:lvl w:ilvl="8" w:tplc="31BA3862" w:tentative="1">
      <w:start w:val="1"/>
      <w:numFmt w:val="bullet"/>
      <w:lvlText w:val="•"/>
      <w:lvlJc w:val="left"/>
      <w:pPr>
        <w:tabs>
          <w:tab w:val="num" w:pos="6480"/>
        </w:tabs>
        <w:ind w:left="6480" w:hanging="360"/>
      </w:pPr>
      <w:rPr>
        <w:rFonts w:ascii="Arial" w:hAnsi="Arial" w:hint="default"/>
      </w:rPr>
    </w:lvl>
  </w:abstractNum>
  <w:abstractNum w:abstractNumId="325" w15:restartNumberingAfterBreak="0">
    <w:nsid w:val="489F35E9"/>
    <w:multiLevelType w:val="hybridMultilevel"/>
    <w:tmpl w:val="FFFFFFFF"/>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6" w15:restartNumberingAfterBreak="0">
    <w:nsid w:val="48FB0475"/>
    <w:multiLevelType w:val="hybridMultilevel"/>
    <w:tmpl w:val="5AE22410"/>
    <w:lvl w:ilvl="0" w:tplc="0632E72E">
      <w:start w:val="1"/>
      <w:numFmt w:val="bullet"/>
      <w:lvlText w:val=""/>
      <w:lvlJc w:val="left"/>
      <w:pPr>
        <w:tabs>
          <w:tab w:val="num" w:pos="720"/>
        </w:tabs>
        <w:ind w:left="720" w:hanging="360"/>
      </w:pPr>
      <w:rPr>
        <w:rFonts w:ascii="Wingdings" w:hAnsi="Wingdings" w:hint="default"/>
      </w:rPr>
    </w:lvl>
    <w:lvl w:ilvl="1" w:tplc="8AE879CC">
      <w:numFmt w:val="bullet"/>
      <w:lvlText w:val=""/>
      <w:lvlJc w:val="left"/>
      <w:pPr>
        <w:tabs>
          <w:tab w:val="num" w:pos="1440"/>
        </w:tabs>
        <w:ind w:left="1440" w:hanging="360"/>
      </w:pPr>
      <w:rPr>
        <w:rFonts w:ascii="Wingdings" w:hAnsi="Wingdings" w:hint="default"/>
      </w:rPr>
    </w:lvl>
    <w:lvl w:ilvl="2" w:tplc="2A2C57DE" w:tentative="1">
      <w:start w:val="1"/>
      <w:numFmt w:val="bullet"/>
      <w:lvlText w:val=""/>
      <w:lvlJc w:val="left"/>
      <w:pPr>
        <w:tabs>
          <w:tab w:val="num" w:pos="2160"/>
        </w:tabs>
        <w:ind w:left="2160" w:hanging="360"/>
      </w:pPr>
      <w:rPr>
        <w:rFonts w:ascii="Wingdings" w:hAnsi="Wingdings" w:hint="default"/>
      </w:rPr>
    </w:lvl>
    <w:lvl w:ilvl="3" w:tplc="48DE0406" w:tentative="1">
      <w:start w:val="1"/>
      <w:numFmt w:val="bullet"/>
      <w:lvlText w:val=""/>
      <w:lvlJc w:val="left"/>
      <w:pPr>
        <w:tabs>
          <w:tab w:val="num" w:pos="2880"/>
        </w:tabs>
        <w:ind w:left="2880" w:hanging="360"/>
      </w:pPr>
      <w:rPr>
        <w:rFonts w:ascii="Wingdings" w:hAnsi="Wingdings" w:hint="default"/>
      </w:rPr>
    </w:lvl>
    <w:lvl w:ilvl="4" w:tplc="98E4E996" w:tentative="1">
      <w:start w:val="1"/>
      <w:numFmt w:val="bullet"/>
      <w:lvlText w:val=""/>
      <w:lvlJc w:val="left"/>
      <w:pPr>
        <w:tabs>
          <w:tab w:val="num" w:pos="3600"/>
        </w:tabs>
        <w:ind w:left="3600" w:hanging="360"/>
      </w:pPr>
      <w:rPr>
        <w:rFonts w:ascii="Wingdings" w:hAnsi="Wingdings" w:hint="default"/>
      </w:rPr>
    </w:lvl>
    <w:lvl w:ilvl="5" w:tplc="BF325C6C" w:tentative="1">
      <w:start w:val="1"/>
      <w:numFmt w:val="bullet"/>
      <w:lvlText w:val=""/>
      <w:lvlJc w:val="left"/>
      <w:pPr>
        <w:tabs>
          <w:tab w:val="num" w:pos="4320"/>
        </w:tabs>
        <w:ind w:left="4320" w:hanging="360"/>
      </w:pPr>
      <w:rPr>
        <w:rFonts w:ascii="Wingdings" w:hAnsi="Wingdings" w:hint="default"/>
      </w:rPr>
    </w:lvl>
    <w:lvl w:ilvl="6" w:tplc="0D140230" w:tentative="1">
      <w:start w:val="1"/>
      <w:numFmt w:val="bullet"/>
      <w:lvlText w:val=""/>
      <w:lvlJc w:val="left"/>
      <w:pPr>
        <w:tabs>
          <w:tab w:val="num" w:pos="5040"/>
        </w:tabs>
        <w:ind w:left="5040" w:hanging="360"/>
      </w:pPr>
      <w:rPr>
        <w:rFonts w:ascii="Wingdings" w:hAnsi="Wingdings" w:hint="default"/>
      </w:rPr>
    </w:lvl>
    <w:lvl w:ilvl="7" w:tplc="5002DD08" w:tentative="1">
      <w:start w:val="1"/>
      <w:numFmt w:val="bullet"/>
      <w:lvlText w:val=""/>
      <w:lvlJc w:val="left"/>
      <w:pPr>
        <w:tabs>
          <w:tab w:val="num" w:pos="5760"/>
        </w:tabs>
        <w:ind w:left="5760" w:hanging="360"/>
      </w:pPr>
      <w:rPr>
        <w:rFonts w:ascii="Wingdings" w:hAnsi="Wingdings" w:hint="default"/>
      </w:rPr>
    </w:lvl>
    <w:lvl w:ilvl="8" w:tplc="2CA29750" w:tentative="1">
      <w:start w:val="1"/>
      <w:numFmt w:val="bullet"/>
      <w:lvlText w:val=""/>
      <w:lvlJc w:val="left"/>
      <w:pPr>
        <w:tabs>
          <w:tab w:val="num" w:pos="6480"/>
        </w:tabs>
        <w:ind w:left="6480" w:hanging="360"/>
      </w:pPr>
      <w:rPr>
        <w:rFonts w:ascii="Wingdings" w:hAnsi="Wingdings" w:hint="default"/>
      </w:rPr>
    </w:lvl>
  </w:abstractNum>
  <w:abstractNum w:abstractNumId="327" w15:restartNumberingAfterBreak="0">
    <w:nsid w:val="495B75AA"/>
    <w:multiLevelType w:val="hybridMultilevel"/>
    <w:tmpl w:val="D3E6A706"/>
    <w:lvl w:ilvl="0" w:tplc="FFFFFFFF">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28" w15:restartNumberingAfterBreak="0">
    <w:nsid w:val="49660D60"/>
    <w:multiLevelType w:val="hybridMultilevel"/>
    <w:tmpl w:val="FFFFFFFF"/>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9" w15:restartNumberingAfterBreak="0">
    <w:nsid w:val="499474AE"/>
    <w:multiLevelType w:val="hybridMultilevel"/>
    <w:tmpl w:val="17F2EF04"/>
    <w:lvl w:ilvl="0" w:tplc="F2F43286">
      <w:start w:val="1"/>
      <w:numFmt w:val="bullet"/>
      <w:lvlText w:val=""/>
      <w:lvlJc w:val="left"/>
      <w:pPr>
        <w:tabs>
          <w:tab w:val="num" w:pos="720"/>
        </w:tabs>
        <w:ind w:left="720" w:hanging="360"/>
      </w:pPr>
      <w:rPr>
        <w:rFonts w:ascii="Wingdings" w:hAnsi="Wingdings" w:hint="default"/>
      </w:rPr>
    </w:lvl>
    <w:lvl w:ilvl="1" w:tplc="C9401D70" w:tentative="1">
      <w:start w:val="1"/>
      <w:numFmt w:val="bullet"/>
      <w:lvlText w:val=""/>
      <w:lvlJc w:val="left"/>
      <w:pPr>
        <w:tabs>
          <w:tab w:val="num" w:pos="1440"/>
        </w:tabs>
        <w:ind w:left="1440" w:hanging="360"/>
      </w:pPr>
      <w:rPr>
        <w:rFonts w:ascii="Wingdings" w:hAnsi="Wingdings" w:hint="default"/>
      </w:rPr>
    </w:lvl>
    <w:lvl w:ilvl="2" w:tplc="AB427E0A" w:tentative="1">
      <w:start w:val="1"/>
      <w:numFmt w:val="bullet"/>
      <w:lvlText w:val=""/>
      <w:lvlJc w:val="left"/>
      <w:pPr>
        <w:tabs>
          <w:tab w:val="num" w:pos="2160"/>
        </w:tabs>
        <w:ind w:left="2160" w:hanging="360"/>
      </w:pPr>
      <w:rPr>
        <w:rFonts w:ascii="Wingdings" w:hAnsi="Wingdings" w:hint="default"/>
      </w:rPr>
    </w:lvl>
    <w:lvl w:ilvl="3" w:tplc="B88C698E" w:tentative="1">
      <w:start w:val="1"/>
      <w:numFmt w:val="bullet"/>
      <w:lvlText w:val=""/>
      <w:lvlJc w:val="left"/>
      <w:pPr>
        <w:tabs>
          <w:tab w:val="num" w:pos="2880"/>
        </w:tabs>
        <w:ind w:left="2880" w:hanging="360"/>
      </w:pPr>
      <w:rPr>
        <w:rFonts w:ascii="Wingdings" w:hAnsi="Wingdings" w:hint="default"/>
      </w:rPr>
    </w:lvl>
    <w:lvl w:ilvl="4" w:tplc="DF788E06" w:tentative="1">
      <w:start w:val="1"/>
      <w:numFmt w:val="bullet"/>
      <w:lvlText w:val=""/>
      <w:lvlJc w:val="left"/>
      <w:pPr>
        <w:tabs>
          <w:tab w:val="num" w:pos="3600"/>
        </w:tabs>
        <w:ind w:left="3600" w:hanging="360"/>
      </w:pPr>
      <w:rPr>
        <w:rFonts w:ascii="Wingdings" w:hAnsi="Wingdings" w:hint="default"/>
      </w:rPr>
    </w:lvl>
    <w:lvl w:ilvl="5" w:tplc="E10E77FC" w:tentative="1">
      <w:start w:val="1"/>
      <w:numFmt w:val="bullet"/>
      <w:lvlText w:val=""/>
      <w:lvlJc w:val="left"/>
      <w:pPr>
        <w:tabs>
          <w:tab w:val="num" w:pos="4320"/>
        </w:tabs>
        <w:ind w:left="4320" w:hanging="360"/>
      </w:pPr>
      <w:rPr>
        <w:rFonts w:ascii="Wingdings" w:hAnsi="Wingdings" w:hint="default"/>
      </w:rPr>
    </w:lvl>
    <w:lvl w:ilvl="6" w:tplc="66D0AF12" w:tentative="1">
      <w:start w:val="1"/>
      <w:numFmt w:val="bullet"/>
      <w:lvlText w:val=""/>
      <w:lvlJc w:val="left"/>
      <w:pPr>
        <w:tabs>
          <w:tab w:val="num" w:pos="5040"/>
        </w:tabs>
        <w:ind w:left="5040" w:hanging="360"/>
      </w:pPr>
      <w:rPr>
        <w:rFonts w:ascii="Wingdings" w:hAnsi="Wingdings" w:hint="default"/>
      </w:rPr>
    </w:lvl>
    <w:lvl w:ilvl="7" w:tplc="CDC244F4" w:tentative="1">
      <w:start w:val="1"/>
      <w:numFmt w:val="bullet"/>
      <w:lvlText w:val=""/>
      <w:lvlJc w:val="left"/>
      <w:pPr>
        <w:tabs>
          <w:tab w:val="num" w:pos="5760"/>
        </w:tabs>
        <w:ind w:left="5760" w:hanging="360"/>
      </w:pPr>
      <w:rPr>
        <w:rFonts w:ascii="Wingdings" w:hAnsi="Wingdings" w:hint="default"/>
      </w:rPr>
    </w:lvl>
    <w:lvl w:ilvl="8" w:tplc="C5340330" w:tentative="1">
      <w:start w:val="1"/>
      <w:numFmt w:val="bullet"/>
      <w:lvlText w:val=""/>
      <w:lvlJc w:val="left"/>
      <w:pPr>
        <w:tabs>
          <w:tab w:val="num" w:pos="6480"/>
        </w:tabs>
        <w:ind w:left="6480" w:hanging="360"/>
      </w:pPr>
      <w:rPr>
        <w:rFonts w:ascii="Wingdings" w:hAnsi="Wingdings" w:hint="default"/>
      </w:rPr>
    </w:lvl>
  </w:abstractNum>
  <w:abstractNum w:abstractNumId="330" w15:restartNumberingAfterBreak="0">
    <w:nsid w:val="49DD74F7"/>
    <w:multiLevelType w:val="hybridMultilevel"/>
    <w:tmpl w:val="FFFFFFFF"/>
    <w:lvl w:ilvl="0" w:tplc="E4A082B0">
      <w:numFmt w:val="bullet"/>
      <w:lvlText w:val="-"/>
      <w:lvlJc w:val="left"/>
      <w:pPr>
        <w:ind w:left="720" w:hanging="360"/>
      </w:pPr>
      <w:rPr>
        <w:rFonts w:ascii="Arial" w:eastAsia="Times New Roman" w:hAnsi="Aria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1" w15:restartNumberingAfterBreak="0">
    <w:nsid w:val="49E2232E"/>
    <w:multiLevelType w:val="hybridMultilevel"/>
    <w:tmpl w:val="A8AA1D56"/>
    <w:lvl w:ilvl="0" w:tplc="E8F48746">
      <w:start w:val="1"/>
      <w:numFmt w:val="bullet"/>
      <w:lvlText w:val=""/>
      <w:lvlJc w:val="left"/>
      <w:pPr>
        <w:tabs>
          <w:tab w:val="num" w:pos="720"/>
        </w:tabs>
        <w:ind w:left="720" w:hanging="360"/>
      </w:pPr>
      <w:rPr>
        <w:rFonts w:ascii="Wingdings" w:hAnsi="Wingdings" w:hint="default"/>
      </w:rPr>
    </w:lvl>
    <w:lvl w:ilvl="1" w:tplc="3020A3BE" w:tentative="1">
      <w:start w:val="1"/>
      <w:numFmt w:val="bullet"/>
      <w:lvlText w:val=""/>
      <w:lvlJc w:val="left"/>
      <w:pPr>
        <w:tabs>
          <w:tab w:val="num" w:pos="1440"/>
        </w:tabs>
        <w:ind w:left="1440" w:hanging="360"/>
      </w:pPr>
      <w:rPr>
        <w:rFonts w:ascii="Wingdings" w:hAnsi="Wingdings" w:hint="default"/>
      </w:rPr>
    </w:lvl>
    <w:lvl w:ilvl="2" w:tplc="473AFD76" w:tentative="1">
      <w:start w:val="1"/>
      <w:numFmt w:val="bullet"/>
      <w:lvlText w:val=""/>
      <w:lvlJc w:val="left"/>
      <w:pPr>
        <w:tabs>
          <w:tab w:val="num" w:pos="2160"/>
        </w:tabs>
        <w:ind w:left="2160" w:hanging="360"/>
      </w:pPr>
      <w:rPr>
        <w:rFonts w:ascii="Wingdings" w:hAnsi="Wingdings" w:hint="default"/>
      </w:rPr>
    </w:lvl>
    <w:lvl w:ilvl="3" w:tplc="1C7AD4FC" w:tentative="1">
      <w:start w:val="1"/>
      <w:numFmt w:val="bullet"/>
      <w:lvlText w:val=""/>
      <w:lvlJc w:val="left"/>
      <w:pPr>
        <w:tabs>
          <w:tab w:val="num" w:pos="2880"/>
        </w:tabs>
        <w:ind w:left="2880" w:hanging="360"/>
      </w:pPr>
      <w:rPr>
        <w:rFonts w:ascii="Wingdings" w:hAnsi="Wingdings" w:hint="default"/>
      </w:rPr>
    </w:lvl>
    <w:lvl w:ilvl="4" w:tplc="676ABDFE" w:tentative="1">
      <w:start w:val="1"/>
      <w:numFmt w:val="bullet"/>
      <w:lvlText w:val=""/>
      <w:lvlJc w:val="left"/>
      <w:pPr>
        <w:tabs>
          <w:tab w:val="num" w:pos="3600"/>
        </w:tabs>
        <w:ind w:left="3600" w:hanging="360"/>
      </w:pPr>
      <w:rPr>
        <w:rFonts w:ascii="Wingdings" w:hAnsi="Wingdings" w:hint="default"/>
      </w:rPr>
    </w:lvl>
    <w:lvl w:ilvl="5" w:tplc="4796B650" w:tentative="1">
      <w:start w:val="1"/>
      <w:numFmt w:val="bullet"/>
      <w:lvlText w:val=""/>
      <w:lvlJc w:val="left"/>
      <w:pPr>
        <w:tabs>
          <w:tab w:val="num" w:pos="4320"/>
        </w:tabs>
        <w:ind w:left="4320" w:hanging="360"/>
      </w:pPr>
      <w:rPr>
        <w:rFonts w:ascii="Wingdings" w:hAnsi="Wingdings" w:hint="default"/>
      </w:rPr>
    </w:lvl>
    <w:lvl w:ilvl="6" w:tplc="AD82E6BE" w:tentative="1">
      <w:start w:val="1"/>
      <w:numFmt w:val="bullet"/>
      <w:lvlText w:val=""/>
      <w:lvlJc w:val="left"/>
      <w:pPr>
        <w:tabs>
          <w:tab w:val="num" w:pos="5040"/>
        </w:tabs>
        <w:ind w:left="5040" w:hanging="360"/>
      </w:pPr>
      <w:rPr>
        <w:rFonts w:ascii="Wingdings" w:hAnsi="Wingdings" w:hint="default"/>
      </w:rPr>
    </w:lvl>
    <w:lvl w:ilvl="7" w:tplc="94E8FEC8" w:tentative="1">
      <w:start w:val="1"/>
      <w:numFmt w:val="bullet"/>
      <w:lvlText w:val=""/>
      <w:lvlJc w:val="left"/>
      <w:pPr>
        <w:tabs>
          <w:tab w:val="num" w:pos="5760"/>
        </w:tabs>
        <w:ind w:left="5760" w:hanging="360"/>
      </w:pPr>
      <w:rPr>
        <w:rFonts w:ascii="Wingdings" w:hAnsi="Wingdings" w:hint="default"/>
      </w:rPr>
    </w:lvl>
    <w:lvl w:ilvl="8" w:tplc="E850D226" w:tentative="1">
      <w:start w:val="1"/>
      <w:numFmt w:val="bullet"/>
      <w:lvlText w:val=""/>
      <w:lvlJc w:val="left"/>
      <w:pPr>
        <w:tabs>
          <w:tab w:val="num" w:pos="6480"/>
        </w:tabs>
        <w:ind w:left="6480" w:hanging="360"/>
      </w:pPr>
      <w:rPr>
        <w:rFonts w:ascii="Wingdings" w:hAnsi="Wingdings" w:hint="default"/>
      </w:rPr>
    </w:lvl>
  </w:abstractNum>
  <w:abstractNum w:abstractNumId="332" w15:restartNumberingAfterBreak="0">
    <w:nsid w:val="4A46158F"/>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33" w15:restartNumberingAfterBreak="0">
    <w:nsid w:val="4A601866"/>
    <w:multiLevelType w:val="hybridMultilevel"/>
    <w:tmpl w:val="61F69A10"/>
    <w:lvl w:ilvl="0" w:tplc="D02477AC">
      <w:start w:val="1"/>
      <w:numFmt w:val="bullet"/>
      <w:lvlText w:val=""/>
      <w:lvlJc w:val="left"/>
      <w:pPr>
        <w:tabs>
          <w:tab w:val="num" w:pos="720"/>
        </w:tabs>
        <w:ind w:left="720" w:hanging="360"/>
      </w:pPr>
      <w:rPr>
        <w:rFonts w:ascii="Wingdings" w:hAnsi="Wingdings" w:hint="default"/>
      </w:rPr>
    </w:lvl>
    <w:lvl w:ilvl="1" w:tplc="84AAFCC0" w:tentative="1">
      <w:start w:val="1"/>
      <w:numFmt w:val="bullet"/>
      <w:lvlText w:val=""/>
      <w:lvlJc w:val="left"/>
      <w:pPr>
        <w:tabs>
          <w:tab w:val="num" w:pos="1440"/>
        </w:tabs>
        <w:ind w:left="1440" w:hanging="360"/>
      </w:pPr>
      <w:rPr>
        <w:rFonts w:ascii="Wingdings" w:hAnsi="Wingdings" w:hint="default"/>
      </w:rPr>
    </w:lvl>
    <w:lvl w:ilvl="2" w:tplc="D9CE6818" w:tentative="1">
      <w:start w:val="1"/>
      <w:numFmt w:val="bullet"/>
      <w:lvlText w:val=""/>
      <w:lvlJc w:val="left"/>
      <w:pPr>
        <w:tabs>
          <w:tab w:val="num" w:pos="2160"/>
        </w:tabs>
        <w:ind w:left="2160" w:hanging="360"/>
      </w:pPr>
      <w:rPr>
        <w:rFonts w:ascii="Wingdings" w:hAnsi="Wingdings" w:hint="default"/>
      </w:rPr>
    </w:lvl>
    <w:lvl w:ilvl="3" w:tplc="E062BF5C" w:tentative="1">
      <w:start w:val="1"/>
      <w:numFmt w:val="bullet"/>
      <w:lvlText w:val=""/>
      <w:lvlJc w:val="left"/>
      <w:pPr>
        <w:tabs>
          <w:tab w:val="num" w:pos="2880"/>
        </w:tabs>
        <w:ind w:left="2880" w:hanging="360"/>
      </w:pPr>
      <w:rPr>
        <w:rFonts w:ascii="Wingdings" w:hAnsi="Wingdings" w:hint="default"/>
      </w:rPr>
    </w:lvl>
    <w:lvl w:ilvl="4" w:tplc="CE3EAC3E" w:tentative="1">
      <w:start w:val="1"/>
      <w:numFmt w:val="bullet"/>
      <w:lvlText w:val=""/>
      <w:lvlJc w:val="left"/>
      <w:pPr>
        <w:tabs>
          <w:tab w:val="num" w:pos="3600"/>
        </w:tabs>
        <w:ind w:left="3600" w:hanging="360"/>
      </w:pPr>
      <w:rPr>
        <w:rFonts w:ascii="Wingdings" w:hAnsi="Wingdings" w:hint="default"/>
      </w:rPr>
    </w:lvl>
    <w:lvl w:ilvl="5" w:tplc="7C3A4E0E" w:tentative="1">
      <w:start w:val="1"/>
      <w:numFmt w:val="bullet"/>
      <w:lvlText w:val=""/>
      <w:lvlJc w:val="left"/>
      <w:pPr>
        <w:tabs>
          <w:tab w:val="num" w:pos="4320"/>
        </w:tabs>
        <w:ind w:left="4320" w:hanging="360"/>
      </w:pPr>
      <w:rPr>
        <w:rFonts w:ascii="Wingdings" w:hAnsi="Wingdings" w:hint="default"/>
      </w:rPr>
    </w:lvl>
    <w:lvl w:ilvl="6" w:tplc="D60ADE02" w:tentative="1">
      <w:start w:val="1"/>
      <w:numFmt w:val="bullet"/>
      <w:lvlText w:val=""/>
      <w:lvlJc w:val="left"/>
      <w:pPr>
        <w:tabs>
          <w:tab w:val="num" w:pos="5040"/>
        </w:tabs>
        <w:ind w:left="5040" w:hanging="360"/>
      </w:pPr>
      <w:rPr>
        <w:rFonts w:ascii="Wingdings" w:hAnsi="Wingdings" w:hint="default"/>
      </w:rPr>
    </w:lvl>
    <w:lvl w:ilvl="7" w:tplc="7B2CD6F8" w:tentative="1">
      <w:start w:val="1"/>
      <w:numFmt w:val="bullet"/>
      <w:lvlText w:val=""/>
      <w:lvlJc w:val="left"/>
      <w:pPr>
        <w:tabs>
          <w:tab w:val="num" w:pos="5760"/>
        </w:tabs>
        <w:ind w:left="5760" w:hanging="360"/>
      </w:pPr>
      <w:rPr>
        <w:rFonts w:ascii="Wingdings" w:hAnsi="Wingdings" w:hint="default"/>
      </w:rPr>
    </w:lvl>
    <w:lvl w:ilvl="8" w:tplc="98FA205A" w:tentative="1">
      <w:start w:val="1"/>
      <w:numFmt w:val="bullet"/>
      <w:lvlText w:val=""/>
      <w:lvlJc w:val="left"/>
      <w:pPr>
        <w:tabs>
          <w:tab w:val="num" w:pos="6480"/>
        </w:tabs>
        <w:ind w:left="6480" w:hanging="360"/>
      </w:pPr>
      <w:rPr>
        <w:rFonts w:ascii="Wingdings" w:hAnsi="Wingdings" w:hint="default"/>
      </w:rPr>
    </w:lvl>
  </w:abstractNum>
  <w:abstractNum w:abstractNumId="334" w15:restartNumberingAfterBreak="0">
    <w:nsid w:val="4A915D7C"/>
    <w:multiLevelType w:val="multilevel"/>
    <w:tmpl w:val="6DEEC42C"/>
    <w:lvl w:ilvl="0">
      <w:start w:val="1"/>
      <w:numFmt w:val="bullet"/>
      <w:lvlText w:val=""/>
      <w:lvlJc w:val="left"/>
      <w:pPr>
        <w:tabs>
          <w:tab w:val="num" w:pos="1800"/>
        </w:tabs>
        <w:ind w:left="1800" w:hanging="360"/>
      </w:pPr>
      <w:rPr>
        <w:rFonts w:ascii="Symbol" w:hAnsi="Symbol" w:hint="default"/>
      </w:rPr>
    </w:lvl>
    <w:lvl w:ilvl="1">
      <w:start w:val="1"/>
      <w:numFmt w:val="decimal"/>
      <w:lvlText w:val="%2."/>
      <w:lvlJc w:val="left"/>
      <w:pPr>
        <w:tabs>
          <w:tab w:val="num" w:pos="2520"/>
        </w:tabs>
        <w:ind w:left="2520" w:hanging="360"/>
      </w:pPr>
    </w:lvl>
    <w:lvl w:ilvl="2">
      <w:start w:val="1"/>
      <w:numFmt w:val="decimal"/>
      <w:lvlText w:val="%3."/>
      <w:lvlJc w:val="left"/>
      <w:pPr>
        <w:tabs>
          <w:tab w:val="num" w:pos="3240"/>
        </w:tabs>
        <w:ind w:left="3240" w:hanging="360"/>
      </w:pPr>
    </w:lvl>
    <w:lvl w:ilvl="3">
      <w:start w:val="1"/>
      <w:numFmt w:val="decimal"/>
      <w:lvlText w:val="%4."/>
      <w:lvlJc w:val="left"/>
      <w:pPr>
        <w:tabs>
          <w:tab w:val="num" w:pos="3960"/>
        </w:tabs>
        <w:ind w:left="3960" w:hanging="360"/>
      </w:pPr>
    </w:lvl>
    <w:lvl w:ilvl="4">
      <w:start w:val="1"/>
      <w:numFmt w:val="decimal"/>
      <w:lvlText w:val="%5."/>
      <w:lvlJc w:val="left"/>
      <w:pPr>
        <w:tabs>
          <w:tab w:val="num" w:pos="4680"/>
        </w:tabs>
        <w:ind w:left="4680" w:hanging="360"/>
      </w:pPr>
    </w:lvl>
    <w:lvl w:ilvl="5">
      <w:start w:val="1"/>
      <w:numFmt w:val="decimal"/>
      <w:lvlText w:val="%6."/>
      <w:lvlJc w:val="left"/>
      <w:pPr>
        <w:tabs>
          <w:tab w:val="num" w:pos="5400"/>
        </w:tabs>
        <w:ind w:left="5400" w:hanging="360"/>
      </w:pPr>
    </w:lvl>
    <w:lvl w:ilvl="6">
      <w:start w:val="1"/>
      <w:numFmt w:val="decimal"/>
      <w:lvlText w:val="%7."/>
      <w:lvlJc w:val="left"/>
      <w:pPr>
        <w:tabs>
          <w:tab w:val="num" w:pos="6120"/>
        </w:tabs>
        <w:ind w:left="6120" w:hanging="360"/>
      </w:pPr>
    </w:lvl>
    <w:lvl w:ilvl="7">
      <w:start w:val="1"/>
      <w:numFmt w:val="decimal"/>
      <w:lvlText w:val="%8."/>
      <w:lvlJc w:val="left"/>
      <w:pPr>
        <w:tabs>
          <w:tab w:val="num" w:pos="6840"/>
        </w:tabs>
        <w:ind w:left="6840" w:hanging="360"/>
      </w:pPr>
    </w:lvl>
    <w:lvl w:ilvl="8">
      <w:start w:val="1"/>
      <w:numFmt w:val="decimal"/>
      <w:lvlText w:val="%9."/>
      <w:lvlJc w:val="left"/>
      <w:pPr>
        <w:tabs>
          <w:tab w:val="num" w:pos="7560"/>
        </w:tabs>
        <w:ind w:left="7560" w:hanging="360"/>
      </w:pPr>
    </w:lvl>
  </w:abstractNum>
  <w:abstractNum w:abstractNumId="335" w15:restartNumberingAfterBreak="0">
    <w:nsid w:val="4AE57CEF"/>
    <w:multiLevelType w:val="hybridMultilevel"/>
    <w:tmpl w:val="5C2EDB52"/>
    <w:lvl w:ilvl="0" w:tplc="5B6E24C4">
      <w:start w:val="1"/>
      <w:numFmt w:val="bullet"/>
      <w:lvlText w:val=""/>
      <w:lvlJc w:val="left"/>
      <w:pPr>
        <w:tabs>
          <w:tab w:val="num" w:pos="720"/>
        </w:tabs>
        <w:ind w:left="720" w:hanging="360"/>
      </w:pPr>
      <w:rPr>
        <w:rFonts w:ascii="Wingdings" w:hAnsi="Wingdings" w:hint="default"/>
      </w:rPr>
    </w:lvl>
    <w:lvl w:ilvl="1" w:tplc="EFD45DE4" w:tentative="1">
      <w:start w:val="1"/>
      <w:numFmt w:val="bullet"/>
      <w:lvlText w:val=""/>
      <w:lvlJc w:val="left"/>
      <w:pPr>
        <w:tabs>
          <w:tab w:val="num" w:pos="1440"/>
        </w:tabs>
        <w:ind w:left="1440" w:hanging="360"/>
      </w:pPr>
      <w:rPr>
        <w:rFonts w:ascii="Wingdings" w:hAnsi="Wingdings" w:hint="default"/>
      </w:rPr>
    </w:lvl>
    <w:lvl w:ilvl="2" w:tplc="4BFA40B8" w:tentative="1">
      <w:start w:val="1"/>
      <w:numFmt w:val="bullet"/>
      <w:lvlText w:val=""/>
      <w:lvlJc w:val="left"/>
      <w:pPr>
        <w:tabs>
          <w:tab w:val="num" w:pos="2160"/>
        </w:tabs>
        <w:ind w:left="2160" w:hanging="360"/>
      </w:pPr>
      <w:rPr>
        <w:rFonts w:ascii="Wingdings" w:hAnsi="Wingdings" w:hint="default"/>
      </w:rPr>
    </w:lvl>
    <w:lvl w:ilvl="3" w:tplc="5ADAC864" w:tentative="1">
      <w:start w:val="1"/>
      <w:numFmt w:val="bullet"/>
      <w:lvlText w:val=""/>
      <w:lvlJc w:val="left"/>
      <w:pPr>
        <w:tabs>
          <w:tab w:val="num" w:pos="2880"/>
        </w:tabs>
        <w:ind w:left="2880" w:hanging="360"/>
      </w:pPr>
      <w:rPr>
        <w:rFonts w:ascii="Wingdings" w:hAnsi="Wingdings" w:hint="default"/>
      </w:rPr>
    </w:lvl>
    <w:lvl w:ilvl="4" w:tplc="2D8EFD52" w:tentative="1">
      <w:start w:val="1"/>
      <w:numFmt w:val="bullet"/>
      <w:lvlText w:val=""/>
      <w:lvlJc w:val="left"/>
      <w:pPr>
        <w:tabs>
          <w:tab w:val="num" w:pos="3600"/>
        </w:tabs>
        <w:ind w:left="3600" w:hanging="360"/>
      </w:pPr>
      <w:rPr>
        <w:rFonts w:ascii="Wingdings" w:hAnsi="Wingdings" w:hint="default"/>
      </w:rPr>
    </w:lvl>
    <w:lvl w:ilvl="5" w:tplc="FAEA9828" w:tentative="1">
      <w:start w:val="1"/>
      <w:numFmt w:val="bullet"/>
      <w:lvlText w:val=""/>
      <w:lvlJc w:val="left"/>
      <w:pPr>
        <w:tabs>
          <w:tab w:val="num" w:pos="4320"/>
        </w:tabs>
        <w:ind w:left="4320" w:hanging="360"/>
      </w:pPr>
      <w:rPr>
        <w:rFonts w:ascii="Wingdings" w:hAnsi="Wingdings" w:hint="default"/>
      </w:rPr>
    </w:lvl>
    <w:lvl w:ilvl="6" w:tplc="A08A68B2" w:tentative="1">
      <w:start w:val="1"/>
      <w:numFmt w:val="bullet"/>
      <w:lvlText w:val=""/>
      <w:lvlJc w:val="left"/>
      <w:pPr>
        <w:tabs>
          <w:tab w:val="num" w:pos="5040"/>
        </w:tabs>
        <w:ind w:left="5040" w:hanging="360"/>
      </w:pPr>
      <w:rPr>
        <w:rFonts w:ascii="Wingdings" w:hAnsi="Wingdings" w:hint="default"/>
      </w:rPr>
    </w:lvl>
    <w:lvl w:ilvl="7" w:tplc="119038BE" w:tentative="1">
      <w:start w:val="1"/>
      <w:numFmt w:val="bullet"/>
      <w:lvlText w:val=""/>
      <w:lvlJc w:val="left"/>
      <w:pPr>
        <w:tabs>
          <w:tab w:val="num" w:pos="5760"/>
        </w:tabs>
        <w:ind w:left="5760" w:hanging="360"/>
      </w:pPr>
      <w:rPr>
        <w:rFonts w:ascii="Wingdings" w:hAnsi="Wingdings" w:hint="default"/>
      </w:rPr>
    </w:lvl>
    <w:lvl w:ilvl="8" w:tplc="406CC604" w:tentative="1">
      <w:start w:val="1"/>
      <w:numFmt w:val="bullet"/>
      <w:lvlText w:val=""/>
      <w:lvlJc w:val="left"/>
      <w:pPr>
        <w:tabs>
          <w:tab w:val="num" w:pos="6480"/>
        </w:tabs>
        <w:ind w:left="6480" w:hanging="360"/>
      </w:pPr>
      <w:rPr>
        <w:rFonts w:ascii="Wingdings" w:hAnsi="Wingdings" w:hint="default"/>
      </w:rPr>
    </w:lvl>
  </w:abstractNum>
  <w:abstractNum w:abstractNumId="336" w15:restartNumberingAfterBreak="0">
    <w:nsid w:val="4AEC0131"/>
    <w:multiLevelType w:val="hybridMultilevel"/>
    <w:tmpl w:val="FFFFFFFF"/>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7" w15:restartNumberingAfterBreak="0">
    <w:nsid w:val="4B082CA2"/>
    <w:multiLevelType w:val="hybridMultilevel"/>
    <w:tmpl w:val="3E06C1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8" w15:restartNumberingAfterBreak="0">
    <w:nsid w:val="4B1C25B3"/>
    <w:multiLevelType w:val="hybridMultilevel"/>
    <w:tmpl w:val="F9DC2F48"/>
    <w:lvl w:ilvl="0" w:tplc="3BA491BA">
      <w:start w:val="1"/>
      <w:numFmt w:val="bullet"/>
      <w:lvlText w:val=""/>
      <w:lvlJc w:val="left"/>
      <w:pPr>
        <w:tabs>
          <w:tab w:val="num" w:pos="720"/>
        </w:tabs>
        <w:ind w:left="720" w:hanging="360"/>
      </w:pPr>
      <w:rPr>
        <w:rFonts w:ascii="Wingdings" w:hAnsi="Wingdings" w:hint="default"/>
      </w:rPr>
    </w:lvl>
    <w:lvl w:ilvl="1" w:tplc="F796FD90" w:tentative="1">
      <w:start w:val="1"/>
      <w:numFmt w:val="bullet"/>
      <w:lvlText w:val=""/>
      <w:lvlJc w:val="left"/>
      <w:pPr>
        <w:tabs>
          <w:tab w:val="num" w:pos="1440"/>
        </w:tabs>
        <w:ind w:left="1440" w:hanging="360"/>
      </w:pPr>
      <w:rPr>
        <w:rFonts w:ascii="Wingdings" w:hAnsi="Wingdings" w:hint="default"/>
      </w:rPr>
    </w:lvl>
    <w:lvl w:ilvl="2" w:tplc="32FC4032" w:tentative="1">
      <w:start w:val="1"/>
      <w:numFmt w:val="bullet"/>
      <w:lvlText w:val=""/>
      <w:lvlJc w:val="left"/>
      <w:pPr>
        <w:tabs>
          <w:tab w:val="num" w:pos="2160"/>
        </w:tabs>
        <w:ind w:left="2160" w:hanging="360"/>
      </w:pPr>
      <w:rPr>
        <w:rFonts w:ascii="Wingdings" w:hAnsi="Wingdings" w:hint="default"/>
      </w:rPr>
    </w:lvl>
    <w:lvl w:ilvl="3" w:tplc="4FD075D2" w:tentative="1">
      <w:start w:val="1"/>
      <w:numFmt w:val="bullet"/>
      <w:lvlText w:val=""/>
      <w:lvlJc w:val="left"/>
      <w:pPr>
        <w:tabs>
          <w:tab w:val="num" w:pos="2880"/>
        </w:tabs>
        <w:ind w:left="2880" w:hanging="360"/>
      </w:pPr>
      <w:rPr>
        <w:rFonts w:ascii="Wingdings" w:hAnsi="Wingdings" w:hint="default"/>
      </w:rPr>
    </w:lvl>
    <w:lvl w:ilvl="4" w:tplc="961E8568" w:tentative="1">
      <w:start w:val="1"/>
      <w:numFmt w:val="bullet"/>
      <w:lvlText w:val=""/>
      <w:lvlJc w:val="left"/>
      <w:pPr>
        <w:tabs>
          <w:tab w:val="num" w:pos="3600"/>
        </w:tabs>
        <w:ind w:left="3600" w:hanging="360"/>
      </w:pPr>
      <w:rPr>
        <w:rFonts w:ascii="Wingdings" w:hAnsi="Wingdings" w:hint="default"/>
      </w:rPr>
    </w:lvl>
    <w:lvl w:ilvl="5" w:tplc="44E6A7C6" w:tentative="1">
      <w:start w:val="1"/>
      <w:numFmt w:val="bullet"/>
      <w:lvlText w:val=""/>
      <w:lvlJc w:val="left"/>
      <w:pPr>
        <w:tabs>
          <w:tab w:val="num" w:pos="4320"/>
        </w:tabs>
        <w:ind w:left="4320" w:hanging="360"/>
      </w:pPr>
      <w:rPr>
        <w:rFonts w:ascii="Wingdings" w:hAnsi="Wingdings" w:hint="default"/>
      </w:rPr>
    </w:lvl>
    <w:lvl w:ilvl="6" w:tplc="E25EE3B0" w:tentative="1">
      <w:start w:val="1"/>
      <w:numFmt w:val="bullet"/>
      <w:lvlText w:val=""/>
      <w:lvlJc w:val="left"/>
      <w:pPr>
        <w:tabs>
          <w:tab w:val="num" w:pos="5040"/>
        </w:tabs>
        <w:ind w:left="5040" w:hanging="360"/>
      </w:pPr>
      <w:rPr>
        <w:rFonts w:ascii="Wingdings" w:hAnsi="Wingdings" w:hint="default"/>
      </w:rPr>
    </w:lvl>
    <w:lvl w:ilvl="7" w:tplc="62E675C0" w:tentative="1">
      <w:start w:val="1"/>
      <w:numFmt w:val="bullet"/>
      <w:lvlText w:val=""/>
      <w:lvlJc w:val="left"/>
      <w:pPr>
        <w:tabs>
          <w:tab w:val="num" w:pos="5760"/>
        </w:tabs>
        <w:ind w:left="5760" w:hanging="360"/>
      </w:pPr>
      <w:rPr>
        <w:rFonts w:ascii="Wingdings" w:hAnsi="Wingdings" w:hint="default"/>
      </w:rPr>
    </w:lvl>
    <w:lvl w:ilvl="8" w:tplc="C0F296BC" w:tentative="1">
      <w:start w:val="1"/>
      <w:numFmt w:val="bullet"/>
      <w:lvlText w:val=""/>
      <w:lvlJc w:val="left"/>
      <w:pPr>
        <w:tabs>
          <w:tab w:val="num" w:pos="6480"/>
        </w:tabs>
        <w:ind w:left="6480" w:hanging="360"/>
      </w:pPr>
      <w:rPr>
        <w:rFonts w:ascii="Wingdings" w:hAnsi="Wingdings" w:hint="default"/>
      </w:rPr>
    </w:lvl>
  </w:abstractNum>
  <w:abstractNum w:abstractNumId="339" w15:restartNumberingAfterBreak="0">
    <w:nsid w:val="4B3D14D2"/>
    <w:multiLevelType w:val="hybridMultilevel"/>
    <w:tmpl w:val="E9E23392"/>
    <w:lvl w:ilvl="0" w:tplc="D9064970">
      <w:start w:val="1"/>
      <w:numFmt w:val="bullet"/>
      <w:lvlText w:val=""/>
      <w:lvlJc w:val="left"/>
      <w:pPr>
        <w:tabs>
          <w:tab w:val="num" w:pos="720"/>
        </w:tabs>
        <w:ind w:left="720" w:hanging="360"/>
      </w:pPr>
      <w:rPr>
        <w:rFonts w:ascii="Wingdings" w:hAnsi="Wingdings" w:hint="default"/>
      </w:rPr>
    </w:lvl>
    <w:lvl w:ilvl="1" w:tplc="C16286C6" w:tentative="1">
      <w:start w:val="1"/>
      <w:numFmt w:val="bullet"/>
      <w:lvlText w:val=""/>
      <w:lvlJc w:val="left"/>
      <w:pPr>
        <w:tabs>
          <w:tab w:val="num" w:pos="1440"/>
        </w:tabs>
        <w:ind w:left="1440" w:hanging="360"/>
      </w:pPr>
      <w:rPr>
        <w:rFonts w:ascii="Wingdings" w:hAnsi="Wingdings" w:hint="default"/>
      </w:rPr>
    </w:lvl>
    <w:lvl w:ilvl="2" w:tplc="FB06B528" w:tentative="1">
      <w:start w:val="1"/>
      <w:numFmt w:val="bullet"/>
      <w:lvlText w:val=""/>
      <w:lvlJc w:val="left"/>
      <w:pPr>
        <w:tabs>
          <w:tab w:val="num" w:pos="2160"/>
        </w:tabs>
        <w:ind w:left="2160" w:hanging="360"/>
      </w:pPr>
      <w:rPr>
        <w:rFonts w:ascii="Wingdings" w:hAnsi="Wingdings" w:hint="default"/>
      </w:rPr>
    </w:lvl>
    <w:lvl w:ilvl="3" w:tplc="4072E126" w:tentative="1">
      <w:start w:val="1"/>
      <w:numFmt w:val="bullet"/>
      <w:lvlText w:val=""/>
      <w:lvlJc w:val="left"/>
      <w:pPr>
        <w:tabs>
          <w:tab w:val="num" w:pos="2880"/>
        </w:tabs>
        <w:ind w:left="2880" w:hanging="360"/>
      </w:pPr>
      <w:rPr>
        <w:rFonts w:ascii="Wingdings" w:hAnsi="Wingdings" w:hint="default"/>
      </w:rPr>
    </w:lvl>
    <w:lvl w:ilvl="4" w:tplc="1C380CF6" w:tentative="1">
      <w:start w:val="1"/>
      <w:numFmt w:val="bullet"/>
      <w:lvlText w:val=""/>
      <w:lvlJc w:val="left"/>
      <w:pPr>
        <w:tabs>
          <w:tab w:val="num" w:pos="3600"/>
        </w:tabs>
        <w:ind w:left="3600" w:hanging="360"/>
      </w:pPr>
      <w:rPr>
        <w:rFonts w:ascii="Wingdings" w:hAnsi="Wingdings" w:hint="default"/>
      </w:rPr>
    </w:lvl>
    <w:lvl w:ilvl="5" w:tplc="8C565F30" w:tentative="1">
      <w:start w:val="1"/>
      <w:numFmt w:val="bullet"/>
      <w:lvlText w:val=""/>
      <w:lvlJc w:val="left"/>
      <w:pPr>
        <w:tabs>
          <w:tab w:val="num" w:pos="4320"/>
        </w:tabs>
        <w:ind w:left="4320" w:hanging="360"/>
      </w:pPr>
      <w:rPr>
        <w:rFonts w:ascii="Wingdings" w:hAnsi="Wingdings" w:hint="default"/>
      </w:rPr>
    </w:lvl>
    <w:lvl w:ilvl="6" w:tplc="150CE65A" w:tentative="1">
      <w:start w:val="1"/>
      <w:numFmt w:val="bullet"/>
      <w:lvlText w:val=""/>
      <w:lvlJc w:val="left"/>
      <w:pPr>
        <w:tabs>
          <w:tab w:val="num" w:pos="5040"/>
        </w:tabs>
        <w:ind w:left="5040" w:hanging="360"/>
      </w:pPr>
      <w:rPr>
        <w:rFonts w:ascii="Wingdings" w:hAnsi="Wingdings" w:hint="default"/>
      </w:rPr>
    </w:lvl>
    <w:lvl w:ilvl="7" w:tplc="BAF6237E" w:tentative="1">
      <w:start w:val="1"/>
      <w:numFmt w:val="bullet"/>
      <w:lvlText w:val=""/>
      <w:lvlJc w:val="left"/>
      <w:pPr>
        <w:tabs>
          <w:tab w:val="num" w:pos="5760"/>
        </w:tabs>
        <w:ind w:left="5760" w:hanging="360"/>
      </w:pPr>
      <w:rPr>
        <w:rFonts w:ascii="Wingdings" w:hAnsi="Wingdings" w:hint="default"/>
      </w:rPr>
    </w:lvl>
    <w:lvl w:ilvl="8" w:tplc="097E9776" w:tentative="1">
      <w:start w:val="1"/>
      <w:numFmt w:val="bullet"/>
      <w:lvlText w:val=""/>
      <w:lvlJc w:val="left"/>
      <w:pPr>
        <w:tabs>
          <w:tab w:val="num" w:pos="6480"/>
        </w:tabs>
        <w:ind w:left="6480" w:hanging="360"/>
      </w:pPr>
      <w:rPr>
        <w:rFonts w:ascii="Wingdings" w:hAnsi="Wingdings" w:hint="default"/>
      </w:rPr>
    </w:lvl>
  </w:abstractNum>
  <w:abstractNum w:abstractNumId="340" w15:restartNumberingAfterBreak="0">
    <w:nsid w:val="4B640632"/>
    <w:multiLevelType w:val="hybridMultilevel"/>
    <w:tmpl w:val="FFFFFFFF"/>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rPr>
        <w:rFonts w:cs="Times New Roman"/>
      </w:rPr>
    </w:lvl>
    <w:lvl w:ilvl="2" w:tplc="0409001B">
      <w:start w:val="1"/>
      <w:numFmt w:val="lowerRoman"/>
      <w:lvlText w:val="%3."/>
      <w:lvlJc w:val="right"/>
      <w:pPr>
        <w:ind w:left="2880" w:hanging="180"/>
      </w:pPr>
      <w:rPr>
        <w:rFonts w:cs="Times New Roman"/>
      </w:rPr>
    </w:lvl>
    <w:lvl w:ilvl="3" w:tplc="0409000F">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341" w15:restartNumberingAfterBreak="0">
    <w:nsid w:val="4B6A5405"/>
    <w:multiLevelType w:val="hybridMultilevel"/>
    <w:tmpl w:val="FFFFFFFF"/>
    <w:lvl w:ilvl="0" w:tplc="0409000F">
      <w:start w:val="1"/>
      <w:numFmt w:val="decimal"/>
      <w:lvlText w:val="%1."/>
      <w:lvlJc w:val="left"/>
      <w:pPr>
        <w:ind w:left="1800" w:hanging="360"/>
      </w:pPr>
      <w:rPr>
        <w:rFonts w:cs="Times New Roman"/>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342" w15:restartNumberingAfterBreak="0">
    <w:nsid w:val="4B914BC5"/>
    <w:multiLevelType w:val="hybridMultilevel"/>
    <w:tmpl w:val="EDEAD7FC"/>
    <w:lvl w:ilvl="0" w:tplc="98880712">
      <w:start w:val="1"/>
      <w:numFmt w:val="hebrew2"/>
      <w:lvlText w:val="%1-"/>
      <w:lvlJc w:val="left"/>
      <w:pPr>
        <w:tabs>
          <w:tab w:val="num" w:pos="360"/>
        </w:tabs>
        <w:ind w:left="360" w:hanging="360"/>
      </w:pPr>
    </w:lvl>
    <w:lvl w:ilvl="1" w:tplc="7A42B3D2">
      <w:start w:val="1"/>
      <w:numFmt w:val="hebrew2"/>
      <w:lvlText w:val="%2-"/>
      <w:lvlJc w:val="left"/>
      <w:pPr>
        <w:tabs>
          <w:tab w:val="num" w:pos="1080"/>
        </w:tabs>
        <w:ind w:left="1080" w:hanging="360"/>
      </w:pPr>
    </w:lvl>
    <w:lvl w:ilvl="2" w:tplc="2514E29C" w:tentative="1">
      <w:start w:val="1"/>
      <w:numFmt w:val="hebrew2"/>
      <w:lvlText w:val="%3-"/>
      <w:lvlJc w:val="left"/>
      <w:pPr>
        <w:tabs>
          <w:tab w:val="num" w:pos="1800"/>
        </w:tabs>
        <w:ind w:left="1800" w:hanging="360"/>
      </w:pPr>
    </w:lvl>
    <w:lvl w:ilvl="3" w:tplc="27F440E8" w:tentative="1">
      <w:start w:val="1"/>
      <w:numFmt w:val="hebrew2"/>
      <w:lvlText w:val="%4-"/>
      <w:lvlJc w:val="left"/>
      <w:pPr>
        <w:tabs>
          <w:tab w:val="num" w:pos="2520"/>
        </w:tabs>
        <w:ind w:left="2520" w:hanging="360"/>
      </w:pPr>
    </w:lvl>
    <w:lvl w:ilvl="4" w:tplc="6C208928" w:tentative="1">
      <w:start w:val="1"/>
      <w:numFmt w:val="hebrew2"/>
      <w:lvlText w:val="%5-"/>
      <w:lvlJc w:val="left"/>
      <w:pPr>
        <w:tabs>
          <w:tab w:val="num" w:pos="3240"/>
        </w:tabs>
        <w:ind w:left="3240" w:hanging="360"/>
      </w:pPr>
    </w:lvl>
    <w:lvl w:ilvl="5" w:tplc="503A3E86" w:tentative="1">
      <w:start w:val="1"/>
      <w:numFmt w:val="hebrew2"/>
      <w:lvlText w:val="%6-"/>
      <w:lvlJc w:val="left"/>
      <w:pPr>
        <w:tabs>
          <w:tab w:val="num" w:pos="3960"/>
        </w:tabs>
        <w:ind w:left="3960" w:hanging="360"/>
      </w:pPr>
    </w:lvl>
    <w:lvl w:ilvl="6" w:tplc="F35838B2" w:tentative="1">
      <w:start w:val="1"/>
      <w:numFmt w:val="hebrew2"/>
      <w:lvlText w:val="%7-"/>
      <w:lvlJc w:val="left"/>
      <w:pPr>
        <w:tabs>
          <w:tab w:val="num" w:pos="4680"/>
        </w:tabs>
        <w:ind w:left="4680" w:hanging="360"/>
      </w:pPr>
    </w:lvl>
    <w:lvl w:ilvl="7" w:tplc="77A6782A" w:tentative="1">
      <w:start w:val="1"/>
      <w:numFmt w:val="hebrew2"/>
      <w:lvlText w:val="%8-"/>
      <w:lvlJc w:val="left"/>
      <w:pPr>
        <w:tabs>
          <w:tab w:val="num" w:pos="5400"/>
        </w:tabs>
        <w:ind w:left="5400" w:hanging="360"/>
      </w:pPr>
    </w:lvl>
    <w:lvl w:ilvl="8" w:tplc="57747A72" w:tentative="1">
      <w:start w:val="1"/>
      <w:numFmt w:val="hebrew2"/>
      <w:lvlText w:val="%9-"/>
      <w:lvlJc w:val="left"/>
      <w:pPr>
        <w:tabs>
          <w:tab w:val="num" w:pos="6120"/>
        </w:tabs>
        <w:ind w:left="6120" w:hanging="360"/>
      </w:pPr>
    </w:lvl>
  </w:abstractNum>
  <w:abstractNum w:abstractNumId="343" w15:restartNumberingAfterBreak="0">
    <w:nsid w:val="4C80064D"/>
    <w:multiLevelType w:val="hybridMultilevel"/>
    <w:tmpl w:val="4420083A"/>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3" w:hAnsi="Wingdings 3" w:hint="default"/>
      </w:rPr>
    </w:lvl>
    <w:lvl w:ilvl="2" w:tplc="FFFFFFFF" w:tentative="1">
      <w:start w:val="1"/>
      <w:numFmt w:val="bullet"/>
      <w:lvlText w:val=""/>
      <w:lvlJc w:val="left"/>
      <w:pPr>
        <w:tabs>
          <w:tab w:val="num" w:pos="2160"/>
        </w:tabs>
        <w:ind w:left="2160" w:hanging="360"/>
      </w:pPr>
      <w:rPr>
        <w:rFonts w:ascii="Wingdings 3" w:hAnsi="Wingdings 3" w:hint="default"/>
      </w:rPr>
    </w:lvl>
    <w:lvl w:ilvl="3" w:tplc="FFFFFFFF" w:tentative="1">
      <w:start w:val="1"/>
      <w:numFmt w:val="bullet"/>
      <w:lvlText w:val=""/>
      <w:lvlJc w:val="left"/>
      <w:pPr>
        <w:tabs>
          <w:tab w:val="num" w:pos="2880"/>
        </w:tabs>
        <w:ind w:left="2880" w:hanging="360"/>
      </w:pPr>
      <w:rPr>
        <w:rFonts w:ascii="Wingdings 3" w:hAnsi="Wingdings 3" w:hint="default"/>
      </w:rPr>
    </w:lvl>
    <w:lvl w:ilvl="4" w:tplc="FFFFFFFF" w:tentative="1">
      <w:start w:val="1"/>
      <w:numFmt w:val="bullet"/>
      <w:lvlText w:val=""/>
      <w:lvlJc w:val="left"/>
      <w:pPr>
        <w:tabs>
          <w:tab w:val="num" w:pos="3600"/>
        </w:tabs>
        <w:ind w:left="3600" w:hanging="360"/>
      </w:pPr>
      <w:rPr>
        <w:rFonts w:ascii="Wingdings 3" w:hAnsi="Wingdings 3" w:hint="default"/>
      </w:rPr>
    </w:lvl>
    <w:lvl w:ilvl="5" w:tplc="FFFFFFFF" w:tentative="1">
      <w:start w:val="1"/>
      <w:numFmt w:val="bullet"/>
      <w:lvlText w:val=""/>
      <w:lvlJc w:val="left"/>
      <w:pPr>
        <w:tabs>
          <w:tab w:val="num" w:pos="4320"/>
        </w:tabs>
        <w:ind w:left="4320" w:hanging="360"/>
      </w:pPr>
      <w:rPr>
        <w:rFonts w:ascii="Wingdings 3" w:hAnsi="Wingdings 3" w:hint="default"/>
      </w:rPr>
    </w:lvl>
    <w:lvl w:ilvl="6" w:tplc="FFFFFFFF" w:tentative="1">
      <w:start w:val="1"/>
      <w:numFmt w:val="bullet"/>
      <w:lvlText w:val=""/>
      <w:lvlJc w:val="left"/>
      <w:pPr>
        <w:tabs>
          <w:tab w:val="num" w:pos="5040"/>
        </w:tabs>
        <w:ind w:left="5040" w:hanging="360"/>
      </w:pPr>
      <w:rPr>
        <w:rFonts w:ascii="Wingdings 3" w:hAnsi="Wingdings 3" w:hint="default"/>
      </w:rPr>
    </w:lvl>
    <w:lvl w:ilvl="7" w:tplc="FFFFFFFF" w:tentative="1">
      <w:start w:val="1"/>
      <w:numFmt w:val="bullet"/>
      <w:lvlText w:val=""/>
      <w:lvlJc w:val="left"/>
      <w:pPr>
        <w:tabs>
          <w:tab w:val="num" w:pos="5760"/>
        </w:tabs>
        <w:ind w:left="5760" w:hanging="360"/>
      </w:pPr>
      <w:rPr>
        <w:rFonts w:ascii="Wingdings 3" w:hAnsi="Wingdings 3" w:hint="default"/>
      </w:rPr>
    </w:lvl>
    <w:lvl w:ilvl="8" w:tplc="FFFFFFFF" w:tentative="1">
      <w:start w:val="1"/>
      <w:numFmt w:val="bullet"/>
      <w:lvlText w:val=""/>
      <w:lvlJc w:val="left"/>
      <w:pPr>
        <w:tabs>
          <w:tab w:val="num" w:pos="6480"/>
        </w:tabs>
        <w:ind w:left="6480" w:hanging="360"/>
      </w:pPr>
      <w:rPr>
        <w:rFonts w:ascii="Wingdings 3" w:hAnsi="Wingdings 3" w:hint="default"/>
      </w:rPr>
    </w:lvl>
  </w:abstractNum>
  <w:abstractNum w:abstractNumId="344" w15:restartNumberingAfterBreak="0">
    <w:nsid w:val="4C8F3E6C"/>
    <w:multiLevelType w:val="hybridMultilevel"/>
    <w:tmpl w:val="D3EE0870"/>
    <w:lvl w:ilvl="0" w:tplc="1850FCCE">
      <w:start w:val="1"/>
      <w:numFmt w:val="bullet"/>
      <w:lvlText w:val=""/>
      <w:lvlJc w:val="left"/>
      <w:pPr>
        <w:tabs>
          <w:tab w:val="num" w:pos="720"/>
        </w:tabs>
        <w:ind w:left="720" w:hanging="360"/>
      </w:pPr>
      <w:rPr>
        <w:rFonts w:ascii="Wingdings" w:hAnsi="Wingdings" w:hint="default"/>
      </w:rPr>
    </w:lvl>
    <w:lvl w:ilvl="1" w:tplc="14869F4A">
      <w:numFmt w:val="bullet"/>
      <w:lvlText w:val=""/>
      <w:lvlJc w:val="left"/>
      <w:pPr>
        <w:tabs>
          <w:tab w:val="num" w:pos="1440"/>
        </w:tabs>
        <w:ind w:left="1440" w:hanging="360"/>
      </w:pPr>
      <w:rPr>
        <w:rFonts w:ascii="Wingdings" w:hAnsi="Wingdings" w:hint="default"/>
      </w:rPr>
    </w:lvl>
    <w:lvl w:ilvl="2" w:tplc="71207A16" w:tentative="1">
      <w:start w:val="1"/>
      <w:numFmt w:val="bullet"/>
      <w:lvlText w:val=""/>
      <w:lvlJc w:val="left"/>
      <w:pPr>
        <w:tabs>
          <w:tab w:val="num" w:pos="2160"/>
        </w:tabs>
        <w:ind w:left="2160" w:hanging="360"/>
      </w:pPr>
      <w:rPr>
        <w:rFonts w:ascii="Wingdings" w:hAnsi="Wingdings" w:hint="default"/>
      </w:rPr>
    </w:lvl>
    <w:lvl w:ilvl="3" w:tplc="113C7C80" w:tentative="1">
      <w:start w:val="1"/>
      <w:numFmt w:val="bullet"/>
      <w:lvlText w:val=""/>
      <w:lvlJc w:val="left"/>
      <w:pPr>
        <w:tabs>
          <w:tab w:val="num" w:pos="2880"/>
        </w:tabs>
        <w:ind w:left="2880" w:hanging="360"/>
      </w:pPr>
      <w:rPr>
        <w:rFonts w:ascii="Wingdings" w:hAnsi="Wingdings" w:hint="default"/>
      </w:rPr>
    </w:lvl>
    <w:lvl w:ilvl="4" w:tplc="A86A66DE" w:tentative="1">
      <w:start w:val="1"/>
      <w:numFmt w:val="bullet"/>
      <w:lvlText w:val=""/>
      <w:lvlJc w:val="left"/>
      <w:pPr>
        <w:tabs>
          <w:tab w:val="num" w:pos="3600"/>
        </w:tabs>
        <w:ind w:left="3600" w:hanging="360"/>
      </w:pPr>
      <w:rPr>
        <w:rFonts w:ascii="Wingdings" w:hAnsi="Wingdings" w:hint="default"/>
      </w:rPr>
    </w:lvl>
    <w:lvl w:ilvl="5" w:tplc="BA5E210E" w:tentative="1">
      <w:start w:val="1"/>
      <w:numFmt w:val="bullet"/>
      <w:lvlText w:val=""/>
      <w:lvlJc w:val="left"/>
      <w:pPr>
        <w:tabs>
          <w:tab w:val="num" w:pos="4320"/>
        </w:tabs>
        <w:ind w:left="4320" w:hanging="360"/>
      </w:pPr>
      <w:rPr>
        <w:rFonts w:ascii="Wingdings" w:hAnsi="Wingdings" w:hint="default"/>
      </w:rPr>
    </w:lvl>
    <w:lvl w:ilvl="6" w:tplc="5AAAC5AC" w:tentative="1">
      <w:start w:val="1"/>
      <w:numFmt w:val="bullet"/>
      <w:lvlText w:val=""/>
      <w:lvlJc w:val="left"/>
      <w:pPr>
        <w:tabs>
          <w:tab w:val="num" w:pos="5040"/>
        </w:tabs>
        <w:ind w:left="5040" w:hanging="360"/>
      </w:pPr>
      <w:rPr>
        <w:rFonts w:ascii="Wingdings" w:hAnsi="Wingdings" w:hint="default"/>
      </w:rPr>
    </w:lvl>
    <w:lvl w:ilvl="7" w:tplc="11C86158" w:tentative="1">
      <w:start w:val="1"/>
      <w:numFmt w:val="bullet"/>
      <w:lvlText w:val=""/>
      <w:lvlJc w:val="left"/>
      <w:pPr>
        <w:tabs>
          <w:tab w:val="num" w:pos="5760"/>
        </w:tabs>
        <w:ind w:left="5760" w:hanging="360"/>
      </w:pPr>
      <w:rPr>
        <w:rFonts w:ascii="Wingdings" w:hAnsi="Wingdings" w:hint="default"/>
      </w:rPr>
    </w:lvl>
    <w:lvl w:ilvl="8" w:tplc="0672B62C" w:tentative="1">
      <w:start w:val="1"/>
      <w:numFmt w:val="bullet"/>
      <w:lvlText w:val=""/>
      <w:lvlJc w:val="left"/>
      <w:pPr>
        <w:tabs>
          <w:tab w:val="num" w:pos="6480"/>
        </w:tabs>
        <w:ind w:left="6480" w:hanging="360"/>
      </w:pPr>
      <w:rPr>
        <w:rFonts w:ascii="Wingdings" w:hAnsi="Wingdings" w:hint="default"/>
      </w:rPr>
    </w:lvl>
  </w:abstractNum>
  <w:abstractNum w:abstractNumId="345" w15:restartNumberingAfterBreak="0">
    <w:nsid w:val="4CBC7B5E"/>
    <w:multiLevelType w:val="hybridMultilevel"/>
    <w:tmpl w:val="03BA3208"/>
    <w:lvl w:ilvl="0" w:tplc="6956721A">
      <w:start w:val="1"/>
      <w:numFmt w:val="decimal"/>
      <w:lvlText w:val="%1."/>
      <w:lvlJc w:val="left"/>
      <w:pPr>
        <w:tabs>
          <w:tab w:val="num" w:pos="1440"/>
        </w:tabs>
        <w:ind w:left="1440" w:hanging="360"/>
      </w:pPr>
      <w:rPr>
        <w:rFonts w:asciiTheme="minorHAnsi" w:eastAsiaTheme="minorHAnsi" w:hAnsiTheme="minorHAnsi" w:cstheme="minorBidi"/>
      </w:rPr>
    </w:lvl>
    <w:lvl w:ilvl="1" w:tplc="0409000F">
      <w:start w:val="1"/>
      <w:numFmt w:val="decimal"/>
      <w:lvlText w:val="%2."/>
      <w:lvlJc w:val="left"/>
      <w:pPr>
        <w:ind w:left="3240" w:hanging="360"/>
      </w:pPr>
    </w:lvl>
    <w:lvl w:ilvl="2" w:tplc="A79CA104">
      <w:start w:val="1"/>
      <w:numFmt w:val="hebrew1"/>
      <w:lvlText w:val="%3."/>
      <w:lvlJc w:val="left"/>
      <w:pPr>
        <w:ind w:left="2880" w:hanging="360"/>
      </w:pPr>
      <w:rPr>
        <w:rFonts w:hint="default"/>
      </w:rPr>
    </w:lvl>
    <w:lvl w:ilvl="3" w:tplc="FFFFFFFF" w:tentative="1">
      <w:start w:val="1"/>
      <w:numFmt w:val="hebrew2"/>
      <w:lvlText w:val="%4-"/>
      <w:lvlJc w:val="left"/>
      <w:pPr>
        <w:tabs>
          <w:tab w:val="num" w:pos="3600"/>
        </w:tabs>
        <w:ind w:left="3600" w:hanging="360"/>
      </w:pPr>
    </w:lvl>
    <w:lvl w:ilvl="4" w:tplc="FFFFFFFF" w:tentative="1">
      <w:start w:val="1"/>
      <w:numFmt w:val="hebrew2"/>
      <w:lvlText w:val="%5-"/>
      <w:lvlJc w:val="left"/>
      <w:pPr>
        <w:tabs>
          <w:tab w:val="num" w:pos="4320"/>
        </w:tabs>
        <w:ind w:left="4320" w:hanging="360"/>
      </w:pPr>
    </w:lvl>
    <w:lvl w:ilvl="5" w:tplc="FFFFFFFF" w:tentative="1">
      <w:start w:val="1"/>
      <w:numFmt w:val="hebrew2"/>
      <w:lvlText w:val="%6-"/>
      <w:lvlJc w:val="left"/>
      <w:pPr>
        <w:tabs>
          <w:tab w:val="num" w:pos="5040"/>
        </w:tabs>
        <w:ind w:left="5040" w:hanging="360"/>
      </w:pPr>
    </w:lvl>
    <w:lvl w:ilvl="6" w:tplc="FFFFFFFF" w:tentative="1">
      <w:start w:val="1"/>
      <w:numFmt w:val="hebrew2"/>
      <w:lvlText w:val="%7-"/>
      <w:lvlJc w:val="left"/>
      <w:pPr>
        <w:tabs>
          <w:tab w:val="num" w:pos="5760"/>
        </w:tabs>
        <w:ind w:left="5760" w:hanging="360"/>
      </w:pPr>
    </w:lvl>
    <w:lvl w:ilvl="7" w:tplc="FFFFFFFF" w:tentative="1">
      <w:start w:val="1"/>
      <w:numFmt w:val="hebrew2"/>
      <w:lvlText w:val="%8-"/>
      <w:lvlJc w:val="left"/>
      <w:pPr>
        <w:tabs>
          <w:tab w:val="num" w:pos="6480"/>
        </w:tabs>
        <w:ind w:left="6480" w:hanging="360"/>
      </w:pPr>
    </w:lvl>
    <w:lvl w:ilvl="8" w:tplc="FFFFFFFF" w:tentative="1">
      <w:start w:val="1"/>
      <w:numFmt w:val="hebrew2"/>
      <w:lvlText w:val="%9-"/>
      <w:lvlJc w:val="left"/>
      <w:pPr>
        <w:tabs>
          <w:tab w:val="num" w:pos="7200"/>
        </w:tabs>
        <w:ind w:left="7200" w:hanging="360"/>
      </w:pPr>
    </w:lvl>
  </w:abstractNum>
  <w:abstractNum w:abstractNumId="346" w15:restartNumberingAfterBreak="0">
    <w:nsid w:val="4D9C31F1"/>
    <w:multiLevelType w:val="hybridMultilevel"/>
    <w:tmpl w:val="FFFFFFFF"/>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47" w15:restartNumberingAfterBreak="0">
    <w:nsid w:val="4DC66003"/>
    <w:multiLevelType w:val="hybridMultilevel"/>
    <w:tmpl w:val="4E769B72"/>
    <w:lvl w:ilvl="0" w:tplc="0F326466">
      <w:start w:val="1"/>
      <w:numFmt w:val="decimal"/>
      <w:lvlText w:val="%1."/>
      <w:lvlJc w:val="left"/>
      <w:pPr>
        <w:tabs>
          <w:tab w:val="num" w:pos="1080"/>
        </w:tabs>
        <w:ind w:left="1080" w:hanging="360"/>
      </w:pPr>
    </w:lvl>
    <w:lvl w:ilvl="1" w:tplc="0C822324" w:tentative="1">
      <w:start w:val="1"/>
      <w:numFmt w:val="decimal"/>
      <w:lvlText w:val="%2."/>
      <w:lvlJc w:val="left"/>
      <w:pPr>
        <w:tabs>
          <w:tab w:val="num" w:pos="1800"/>
        </w:tabs>
        <w:ind w:left="1800" w:hanging="360"/>
      </w:pPr>
    </w:lvl>
    <w:lvl w:ilvl="2" w:tplc="7F7A008A" w:tentative="1">
      <w:start w:val="1"/>
      <w:numFmt w:val="decimal"/>
      <w:lvlText w:val="%3."/>
      <w:lvlJc w:val="left"/>
      <w:pPr>
        <w:tabs>
          <w:tab w:val="num" w:pos="2520"/>
        </w:tabs>
        <w:ind w:left="2520" w:hanging="360"/>
      </w:pPr>
    </w:lvl>
    <w:lvl w:ilvl="3" w:tplc="29749ED2" w:tentative="1">
      <w:start w:val="1"/>
      <w:numFmt w:val="decimal"/>
      <w:lvlText w:val="%4."/>
      <w:lvlJc w:val="left"/>
      <w:pPr>
        <w:tabs>
          <w:tab w:val="num" w:pos="3240"/>
        </w:tabs>
        <w:ind w:left="3240" w:hanging="360"/>
      </w:pPr>
    </w:lvl>
    <w:lvl w:ilvl="4" w:tplc="64185676" w:tentative="1">
      <w:start w:val="1"/>
      <w:numFmt w:val="decimal"/>
      <w:lvlText w:val="%5."/>
      <w:lvlJc w:val="left"/>
      <w:pPr>
        <w:tabs>
          <w:tab w:val="num" w:pos="3960"/>
        </w:tabs>
        <w:ind w:left="3960" w:hanging="360"/>
      </w:pPr>
    </w:lvl>
    <w:lvl w:ilvl="5" w:tplc="3FFC203C" w:tentative="1">
      <w:start w:val="1"/>
      <w:numFmt w:val="decimal"/>
      <w:lvlText w:val="%6."/>
      <w:lvlJc w:val="left"/>
      <w:pPr>
        <w:tabs>
          <w:tab w:val="num" w:pos="4680"/>
        </w:tabs>
        <w:ind w:left="4680" w:hanging="360"/>
      </w:pPr>
    </w:lvl>
    <w:lvl w:ilvl="6" w:tplc="29E226B4" w:tentative="1">
      <w:start w:val="1"/>
      <w:numFmt w:val="decimal"/>
      <w:lvlText w:val="%7."/>
      <w:lvlJc w:val="left"/>
      <w:pPr>
        <w:tabs>
          <w:tab w:val="num" w:pos="5400"/>
        </w:tabs>
        <w:ind w:left="5400" w:hanging="360"/>
      </w:pPr>
    </w:lvl>
    <w:lvl w:ilvl="7" w:tplc="1CEE5620" w:tentative="1">
      <w:start w:val="1"/>
      <w:numFmt w:val="decimal"/>
      <w:lvlText w:val="%8."/>
      <w:lvlJc w:val="left"/>
      <w:pPr>
        <w:tabs>
          <w:tab w:val="num" w:pos="6120"/>
        </w:tabs>
        <w:ind w:left="6120" w:hanging="360"/>
      </w:pPr>
    </w:lvl>
    <w:lvl w:ilvl="8" w:tplc="608C5634" w:tentative="1">
      <w:start w:val="1"/>
      <w:numFmt w:val="decimal"/>
      <w:lvlText w:val="%9."/>
      <w:lvlJc w:val="left"/>
      <w:pPr>
        <w:tabs>
          <w:tab w:val="num" w:pos="6840"/>
        </w:tabs>
        <w:ind w:left="6840" w:hanging="360"/>
      </w:pPr>
    </w:lvl>
  </w:abstractNum>
  <w:abstractNum w:abstractNumId="348" w15:restartNumberingAfterBreak="0">
    <w:nsid w:val="4DEC26EA"/>
    <w:multiLevelType w:val="hybridMultilevel"/>
    <w:tmpl w:val="11509EF8"/>
    <w:lvl w:ilvl="0" w:tplc="320435DA">
      <w:start w:val="1"/>
      <w:numFmt w:val="bullet"/>
      <w:lvlText w:val=""/>
      <w:lvlJc w:val="left"/>
      <w:pPr>
        <w:tabs>
          <w:tab w:val="num" w:pos="720"/>
        </w:tabs>
        <w:ind w:left="720" w:hanging="360"/>
      </w:pPr>
      <w:rPr>
        <w:rFonts w:ascii="Wingdings 2" w:hAnsi="Wingdings 2" w:hint="default"/>
      </w:rPr>
    </w:lvl>
    <w:lvl w:ilvl="1" w:tplc="5F4A009E" w:tentative="1">
      <w:start w:val="1"/>
      <w:numFmt w:val="bullet"/>
      <w:lvlText w:val=""/>
      <w:lvlJc w:val="left"/>
      <w:pPr>
        <w:tabs>
          <w:tab w:val="num" w:pos="1440"/>
        </w:tabs>
        <w:ind w:left="1440" w:hanging="360"/>
      </w:pPr>
      <w:rPr>
        <w:rFonts w:ascii="Wingdings 2" w:hAnsi="Wingdings 2" w:hint="default"/>
      </w:rPr>
    </w:lvl>
    <w:lvl w:ilvl="2" w:tplc="03FA0BC2" w:tentative="1">
      <w:start w:val="1"/>
      <w:numFmt w:val="bullet"/>
      <w:lvlText w:val=""/>
      <w:lvlJc w:val="left"/>
      <w:pPr>
        <w:tabs>
          <w:tab w:val="num" w:pos="2160"/>
        </w:tabs>
        <w:ind w:left="2160" w:hanging="360"/>
      </w:pPr>
      <w:rPr>
        <w:rFonts w:ascii="Wingdings 2" w:hAnsi="Wingdings 2" w:hint="default"/>
      </w:rPr>
    </w:lvl>
    <w:lvl w:ilvl="3" w:tplc="7090E198" w:tentative="1">
      <w:start w:val="1"/>
      <w:numFmt w:val="bullet"/>
      <w:lvlText w:val=""/>
      <w:lvlJc w:val="left"/>
      <w:pPr>
        <w:tabs>
          <w:tab w:val="num" w:pos="2880"/>
        </w:tabs>
        <w:ind w:left="2880" w:hanging="360"/>
      </w:pPr>
      <w:rPr>
        <w:rFonts w:ascii="Wingdings 2" w:hAnsi="Wingdings 2" w:hint="default"/>
      </w:rPr>
    </w:lvl>
    <w:lvl w:ilvl="4" w:tplc="2F02DF18" w:tentative="1">
      <w:start w:val="1"/>
      <w:numFmt w:val="bullet"/>
      <w:lvlText w:val=""/>
      <w:lvlJc w:val="left"/>
      <w:pPr>
        <w:tabs>
          <w:tab w:val="num" w:pos="3600"/>
        </w:tabs>
        <w:ind w:left="3600" w:hanging="360"/>
      </w:pPr>
      <w:rPr>
        <w:rFonts w:ascii="Wingdings 2" w:hAnsi="Wingdings 2" w:hint="default"/>
      </w:rPr>
    </w:lvl>
    <w:lvl w:ilvl="5" w:tplc="2810606A" w:tentative="1">
      <w:start w:val="1"/>
      <w:numFmt w:val="bullet"/>
      <w:lvlText w:val=""/>
      <w:lvlJc w:val="left"/>
      <w:pPr>
        <w:tabs>
          <w:tab w:val="num" w:pos="4320"/>
        </w:tabs>
        <w:ind w:left="4320" w:hanging="360"/>
      </w:pPr>
      <w:rPr>
        <w:rFonts w:ascii="Wingdings 2" w:hAnsi="Wingdings 2" w:hint="default"/>
      </w:rPr>
    </w:lvl>
    <w:lvl w:ilvl="6" w:tplc="4E28B72C" w:tentative="1">
      <w:start w:val="1"/>
      <w:numFmt w:val="bullet"/>
      <w:lvlText w:val=""/>
      <w:lvlJc w:val="left"/>
      <w:pPr>
        <w:tabs>
          <w:tab w:val="num" w:pos="5040"/>
        </w:tabs>
        <w:ind w:left="5040" w:hanging="360"/>
      </w:pPr>
      <w:rPr>
        <w:rFonts w:ascii="Wingdings 2" w:hAnsi="Wingdings 2" w:hint="default"/>
      </w:rPr>
    </w:lvl>
    <w:lvl w:ilvl="7" w:tplc="C2D64626" w:tentative="1">
      <w:start w:val="1"/>
      <w:numFmt w:val="bullet"/>
      <w:lvlText w:val=""/>
      <w:lvlJc w:val="left"/>
      <w:pPr>
        <w:tabs>
          <w:tab w:val="num" w:pos="5760"/>
        </w:tabs>
        <w:ind w:left="5760" w:hanging="360"/>
      </w:pPr>
      <w:rPr>
        <w:rFonts w:ascii="Wingdings 2" w:hAnsi="Wingdings 2" w:hint="default"/>
      </w:rPr>
    </w:lvl>
    <w:lvl w:ilvl="8" w:tplc="AA540064" w:tentative="1">
      <w:start w:val="1"/>
      <w:numFmt w:val="bullet"/>
      <w:lvlText w:val=""/>
      <w:lvlJc w:val="left"/>
      <w:pPr>
        <w:tabs>
          <w:tab w:val="num" w:pos="6480"/>
        </w:tabs>
        <w:ind w:left="6480" w:hanging="360"/>
      </w:pPr>
      <w:rPr>
        <w:rFonts w:ascii="Wingdings 2" w:hAnsi="Wingdings 2" w:hint="default"/>
      </w:rPr>
    </w:lvl>
  </w:abstractNum>
  <w:abstractNum w:abstractNumId="349" w15:restartNumberingAfterBreak="0">
    <w:nsid w:val="4E7A7291"/>
    <w:multiLevelType w:val="hybridMultilevel"/>
    <w:tmpl w:val="CBC860A0"/>
    <w:lvl w:ilvl="0" w:tplc="4DF8B28C">
      <w:start w:val="1"/>
      <w:numFmt w:val="bullet"/>
      <w:lvlText w:val="•"/>
      <w:lvlJc w:val="left"/>
      <w:pPr>
        <w:tabs>
          <w:tab w:val="num" w:pos="720"/>
        </w:tabs>
        <w:ind w:left="720" w:hanging="360"/>
      </w:pPr>
      <w:rPr>
        <w:rFonts w:ascii="Arial" w:hAnsi="Arial" w:hint="default"/>
      </w:rPr>
    </w:lvl>
    <w:lvl w:ilvl="1" w:tplc="22D4918A" w:tentative="1">
      <w:start w:val="1"/>
      <w:numFmt w:val="bullet"/>
      <w:lvlText w:val="•"/>
      <w:lvlJc w:val="left"/>
      <w:pPr>
        <w:tabs>
          <w:tab w:val="num" w:pos="1440"/>
        </w:tabs>
        <w:ind w:left="1440" w:hanging="360"/>
      </w:pPr>
      <w:rPr>
        <w:rFonts w:ascii="Arial" w:hAnsi="Arial" w:hint="default"/>
      </w:rPr>
    </w:lvl>
    <w:lvl w:ilvl="2" w:tplc="004C9AFC" w:tentative="1">
      <w:start w:val="1"/>
      <w:numFmt w:val="bullet"/>
      <w:lvlText w:val="•"/>
      <w:lvlJc w:val="left"/>
      <w:pPr>
        <w:tabs>
          <w:tab w:val="num" w:pos="2160"/>
        </w:tabs>
        <w:ind w:left="2160" w:hanging="360"/>
      </w:pPr>
      <w:rPr>
        <w:rFonts w:ascii="Arial" w:hAnsi="Arial" w:hint="default"/>
      </w:rPr>
    </w:lvl>
    <w:lvl w:ilvl="3" w:tplc="4874F502" w:tentative="1">
      <w:start w:val="1"/>
      <w:numFmt w:val="bullet"/>
      <w:lvlText w:val="•"/>
      <w:lvlJc w:val="left"/>
      <w:pPr>
        <w:tabs>
          <w:tab w:val="num" w:pos="2880"/>
        </w:tabs>
        <w:ind w:left="2880" w:hanging="360"/>
      </w:pPr>
      <w:rPr>
        <w:rFonts w:ascii="Arial" w:hAnsi="Arial" w:hint="default"/>
      </w:rPr>
    </w:lvl>
    <w:lvl w:ilvl="4" w:tplc="F78EC974" w:tentative="1">
      <w:start w:val="1"/>
      <w:numFmt w:val="bullet"/>
      <w:lvlText w:val="•"/>
      <w:lvlJc w:val="left"/>
      <w:pPr>
        <w:tabs>
          <w:tab w:val="num" w:pos="3600"/>
        </w:tabs>
        <w:ind w:left="3600" w:hanging="360"/>
      </w:pPr>
      <w:rPr>
        <w:rFonts w:ascii="Arial" w:hAnsi="Arial" w:hint="default"/>
      </w:rPr>
    </w:lvl>
    <w:lvl w:ilvl="5" w:tplc="EEC211E8" w:tentative="1">
      <w:start w:val="1"/>
      <w:numFmt w:val="bullet"/>
      <w:lvlText w:val="•"/>
      <w:lvlJc w:val="left"/>
      <w:pPr>
        <w:tabs>
          <w:tab w:val="num" w:pos="4320"/>
        </w:tabs>
        <w:ind w:left="4320" w:hanging="360"/>
      </w:pPr>
      <w:rPr>
        <w:rFonts w:ascii="Arial" w:hAnsi="Arial" w:hint="default"/>
      </w:rPr>
    </w:lvl>
    <w:lvl w:ilvl="6" w:tplc="36F844E8" w:tentative="1">
      <w:start w:val="1"/>
      <w:numFmt w:val="bullet"/>
      <w:lvlText w:val="•"/>
      <w:lvlJc w:val="left"/>
      <w:pPr>
        <w:tabs>
          <w:tab w:val="num" w:pos="5040"/>
        </w:tabs>
        <w:ind w:left="5040" w:hanging="360"/>
      </w:pPr>
      <w:rPr>
        <w:rFonts w:ascii="Arial" w:hAnsi="Arial" w:hint="default"/>
      </w:rPr>
    </w:lvl>
    <w:lvl w:ilvl="7" w:tplc="E1201418" w:tentative="1">
      <w:start w:val="1"/>
      <w:numFmt w:val="bullet"/>
      <w:lvlText w:val="•"/>
      <w:lvlJc w:val="left"/>
      <w:pPr>
        <w:tabs>
          <w:tab w:val="num" w:pos="5760"/>
        </w:tabs>
        <w:ind w:left="5760" w:hanging="360"/>
      </w:pPr>
      <w:rPr>
        <w:rFonts w:ascii="Arial" w:hAnsi="Arial" w:hint="default"/>
      </w:rPr>
    </w:lvl>
    <w:lvl w:ilvl="8" w:tplc="1AB63028" w:tentative="1">
      <w:start w:val="1"/>
      <w:numFmt w:val="bullet"/>
      <w:lvlText w:val="•"/>
      <w:lvlJc w:val="left"/>
      <w:pPr>
        <w:tabs>
          <w:tab w:val="num" w:pos="6480"/>
        </w:tabs>
        <w:ind w:left="6480" w:hanging="360"/>
      </w:pPr>
      <w:rPr>
        <w:rFonts w:ascii="Arial" w:hAnsi="Arial" w:hint="default"/>
      </w:rPr>
    </w:lvl>
  </w:abstractNum>
  <w:abstractNum w:abstractNumId="350" w15:restartNumberingAfterBreak="0">
    <w:nsid w:val="4E8D36B9"/>
    <w:multiLevelType w:val="hybridMultilevel"/>
    <w:tmpl w:val="494A2EB2"/>
    <w:lvl w:ilvl="0" w:tplc="F208A6E0">
      <w:start w:val="1"/>
      <w:numFmt w:val="bullet"/>
      <w:lvlText w:val=""/>
      <w:lvlJc w:val="left"/>
      <w:pPr>
        <w:tabs>
          <w:tab w:val="num" w:pos="720"/>
        </w:tabs>
        <w:ind w:left="720" w:hanging="360"/>
      </w:pPr>
      <w:rPr>
        <w:rFonts w:ascii="Wingdings" w:hAnsi="Wingdings" w:hint="default"/>
      </w:rPr>
    </w:lvl>
    <w:lvl w:ilvl="1" w:tplc="88D4B642" w:tentative="1">
      <w:start w:val="1"/>
      <w:numFmt w:val="bullet"/>
      <w:lvlText w:val=""/>
      <w:lvlJc w:val="left"/>
      <w:pPr>
        <w:tabs>
          <w:tab w:val="num" w:pos="1440"/>
        </w:tabs>
        <w:ind w:left="1440" w:hanging="360"/>
      </w:pPr>
      <w:rPr>
        <w:rFonts w:ascii="Wingdings" w:hAnsi="Wingdings" w:hint="default"/>
      </w:rPr>
    </w:lvl>
    <w:lvl w:ilvl="2" w:tplc="7EC8498A" w:tentative="1">
      <w:start w:val="1"/>
      <w:numFmt w:val="bullet"/>
      <w:lvlText w:val=""/>
      <w:lvlJc w:val="left"/>
      <w:pPr>
        <w:tabs>
          <w:tab w:val="num" w:pos="2160"/>
        </w:tabs>
        <w:ind w:left="2160" w:hanging="360"/>
      </w:pPr>
      <w:rPr>
        <w:rFonts w:ascii="Wingdings" w:hAnsi="Wingdings" w:hint="default"/>
      </w:rPr>
    </w:lvl>
    <w:lvl w:ilvl="3" w:tplc="9EC8D0C0" w:tentative="1">
      <w:start w:val="1"/>
      <w:numFmt w:val="bullet"/>
      <w:lvlText w:val=""/>
      <w:lvlJc w:val="left"/>
      <w:pPr>
        <w:tabs>
          <w:tab w:val="num" w:pos="2880"/>
        </w:tabs>
        <w:ind w:left="2880" w:hanging="360"/>
      </w:pPr>
      <w:rPr>
        <w:rFonts w:ascii="Wingdings" w:hAnsi="Wingdings" w:hint="default"/>
      </w:rPr>
    </w:lvl>
    <w:lvl w:ilvl="4" w:tplc="EEEA10D4" w:tentative="1">
      <w:start w:val="1"/>
      <w:numFmt w:val="bullet"/>
      <w:lvlText w:val=""/>
      <w:lvlJc w:val="left"/>
      <w:pPr>
        <w:tabs>
          <w:tab w:val="num" w:pos="3600"/>
        </w:tabs>
        <w:ind w:left="3600" w:hanging="360"/>
      </w:pPr>
      <w:rPr>
        <w:rFonts w:ascii="Wingdings" w:hAnsi="Wingdings" w:hint="default"/>
      </w:rPr>
    </w:lvl>
    <w:lvl w:ilvl="5" w:tplc="0D027494" w:tentative="1">
      <w:start w:val="1"/>
      <w:numFmt w:val="bullet"/>
      <w:lvlText w:val=""/>
      <w:lvlJc w:val="left"/>
      <w:pPr>
        <w:tabs>
          <w:tab w:val="num" w:pos="4320"/>
        </w:tabs>
        <w:ind w:left="4320" w:hanging="360"/>
      </w:pPr>
      <w:rPr>
        <w:rFonts w:ascii="Wingdings" w:hAnsi="Wingdings" w:hint="default"/>
      </w:rPr>
    </w:lvl>
    <w:lvl w:ilvl="6" w:tplc="C498B6EE" w:tentative="1">
      <w:start w:val="1"/>
      <w:numFmt w:val="bullet"/>
      <w:lvlText w:val=""/>
      <w:lvlJc w:val="left"/>
      <w:pPr>
        <w:tabs>
          <w:tab w:val="num" w:pos="5040"/>
        </w:tabs>
        <w:ind w:left="5040" w:hanging="360"/>
      </w:pPr>
      <w:rPr>
        <w:rFonts w:ascii="Wingdings" w:hAnsi="Wingdings" w:hint="default"/>
      </w:rPr>
    </w:lvl>
    <w:lvl w:ilvl="7" w:tplc="80A476EC" w:tentative="1">
      <w:start w:val="1"/>
      <w:numFmt w:val="bullet"/>
      <w:lvlText w:val=""/>
      <w:lvlJc w:val="left"/>
      <w:pPr>
        <w:tabs>
          <w:tab w:val="num" w:pos="5760"/>
        </w:tabs>
        <w:ind w:left="5760" w:hanging="360"/>
      </w:pPr>
      <w:rPr>
        <w:rFonts w:ascii="Wingdings" w:hAnsi="Wingdings" w:hint="default"/>
      </w:rPr>
    </w:lvl>
    <w:lvl w:ilvl="8" w:tplc="AD22A72E" w:tentative="1">
      <w:start w:val="1"/>
      <w:numFmt w:val="bullet"/>
      <w:lvlText w:val=""/>
      <w:lvlJc w:val="left"/>
      <w:pPr>
        <w:tabs>
          <w:tab w:val="num" w:pos="6480"/>
        </w:tabs>
        <w:ind w:left="6480" w:hanging="360"/>
      </w:pPr>
      <w:rPr>
        <w:rFonts w:ascii="Wingdings" w:hAnsi="Wingdings" w:hint="default"/>
      </w:rPr>
    </w:lvl>
  </w:abstractNum>
  <w:abstractNum w:abstractNumId="351" w15:restartNumberingAfterBreak="0">
    <w:nsid w:val="4E90255B"/>
    <w:multiLevelType w:val="hybridMultilevel"/>
    <w:tmpl w:val="8E0AA2D6"/>
    <w:lvl w:ilvl="0" w:tplc="6B924930">
      <w:start w:val="1"/>
      <w:numFmt w:val="bullet"/>
      <w:lvlText w:val=""/>
      <w:lvlJc w:val="left"/>
      <w:pPr>
        <w:tabs>
          <w:tab w:val="num" w:pos="720"/>
        </w:tabs>
        <w:ind w:left="720" w:hanging="360"/>
      </w:pPr>
      <w:rPr>
        <w:rFonts w:ascii="Wingdings" w:hAnsi="Wingdings" w:hint="default"/>
      </w:rPr>
    </w:lvl>
    <w:lvl w:ilvl="1" w:tplc="0B5E7870" w:tentative="1">
      <w:start w:val="1"/>
      <w:numFmt w:val="bullet"/>
      <w:lvlText w:val=""/>
      <w:lvlJc w:val="left"/>
      <w:pPr>
        <w:tabs>
          <w:tab w:val="num" w:pos="1440"/>
        </w:tabs>
        <w:ind w:left="1440" w:hanging="360"/>
      </w:pPr>
      <w:rPr>
        <w:rFonts w:ascii="Wingdings" w:hAnsi="Wingdings" w:hint="default"/>
      </w:rPr>
    </w:lvl>
    <w:lvl w:ilvl="2" w:tplc="058C38C4" w:tentative="1">
      <w:start w:val="1"/>
      <w:numFmt w:val="bullet"/>
      <w:lvlText w:val=""/>
      <w:lvlJc w:val="left"/>
      <w:pPr>
        <w:tabs>
          <w:tab w:val="num" w:pos="2160"/>
        </w:tabs>
        <w:ind w:left="2160" w:hanging="360"/>
      </w:pPr>
      <w:rPr>
        <w:rFonts w:ascii="Wingdings" w:hAnsi="Wingdings" w:hint="default"/>
      </w:rPr>
    </w:lvl>
    <w:lvl w:ilvl="3" w:tplc="05CE1BFC" w:tentative="1">
      <w:start w:val="1"/>
      <w:numFmt w:val="bullet"/>
      <w:lvlText w:val=""/>
      <w:lvlJc w:val="left"/>
      <w:pPr>
        <w:tabs>
          <w:tab w:val="num" w:pos="2880"/>
        </w:tabs>
        <w:ind w:left="2880" w:hanging="360"/>
      </w:pPr>
      <w:rPr>
        <w:rFonts w:ascii="Wingdings" w:hAnsi="Wingdings" w:hint="default"/>
      </w:rPr>
    </w:lvl>
    <w:lvl w:ilvl="4" w:tplc="0CF8E3BA" w:tentative="1">
      <w:start w:val="1"/>
      <w:numFmt w:val="bullet"/>
      <w:lvlText w:val=""/>
      <w:lvlJc w:val="left"/>
      <w:pPr>
        <w:tabs>
          <w:tab w:val="num" w:pos="3600"/>
        </w:tabs>
        <w:ind w:left="3600" w:hanging="360"/>
      </w:pPr>
      <w:rPr>
        <w:rFonts w:ascii="Wingdings" w:hAnsi="Wingdings" w:hint="default"/>
      </w:rPr>
    </w:lvl>
    <w:lvl w:ilvl="5" w:tplc="D82E0FB2" w:tentative="1">
      <w:start w:val="1"/>
      <w:numFmt w:val="bullet"/>
      <w:lvlText w:val=""/>
      <w:lvlJc w:val="left"/>
      <w:pPr>
        <w:tabs>
          <w:tab w:val="num" w:pos="4320"/>
        </w:tabs>
        <w:ind w:left="4320" w:hanging="360"/>
      </w:pPr>
      <w:rPr>
        <w:rFonts w:ascii="Wingdings" w:hAnsi="Wingdings" w:hint="default"/>
      </w:rPr>
    </w:lvl>
    <w:lvl w:ilvl="6" w:tplc="9D66D24C" w:tentative="1">
      <w:start w:val="1"/>
      <w:numFmt w:val="bullet"/>
      <w:lvlText w:val=""/>
      <w:lvlJc w:val="left"/>
      <w:pPr>
        <w:tabs>
          <w:tab w:val="num" w:pos="5040"/>
        </w:tabs>
        <w:ind w:left="5040" w:hanging="360"/>
      </w:pPr>
      <w:rPr>
        <w:rFonts w:ascii="Wingdings" w:hAnsi="Wingdings" w:hint="default"/>
      </w:rPr>
    </w:lvl>
    <w:lvl w:ilvl="7" w:tplc="6D54AE3A" w:tentative="1">
      <w:start w:val="1"/>
      <w:numFmt w:val="bullet"/>
      <w:lvlText w:val=""/>
      <w:lvlJc w:val="left"/>
      <w:pPr>
        <w:tabs>
          <w:tab w:val="num" w:pos="5760"/>
        </w:tabs>
        <w:ind w:left="5760" w:hanging="360"/>
      </w:pPr>
      <w:rPr>
        <w:rFonts w:ascii="Wingdings" w:hAnsi="Wingdings" w:hint="default"/>
      </w:rPr>
    </w:lvl>
    <w:lvl w:ilvl="8" w:tplc="5C3A867C" w:tentative="1">
      <w:start w:val="1"/>
      <w:numFmt w:val="bullet"/>
      <w:lvlText w:val=""/>
      <w:lvlJc w:val="left"/>
      <w:pPr>
        <w:tabs>
          <w:tab w:val="num" w:pos="6480"/>
        </w:tabs>
        <w:ind w:left="6480" w:hanging="360"/>
      </w:pPr>
      <w:rPr>
        <w:rFonts w:ascii="Wingdings" w:hAnsi="Wingdings" w:hint="default"/>
      </w:rPr>
    </w:lvl>
  </w:abstractNum>
  <w:abstractNum w:abstractNumId="352" w15:restartNumberingAfterBreak="0">
    <w:nsid w:val="4F913C06"/>
    <w:multiLevelType w:val="hybridMultilevel"/>
    <w:tmpl w:val="DF0EB5DC"/>
    <w:lvl w:ilvl="0" w:tplc="2914586C">
      <w:start w:val="1"/>
      <w:numFmt w:val="bullet"/>
      <w:lvlText w:val=""/>
      <w:lvlJc w:val="left"/>
      <w:pPr>
        <w:tabs>
          <w:tab w:val="num" w:pos="720"/>
        </w:tabs>
        <w:ind w:left="720" w:hanging="360"/>
      </w:pPr>
      <w:rPr>
        <w:rFonts w:ascii="Wingdings" w:hAnsi="Wingdings" w:hint="default"/>
      </w:rPr>
    </w:lvl>
    <w:lvl w:ilvl="1" w:tplc="8B082B72" w:tentative="1">
      <w:start w:val="1"/>
      <w:numFmt w:val="bullet"/>
      <w:lvlText w:val=""/>
      <w:lvlJc w:val="left"/>
      <w:pPr>
        <w:tabs>
          <w:tab w:val="num" w:pos="1440"/>
        </w:tabs>
        <w:ind w:left="1440" w:hanging="360"/>
      </w:pPr>
      <w:rPr>
        <w:rFonts w:ascii="Wingdings" w:hAnsi="Wingdings" w:hint="default"/>
      </w:rPr>
    </w:lvl>
    <w:lvl w:ilvl="2" w:tplc="23FE0922" w:tentative="1">
      <w:start w:val="1"/>
      <w:numFmt w:val="bullet"/>
      <w:lvlText w:val=""/>
      <w:lvlJc w:val="left"/>
      <w:pPr>
        <w:tabs>
          <w:tab w:val="num" w:pos="2160"/>
        </w:tabs>
        <w:ind w:left="2160" w:hanging="360"/>
      </w:pPr>
      <w:rPr>
        <w:rFonts w:ascii="Wingdings" w:hAnsi="Wingdings" w:hint="default"/>
      </w:rPr>
    </w:lvl>
    <w:lvl w:ilvl="3" w:tplc="DC6255FA" w:tentative="1">
      <w:start w:val="1"/>
      <w:numFmt w:val="bullet"/>
      <w:lvlText w:val=""/>
      <w:lvlJc w:val="left"/>
      <w:pPr>
        <w:tabs>
          <w:tab w:val="num" w:pos="2880"/>
        </w:tabs>
        <w:ind w:left="2880" w:hanging="360"/>
      </w:pPr>
      <w:rPr>
        <w:rFonts w:ascii="Wingdings" w:hAnsi="Wingdings" w:hint="default"/>
      </w:rPr>
    </w:lvl>
    <w:lvl w:ilvl="4" w:tplc="D868A2B6" w:tentative="1">
      <w:start w:val="1"/>
      <w:numFmt w:val="bullet"/>
      <w:lvlText w:val=""/>
      <w:lvlJc w:val="left"/>
      <w:pPr>
        <w:tabs>
          <w:tab w:val="num" w:pos="3600"/>
        </w:tabs>
        <w:ind w:left="3600" w:hanging="360"/>
      </w:pPr>
      <w:rPr>
        <w:rFonts w:ascii="Wingdings" w:hAnsi="Wingdings" w:hint="default"/>
      </w:rPr>
    </w:lvl>
    <w:lvl w:ilvl="5" w:tplc="96AEF9B8" w:tentative="1">
      <w:start w:val="1"/>
      <w:numFmt w:val="bullet"/>
      <w:lvlText w:val=""/>
      <w:lvlJc w:val="left"/>
      <w:pPr>
        <w:tabs>
          <w:tab w:val="num" w:pos="4320"/>
        </w:tabs>
        <w:ind w:left="4320" w:hanging="360"/>
      </w:pPr>
      <w:rPr>
        <w:rFonts w:ascii="Wingdings" w:hAnsi="Wingdings" w:hint="default"/>
      </w:rPr>
    </w:lvl>
    <w:lvl w:ilvl="6" w:tplc="C76058EC" w:tentative="1">
      <w:start w:val="1"/>
      <w:numFmt w:val="bullet"/>
      <w:lvlText w:val=""/>
      <w:lvlJc w:val="left"/>
      <w:pPr>
        <w:tabs>
          <w:tab w:val="num" w:pos="5040"/>
        </w:tabs>
        <w:ind w:left="5040" w:hanging="360"/>
      </w:pPr>
      <w:rPr>
        <w:rFonts w:ascii="Wingdings" w:hAnsi="Wingdings" w:hint="default"/>
      </w:rPr>
    </w:lvl>
    <w:lvl w:ilvl="7" w:tplc="EBA01818" w:tentative="1">
      <w:start w:val="1"/>
      <w:numFmt w:val="bullet"/>
      <w:lvlText w:val=""/>
      <w:lvlJc w:val="left"/>
      <w:pPr>
        <w:tabs>
          <w:tab w:val="num" w:pos="5760"/>
        </w:tabs>
        <w:ind w:left="5760" w:hanging="360"/>
      </w:pPr>
      <w:rPr>
        <w:rFonts w:ascii="Wingdings" w:hAnsi="Wingdings" w:hint="default"/>
      </w:rPr>
    </w:lvl>
    <w:lvl w:ilvl="8" w:tplc="ABAA477A" w:tentative="1">
      <w:start w:val="1"/>
      <w:numFmt w:val="bullet"/>
      <w:lvlText w:val=""/>
      <w:lvlJc w:val="left"/>
      <w:pPr>
        <w:tabs>
          <w:tab w:val="num" w:pos="6480"/>
        </w:tabs>
        <w:ind w:left="6480" w:hanging="360"/>
      </w:pPr>
      <w:rPr>
        <w:rFonts w:ascii="Wingdings" w:hAnsi="Wingdings" w:hint="default"/>
      </w:rPr>
    </w:lvl>
  </w:abstractNum>
  <w:abstractNum w:abstractNumId="353" w15:restartNumberingAfterBreak="0">
    <w:nsid w:val="4FC73C7D"/>
    <w:multiLevelType w:val="hybridMultilevel"/>
    <w:tmpl w:val="A884456E"/>
    <w:lvl w:ilvl="0" w:tplc="157211C4">
      <w:start w:val="1"/>
      <w:numFmt w:val="decimal"/>
      <w:lvlText w:val="%1."/>
      <w:lvlJc w:val="left"/>
      <w:pPr>
        <w:tabs>
          <w:tab w:val="num" w:pos="720"/>
        </w:tabs>
        <w:ind w:left="720" w:hanging="360"/>
      </w:pPr>
    </w:lvl>
    <w:lvl w:ilvl="1" w:tplc="FE14EC52" w:tentative="1">
      <w:start w:val="1"/>
      <w:numFmt w:val="decimal"/>
      <w:lvlText w:val="%2."/>
      <w:lvlJc w:val="left"/>
      <w:pPr>
        <w:tabs>
          <w:tab w:val="num" w:pos="1440"/>
        </w:tabs>
        <w:ind w:left="1440" w:hanging="360"/>
      </w:pPr>
    </w:lvl>
    <w:lvl w:ilvl="2" w:tplc="CA525292" w:tentative="1">
      <w:start w:val="1"/>
      <w:numFmt w:val="decimal"/>
      <w:lvlText w:val="%3."/>
      <w:lvlJc w:val="left"/>
      <w:pPr>
        <w:tabs>
          <w:tab w:val="num" w:pos="2160"/>
        </w:tabs>
        <w:ind w:left="2160" w:hanging="360"/>
      </w:pPr>
    </w:lvl>
    <w:lvl w:ilvl="3" w:tplc="0442A482" w:tentative="1">
      <w:start w:val="1"/>
      <w:numFmt w:val="decimal"/>
      <w:lvlText w:val="%4."/>
      <w:lvlJc w:val="left"/>
      <w:pPr>
        <w:tabs>
          <w:tab w:val="num" w:pos="2880"/>
        </w:tabs>
        <w:ind w:left="2880" w:hanging="360"/>
      </w:pPr>
    </w:lvl>
    <w:lvl w:ilvl="4" w:tplc="892A9366" w:tentative="1">
      <w:start w:val="1"/>
      <w:numFmt w:val="decimal"/>
      <w:lvlText w:val="%5."/>
      <w:lvlJc w:val="left"/>
      <w:pPr>
        <w:tabs>
          <w:tab w:val="num" w:pos="3600"/>
        </w:tabs>
        <w:ind w:left="3600" w:hanging="360"/>
      </w:pPr>
    </w:lvl>
    <w:lvl w:ilvl="5" w:tplc="34F864CE" w:tentative="1">
      <w:start w:val="1"/>
      <w:numFmt w:val="decimal"/>
      <w:lvlText w:val="%6."/>
      <w:lvlJc w:val="left"/>
      <w:pPr>
        <w:tabs>
          <w:tab w:val="num" w:pos="4320"/>
        </w:tabs>
        <w:ind w:left="4320" w:hanging="360"/>
      </w:pPr>
    </w:lvl>
    <w:lvl w:ilvl="6" w:tplc="A56CBBCE" w:tentative="1">
      <w:start w:val="1"/>
      <w:numFmt w:val="decimal"/>
      <w:lvlText w:val="%7."/>
      <w:lvlJc w:val="left"/>
      <w:pPr>
        <w:tabs>
          <w:tab w:val="num" w:pos="5040"/>
        </w:tabs>
        <w:ind w:left="5040" w:hanging="360"/>
      </w:pPr>
    </w:lvl>
    <w:lvl w:ilvl="7" w:tplc="5E0A00DA" w:tentative="1">
      <w:start w:val="1"/>
      <w:numFmt w:val="decimal"/>
      <w:lvlText w:val="%8."/>
      <w:lvlJc w:val="left"/>
      <w:pPr>
        <w:tabs>
          <w:tab w:val="num" w:pos="5760"/>
        </w:tabs>
        <w:ind w:left="5760" w:hanging="360"/>
      </w:pPr>
    </w:lvl>
    <w:lvl w:ilvl="8" w:tplc="EACC1C52" w:tentative="1">
      <w:start w:val="1"/>
      <w:numFmt w:val="decimal"/>
      <w:lvlText w:val="%9."/>
      <w:lvlJc w:val="left"/>
      <w:pPr>
        <w:tabs>
          <w:tab w:val="num" w:pos="6480"/>
        </w:tabs>
        <w:ind w:left="6480" w:hanging="360"/>
      </w:pPr>
    </w:lvl>
  </w:abstractNum>
  <w:abstractNum w:abstractNumId="354" w15:restartNumberingAfterBreak="0">
    <w:nsid w:val="4FF11B8A"/>
    <w:multiLevelType w:val="hybridMultilevel"/>
    <w:tmpl w:val="58007F2A"/>
    <w:lvl w:ilvl="0" w:tplc="95A665FE">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5" w15:restartNumberingAfterBreak="0">
    <w:nsid w:val="501A4838"/>
    <w:multiLevelType w:val="hybridMultilevel"/>
    <w:tmpl w:val="8960B6E4"/>
    <w:lvl w:ilvl="0" w:tplc="CB8C4352">
      <w:start w:val="1"/>
      <w:numFmt w:val="bullet"/>
      <w:lvlText w:val="•"/>
      <w:lvlJc w:val="left"/>
      <w:pPr>
        <w:tabs>
          <w:tab w:val="num" w:pos="720"/>
        </w:tabs>
        <w:ind w:left="720" w:hanging="360"/>
      </w:pPr>
      <w:rPr>
        <w:rFonts w:ascii="Arial" w:hAnsi="Arial" w:hint="default"/>
      </w:rPr>
    </w:lvl>
    <w:lvl w:ilvl="1" w:tplc="EC1A38A4" w:tentative="1">
      <w:start w:val="1"/>
      <w:numFmt w:val="bullet"/>
      <w:lvlText w:val="•"/>
      <w:lvlJc w:val="left"/>
      <w:pPr>
        <w:tabs>
          <w:tab w:val="num" w:pos="1440"/>
        </w:tabs>
        <w:ind w:left="1440" w:hanging="360"/>
      </w:pPr>
      <w:rPr>
        <w:rFonts w:ascii="Arial" w:hAnsi="Arial" w:hint="default"/>
      </w:rPr>
    </w:lvl>
    <w:lvl w:ilvl="2" w:tplc="463A71A6" w:tentative="1">
      <w:start w:val="1"/>
      <w:numFmt w:val="bullet"/>
      <w:lvlText w:val="•"/>
      <w:lvlJc w:val="left"/>
      <w:pPr>
        <w:tabs>
          <w:tab w:val="num" w:pos="2160"/>
        </w:tabs>
        <w:ind w:left="2160" w:hanging="360"/>
      </w:pPr>
      <w:rPr>
        <w:rFonts w:ascii="Arial" w:hAnsi="Arial" w:hint="default"/>
      </w:rPr>
    </w:lvl>
    <w:lvl w:ilvl="3" w:tplc="4B00B5DC" w:tentative="1">
      <w:start w:val="1"/>
      <w:numFmt w:val="bullet"/>
      <w:lvlText w:val="•"/>
      <w:lvlJc w:val="left"/>
      <w:pPr>
        <w:tabs>
          <w:tab w:val="num" w:pos="2880"/>
        </w:tabs>
        <w:ind w:left="2880" w:hanging="360"/>
      </w:pPr>
      <w:rPr>
        <w:rFonts w:ascii="Arial" w:hAnsi="Arial" w:hint="default"/>
      </w:rPr>
    </w:lvl>
    <w:lvl w:ilvl="4" w:tplc="53A8BFBE" w:tentative="1">
      <w:start w:val="1"/>
      <w:numFmt w:val="bullet"/>
      <w:lvlText w:val="•"/>
      <w:lvlJc w:val="left"/>
      <w:pPr>
        <w:tabs>
          <w:tab w:val="num" w:pos="3600"/>
        </w:tabs>
        <w:ind w:left="3600" w:hanging="360"/>
      </w:pPr>
      <w:rPr>
        <w:rFonts w:ascii="Arial" w:hAnsi="Arial" w:hint="default"/>
      </w:rPr>
    </w:lvl>
    <w:lvl w:ilvl="5" w:tplc="675EF3E0" w:tentative="1">
      <w:start w:val="1"/>
      <w:numFmt w:val="bullet"/>
      <w:lvlText w:val="•"/>
      <w:lvlJc w:val="left"/>
      <w:pPr>
        <w:tabs>
          <w:tab w:val="num" w:pos="4320"/>
        </w:tabs>
        <w:ind w:left="4320" w:hanging="360"/>
      </w:pPr>
      <w:rPr>
        <w:rFonts w:ascii="Arial" w:hAnsi="Arial" w:hint="default"/>
      </w:rPr>
    </w:lvl>
    <w:lvl w:ilvl="6" w:tplc="A1500D12" w:tentative="1">
      <w:start w:val="1"/>
      <w:numFmt w:val="bullet"/>
      <w:lvlText w:val="•"/>
      <w:lvlJc w:val="left"/>
      <w:pPr>
        <w:tabs>
          <w:tab w:val="num" w:pos="5040"/>
        </w:tabs>
        <w:ind w:left="5040" w:hanging="360"/>
      </w:pPr>
      <w:rPr>
        <w:rFonts w:ascii="Arial" w:hAnsi="Arial" w:hint="default"/>
      </w:rPr>
    </w:lvl>
    <w:lvl w:ilvl="7" w:tplc="B04E22E4" w:tentative="1">
      <w:start w:val="1"/>
      <w:numFmt w:val="bullet"/>
      <w:lvlText w:val="•"/>
      <w:lvlJc w:val="left"/>
      <w:pPr>
        <w:tabs>
          <w:tab w:val="num" w:pos="5760"/>
        </w:tabs>
        <w:ind w:left="5760" w:hanging="360"/>
      </w:pPr>
      <w:rPr>
        <w:rFonts w:ascii="Arial" w:hAnsi="Arial" w:hint="default"/>
      </w:rPr>
    </w:lvl>
    <w:lvl w:ilvl="8" w:tplc="0D62AB94" w:tentative="1">
      <w:start w:val="1"/>
      <w:numFmt w:val="bullet"/>
      <w:lvlText w:val="•"/>
      <w:lvlJc w:val="left"/>
      <w:pPr>
        <w:tabs>
          <w:tab w:val="num" w:pos="6480"/>
        </w:tabs>
        <w:ind w:left="6480" w:hanging="360"/>
      </w:pPr>
      <w:rPr>
        <w:rFonts w:ascii="Arial" w:hAnsi="Arial" w:hint="default"/>
      </w:rPr>
    </w:lvl>
  </w:abstractNum>
  <w:abstractNum w:abstractNumId="356" w15:restartNumberingAfterBreak="0">
    <w:nsid w:val="501F73CB"/>
    <w:multiLevelType w:val="hybridMultilevel"/>
    <w:tmpl w:val="EBEE9330"/>
    <w:lvl w:ilvl="0" w:tplc="3D929192">
      <w:start w:val="1"/>
      <w:numFmt w:val="bullet"/>
      <w:lvlText w:val=""/>
      <w:lvlJc w:val="left"/>
      <w:pPr>
        <w:tabs>
          <w:tab w:val="num" w:pos="720"/>
        </w:tabs>
        <w:ind w:left="720" w:hanging="360"/>
      </w:pPr>
      <w:rPr>
        <w:rFonts w:ascii="Symbol" w:hAnsi="Symbol" w:hint="default"/>
      </w:rPr>
    </w:lvl>
    <w:lvl w:ilvl="1" w:tplc="3246EDBA" w:tentative="1">
      <w:start w:val="1"/>
      <w:numFmt w:val="bullet"/>
      <w:lvlText w:val=""/>
      <w:lvlJc w:val="left"/>
      <w:pPr>
        <w:tabs>
          <w:tab w:val="num" w:pos="1440"/>
        </w:tabs>
        <w:ind w:left="1440" w:hanging="360"/>
      </w:pPr>
      <w:rPr>
        <w:rFonts w:ascii="Symbol" w:hAnsi="Symbol" w:hint="default"/>
      </w:rPr>
    </w:lvl>
    <w:lvl w:ilvl="2" w:tplc="86525662" w:tentative="1">
      <w:start w:val="1"/>
      <w:numFmt w:val="bullet"/>
      <w:lvlText w:val=""/>
      <w:lvlJc w:val="left"/>
      <w:pPr>
        <w:tabs>
          <w:tab w:val="num" w:pos="2160"/>
        </w:tabs>
        <w:ind w:left="2160" w:hanging="360"/>
      </w:pPr>
      <w:rPr>
        <w:rFonts w:ascii="Symbol" w:hAnsi="Symbol" w:hint="default"/>
      </w:rPr>
    </w:lvl>
    <w:lvl w:ilvl="3" w:tplc="5E100C0A" w:tentative="1">
      <w:start w:val="1"/>
      <w:numFmt w:val="bullet"/>
      <w:lvlText w:val=""/>
      <w:lvlJc w:val="left"/>
      <w:pPr>
        <w:tabs>
          <w:tab w:val="num" w:pos="2880"/>
        </w:tabs>
        <w:ind w:left="2880" w:hanging="360"/>
      </w:pPr>
      <w:rPr>
        <w:rFonts w:ascii="Symbol" w:hAnsi="Symbol" w:hint="default"/>
      </w:rPr>
    </w:lvl>
    <w:lvl w:ilvl="4" w:tplc="55A64B24" w:tentative="1">
      <w:start w:val="1"/>
      <w:numFmt w:val="bullet"/>
      <w:lvlText w:val=""/>
      <w:lvlJc w:val="left"/>
      <w:pPr>
        <w:tabs>
          <w:tab w:val="num" w:pos="3600"/>
        </w:tabs>
        <w:ind w:left="3600" w:hanging="360"/>
      </w:pPr>
      <w:rPr>
        <w:rFonts w:ascii="Symbol" w:hAnsi="Symbol" w:hint="default"/>
      </w:rPr>
    </w:lvl>
    <w:lvl w:ilvl="5" w:tplc="029A294E" w:tentative="1">
      <w:start w:val="1"/>
      <w:numFmt w:val="bullet"/>
      <w:lvlText w:val=""/>
      <w:lvlJc w:val="left"/>
      <w:pPr>
        <w:tabs>
          <w:tab w:val="num" w:pos="4320"/>
        </w:tabs>
        <w:ind w:left="4320" w:hanging="360"/>
      </w:pPr>
      <w:rPr>
        <w:rFonts w:ascii="Symbol" w:hAnsi="Symbol" w:hint="default"/>
      </w:rPr>
    </w:lvl>
    <w:lvl w:ilvl="6" w:tplc="1FD20032" w:tentative="1">
      <w:start w:val="1"/>
      <w:numFmt w:val="bullet"/>
      <w:lvlText w:val=""/>
      <w:lvlJc w:val="left"/>
      <w:pPr>
        <w:tabs>
          <w:tab w:val="num" w:pos="5040"/>
        </w:tabs>
        <w:ind w:left="5040" w:hanging="360"/>
      </w:pPr>
      <w:rPr>
        <w:rFonts w:ascii="Symbol" w:hAnsi="Symbol" w:hint="default"/>
      </w:rPr>
    </w:lvl>
    <w:lvl w:ilvl="7" w:tplc="C57824AC" w:tentative="1">
      <w:start w:val="1"/>
      <w:numFmt w:val="bullet"/>
      <w:lvlText w:val=""/>
      <w:lvlJc w:val="left"/>
      <w:pPr>
        <w:tabs>
          <w:tab w:val="num" w:pos="5760"/>
        </w:tabs>
        <w:ind w:left="5760" w:hanging="360"/>
      </w:pPr>
      <w:rPr>
        <w:rFonts w:ascii="Symbol" w:hAnsi="Symbol" w:hint="default"/>
      </w:rPr>
    </w:lvl>
    <w:lvl w:ilvl="8" w:tplc="59D22016" w:tentative="1">
      <w:start w:val="1"/>
      <w:numFmt w:val="bullet"/>
      <w:lvlText w:val=""/>
      <w:lvlJc w:val="left"/>
      <w:pPr>
        <w:tabs>
          <w:tab w:val="num" w:pos="6480"/>
        </w:tabs>
        <w:ind w:left="6480" w:hanging="360"/>
      </w:pPr>
      <w:rPr>
        <w:rFonts w:ascii="Symbol" w:hAnsi="Symbol" w:hint="default"/>
      </w:rPr>
    </w:lvl>
  </w:abstractNum>
  <w:abstractNum w:abstractNumId="357" w15:restartNumberingAfterBreak="0">
    <w:nsid w:val="503B223C"/>
    <w:multiLevelType w:val="hybridMultilevel"/>
    <w:tmpl w:val="B9488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8" w15:restartNumberingAfterBreak="0">
    <w:nsid w:val="504D6B3F"/>
    <w:multiLevelType w:val="hybridMultilevel"/>
    <w:tmpl w:val="2714A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9" w15:restartNumberingAfterBreak="0">
    <w:nsid w:val="507E3D61"/>
    <w:multiLevelType w:val="hybridMultilevel"/>
    <w:tmpl w:val="FFFFFFFF"/>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0" w15:restartNumberingAfterBreak="0">
    <w:nsid w:val="5088464B"/>
    <w:multiLevelType w:val="hybridMultilevel"/>
    <w:tmpl w:val="D83E4176"/>
    <w:lvl w:ilvl="0" w:tplc="A18C1376">
      <w:start w:val="1"/>
      <w:numFmt w:val="bullet"/>
      <w:lvlText w:val=""/>
      <w:lvlJc w:val="left"/>
      <w:pPr>
        <w:tabs>
          <w:tab w:val="num" w:pos="720"/>
        </w:tabs>
        <w:ind w:left="720" w:hanging="360"/>
      </w:pPr>
      <w:rPr>
        <w:rFonts w:ascii="Wingdings" w:hAnsi="Wingdings" w:hint="default"/>
      </w:rPr>
    </w:lvl>
    <w:lvl w:ilvl="1" w:tplc="0DACE5CE">
      <w:numFmt w:val="bullet"/>
      <w:lvlText w:val=""/>
      <w:lvlJc w:val="left"/>
      <w:pPr>
        <w:tabs>
          <w:tab w:val="num" w:pos="1440"/>
        </w:tabs>
        <w:ind w:left="1440" w:hanging="360"/>
      </w:pPr>
      <w:rPr>
        <w:rFonts w:ascii="Wingdings" w:hAnsi="Wingdings" w:hint="default"/>
      </w:rPr>
    </w:lvl>
    <w:lvl w:ilvl="2" w:tplc="C51675A0" w:tentative="1">
      <w:start w:val="1"/>
      <w:numFmt w:val="bullet"/>
      <w:lvlText w:val=""/>
      <w:lvlJc w:val="left"/>
      <w:pPr>
        <w:tabs>
          <w:tab w:val="num" w:pos="2160"/>
        </w:tabs>
        <w:ind w:left="2160" w:hanging="360"/>
      </w:pPr>
      <w:rPr>
        <w:rFonts w:ascii="Wingdings" w:hAnsi="Wingdings" w:hint="default"/>
      </w:rPr>
    </w:lvl>
    <w:lvl w:ilvl="3" w:tplc="16B4801E" w:tentative="1">
      <w:start w:val="1"/>
      <w:numFmt w:val="bullet"/>
      <w:lvlText w:val=""/>
      <w:lvlJc w:val="left"/>
      <w:pPr>
        <w:tabs>
          <w:tab w:val="num" w:pos="2880"/>
        </w:tabs>
        <w:ind w:left="2880" w:hanging="360"/>
      </w:pPr>
      <w:rPr>
        <w:rFonts w:ascii="Wingdings" w:hAnsi="Wingdings" w:hint="default"/>
      </w:rPr>
    </w:lvl>
    <w:lvl w:ilvl="4" w:tplc="A26447EC" w:tentative="1">
      <w:start w:val="1"/>
      <w:numFmt w:val="bullet"/>
      <w:lvlText w:val=""/>
      <w:lvlJc w:val="left"/>
      <w:pPr>
        <w:tabs>
          <w:tab w:val="num" w:pos="3600"/>
        </w:tabs>
        <w:ind w:left="3600" w:hanging="360"/>
      </w:pPr>
      <w:rPr>
        <w:rFonts w:ascii="Wingdings" w:hAnsi="Wingdings" w:hint="default"/>
      </w:rPr>
    </w:lvl>
    <w:lvl w:ilvl="5" w:tplc="BFBAEA1E" w:tentative="1">
      <w:start w:val="1"/>
      <w:numFmt w:val="bullet"/>
      <w:lvlText w:val=""/>
      <w:lvlJc w:val="left"/>
      <w:pPr>
        <w:tabs>
          <w:tab w:val="num" w:pos="4320"/>
        </w:tabs>
        <w:ind w:left="4320" w:hanging="360"/>
      </w:pPr>
      <w:rPr>
        <w:rFonts w:ascii="Wingdings" w:hAnsi="Wingdings" w:hint="default"/>
      </w:rPr>
    </w:lvl>
    <w:lvl w:ilvl="6" w:tplc="21C84172" w:tentative="1">
      <w:start w:val="1"/>
      <w:numFmt w:val="bullet"/>
      <w:lvlText w:val=""/>
      <w:lvlJc w:val="left"/>
      <w:pPr>
        <w:tabs>
          <w:tab w:val="num" w:pos="5040"/>
        </w:tabs>
        <w:ind w:left="5040" w:hanging="360"/>
      </w:pPr>
      <w:rPr>
        <w:rFonts w:ascii="Wingdings" w:hAnsi="Wingdings" w:hint="default"/>
      </w:rPr>
    </w:lvl>
    <w:lvl w:ilvl="7" w:tplc="3C98E4D0" w:tentative="1">
      <w:start w:val="1"/>
      <w:numFmt w:val="bullet"/>
      <w:lvlText w:val=""/>
      <w:lvlJc w:val="left"/>
      <w:pPr>
        <w:tabs>
          <w:tab w:val="num" w:pos="5760"/>
        </w:tabs>
        <w:ind w:left="5760" w:hanging="360"/>
      </w:pPr>
      <w:rPr>
        <w:rFonts w:ascii="Wingdings" w:hAnsi="Wingdings" w:hint="default"/>
      </w:rPr>
    </w:lvl>
    <w:lvl w:ilvl="8" w:tplc="A57E5AEE" w:tentative="1">
      <w:start w:val="1"/>
      <w:numFmt w:val="bullet"/>
      <w:lvlText w:val=""/>
      <w:lvlJc w:val="left"/>
      <w:pPr>
        <w:tabs>
          <w:tab w:val="num" w:pos="6480"/>
        </w:tabs>
        <w:ind w:left="6480" w:hanging="360"/>
      </w:pPr>
      <w:rPr>
        <w:rFonts w:ascii="Wingdings" w:hAnsi="Wingdings" w:hint="default"/>
      </w:rPr>
    </w:lvl>
  </w:abstractNum>
  <w:abstractNum w:abstractNumId="361" w15:restartNumberingAfterBreak="0">
    <w:nsid w:val="50DA0681"/>
    <w:multiLevelType w:val="hybridMultilevel"/>
    <w:tmpl w:val="87D0C948"/>
    <w:lvl w:ilvl="0" w:tplc="6EA884A8">
      <w:start w:val="1"/>
      <w:numFmt w:val="bullet"/>
      <w:lvlText w:val=""/>
      <w:lvlJc w:val="left"/>
      <w:pPr>
        <w:tabs>
          <w:tab w:val="num" w:pos="720"/>
        </w:tabs>
        <w:ind w:left="720" w:hanging="360"/>
      </w:pPr>
      <w:rPr>
        <w:rFonts w:ascii="Wingdings" w:hAnsi="Wingdings" w:hint="default"/>
      </w:rPr>
    </w:lvl>
    <w:lvl w:ilvl="1" w:tplc="98CA1C46" w:tentative="1">
      <w:start w:val="1"/>
      <w:numFmt w:val="bullet"/>
      <w:lvlText w:val=""/>
      <w:lvlJc w:val="left"/>
      <w:pPr>
        <w:tabs>
          <w:tab w:val="num" w:pos="1440"/>
        </w:tabs>
        <w:ind w:left="1440" w:hanging="360"/>
      </w:pPr>
      <w:rPr>
        <w:rFonts w:ascii="Wingdings" w:hAnsi="Wingdings" w:hint="default"/>
      </w:rPr>
    </w:lvl>
    <w:lvl w:ilvl="2" w:tplc="FB98AF38" w:tentative="1">
      <w:start w:val="1"/>
      <w:numFmt w:val="bullet"/>
      <w:lvlText w:val=""/>
      <w:lvlJc w:val="left"/>
      <w:pPr>
        <w:tabs>
          <w:tab w:val="num" w:pos="2160"/>
        </w:tabs>
        <w:ind w:left="2160" w:hanging="360"/>
      </w:pPr>
      <w:rPr>
        <w:rFonts w:ascii="Wingdings" w:hAnsi="Wingdings" w:hint="default"/>
      </w:rPr>
    </w:lvl>
    <w:lvl w:ilvl="3" w:tplc="7B8AE426" w:tentative="1">
      <w:start w:val="1"/>
      <w:numFmt w:val="bullet"/>
      <w:lvlText w:val=""/>
      <w:lvlJc w:val="left"/>
      <w:pPr>
        <w:tabs>
          <w:tab w:val="num" w:pos="2880"/>
        </w:tabs>
        <w:ind w:left="2880" w:hanging="360"/>
      </w:pPr>
      <w:rPr>
        <w:rFonts w:ascii="Wingdings" w:hAnsi="Wingdings" w:hint="default"/>
      </w:rPr>
    </w:lvl>
    <w:lvl w:ilvl="4" w:tplc="2E7A49AC" w:tentative="1">
      <w:start w:val="1"/>
      <w:numFmt w:val="bullet"/>
      <w:lvlText w:val=""/>
      <w:lvlJc w:val="left"/>
      <w:pPr>
        <w:tabs>
          <w:tab w:val="num" w:pos="3600"/>
        </w:tabs>
        <w:ind w:left="3600" w:hanging="360"/>
      </w:pPr>
      <w:rPr>
        <w:rFonts w:ascii="Wingdings" w:hAnsi="Wingdings" w:hint="default"/>
      </w:rPr>
    </w:lvl>
    <w:lvl w:ilvl="5" w:tplc="C7AEFA3E" w:tentative="1">
      <w:start w:val="1"/>
      <w:numFmt w:val="bullet"/>
      <w:lvlText w:val=""/>
      <w:lvlJc w:val="left"/>
      <w:pPr>
        <w:tabs>
          <w:tab w:val="num" w:pos="4320"/>
        </w:tabs>
        <w:ind w:left="4320" w:hanging="360"/>
      </w:pPr>
      <w:rPr>
        <w:rFonts w:ascii="Wingdings" w:hAnsi="Wingdings" w:hint="default"/>
      </w:rPr>
    </w:lvl>
    <w:lvl w:ilvl="6" w:tplc="B77EE21A" w:tentative="1">
      <w:start w:val="1"/>
      <w:numFmt w:val="bullet"/>
      <w:lvlText w:val=""/>
      <w:lvlJc w:val="left"/>
      <w:pPr>
        <w:tabs>
          <w:tab w:val="num" w:pos="5040"/>
        </w:tabs>
        <w:ind w:left="5040" w:hanging="360"/>
      </w:pPr>
      <w:rPr>
        <w:rFonts w:ascii="Wingdings" w:hAnsi="Wingdings" w:hint="default"/>
      </w:rPr>
    </w:lvl>
    <w:lvl w:ilvl="7" w:tplc="C5C49D36" w:tentative="1">
      <w:start w:val="1"/>
      <w:numFmt w:val="bullet"/>
      <w:lvlText w:val=""/>
      <w:lvlJc w:val="left"/>
      <w:pPr>
        <w:tabs>
          <w:tab w:val="num" w:pos="5760"/>
        </w:tabs>
        <w:ind w:left="5760" w:hanging="360"/>
      </w:pPr>
      <w:rPr>
        <w:rFonts w:ascii="Wingdings" w:hAnsi="Wingdings" w:hint="default"/>
      </w:rPr>
    </w:lvl>
    <w:lvl w:ilvl="8" w:tplc="B20272AC" w:tentative="1">
      <w:start w:val="1"/>
      <w:numFmt w:val="bullet"/>
      <w:lvlText w:val=""/>
      <w:lvlJc w:val="left"/>
      <w:pPr>
        <w:tabs>
          <w:tab w:val="num" w:pos="6480"/>
        </w:tabs>
        <w:ind w:left="6480" w:hanging="360"/>
      </w:pPr>
      <w:rPr>
        <w:rFonts w:ascii="Wingdings" w:hAnsi="Wingdings" w:hint="default"/>
      </w:rPr>
    </w:lvl>
  </w:abstractNum>
  <w:abstractNum w:abstractNumId="362" w15:restartNumberingAfterBreak="0">
    <w:nsid w:val="50FB7499"/>
    <w:multiLevelType w:val="hybridMultilevel"/>
    <w:tmpl w:val="A1107856"/>
    <w:lvl w:ilvl="0" w:tplc="0366B974">
      <w:start w:val="1"/>
      <w:numFmt w:val="bullet"/>
      <w:lvlText w:val=""/>
      <w:lvlJc w:val="left"/>
      <w:pPr>
        <w:tabs>
          <w:tab w:val="num" w:pos="720"/>
        </w:tabs>
        <w:ind w:left="720" w:hanging="360"/>
      </w:pPr>
      <w:rPr>
        <w:rFonts w:ascii="Wingdings" w:hAnsi="Wingdings" w:hint="default"/>
      </w:rPr>
    </w:lvl>
    <w:lvl w:ilvl="1" w:tplc="321E2F4E">
      <w:numFmt w:val="bullet"/>
      <w:lvlText w:val=""/>
      <w:lvlJc w:val="left"/>
      <w:pPr>
        <w:tabs>
          <w:tab w:val="num" w:pos="1440"/>
        </w:tabs>
        <w:ind w:left="1440" w:hanging="360"/>
      </w:pPr>
      <w:rPr>
        <w:rFonts w:ascii="Wingdings" w:hAnsi="Wingdings" w:hint="default"/>
      </w:rPr>
    </w:lvl>
    <w:lvl w:ilvl="2" w:tplc="0A4A306A" w:tentative="1">
      <w:start w:val="1"/>
      <w:numFmt w:val="bullet"/>
      <w:lvlText w:val=""/>
      <w:lvlJc w:val="left"/>
      <w:pPr>
        <w:tabs>
          <w:tab w:val="num" w:pos="2160"/>
        </w:tabs>
        <w:ind w:left="2160" w:hanging="360"/>
      </w:pPr>
      <w:rPr>
        <w:rFonts w:ascii="Wingdings" w:hAnsi="Wingdings" w:hint="default"/>
      </w:rPr>
    </w:lvl>
    <w:lvl w:ilvl="3" w:tplc="A8C07B10" w:tentative="1">
      <w:start w:val="1"/>
      <w:numFmt w:val="bullet"/>
      <w:lvlText w:val=""/>
      <w:lvlJc w:val="left"/>
      <w:pPr>
        <w:tabs>
          <w:tab w:val="num" w:pos="2880"/>
        </w:tabs>
        <w:ind w:left="2880" w:hanging="360"/>
      </w:pPr>
      <w:rPr>
        <w:rFonts w:ascii="Wingdings" w:hAnsi="Wingdings" w:hint="default"/>
      </w:rPr>
    </w:lvl>
    <w:lvl w:ilvl="4" w:tplc="A5ECE30A" w:tentative="1">
      <w:start w:val="1"/>
      <w:numFmt w:val="bullet"/>
      <w:lvlText w:val=""/>
      <w:lvlJc w:val="left"/>
      <w:pPr>
        <w:tabs>
          <w:tab w:val="num" w:pos="3600"/>
        </w:tabs>
        <w:ind w:left="3600" w:hanging="360"/>
      </w:pPr>
      <w:rPr>
        <w:rFonts w:ascii="Wingdings" w:hAnsi="Wingdings" w:hint="default"/>
      </w:rPr>
    </w:lvl>
    <w:lvl w:ilvl="5" w:tplc="82FA3358" w:tentative="1">
      <w:start w:val="1"/>
      <w:numFmt w:val="bullet"/>
      <w:lvlText w:val=""/>
      <w:lvlJc w:val="left"/>
      <w:pPr>
        <w:tabs>
          <w:tab w:val="num" w:pos="4320"/>
        </w:tabs>
        <w:ind w:left="4320" w:hanging="360"/>
      </w:pPr>
      <w:rPr>
        <w:rFonts w:ascii="Wingdings" w:hAnsi="Wingdings" w:hint="default"/>
      </w:rPr>
    </w:lvl>
    <w:lvl w:ilvl="6" w:tplc="43E2B5E6" w:tentative="1">
      <w:start w:val="1"/>
      <w:numFmt w:val="bullet"/>
      <w:lvlText w:val=""/>
      <w:lvlJc w:val="left"/>
      <w:pPr>
        <w:tabs>
          <w:tab w:val="num" w:pos="5040"/>
        </w:tabs>
        <w:ind w:left="5040" w:hanging="360"/>
      </w:pPr>
      <w:rPr>
        <w:rFonts w:ascii="Wingdings" w:hAnsi="Wingdings" w:hint="default"/>
      </w:rPr>
    </w:lvl>
    <w:lvl w:ilvl="7" w:tplc="D23241F6" w:tentative="1">
      <w:start w:val="1"/>
      <w:numFmt w:val="bullet"/>
      <w:lvlText w:val=""/>
      <w:lvlJc w:val="left"/>
      <w:pPr>
        <w:tabs>
          <w:tab w:val="num" w:pos="5760"/>
        </w:tabs>
        <w:ind w:left="5760" w:hanging="360"/>
      </w:pPr>
      <w:rPr>
        <w:rFonts w:ascii="Wingdings" w:hAnsi="Wingdings" w:hint="default"/>
      </w:rPr>
    </w:lvl>
    <w:lvl w:ilvl="8" w:tplc="DB527A3E" w:tentative="1">
      <w:start w:val="1"/>
      <w:numFmt w:val="bullet"/>
      <w:lvlText w:val=""/>
      <w:lvlJc w:val="left"/>
      <w:pPr>
        <w:tabs>
          <w:tab w:val="num" w:pos="6480"/>
        </w:tabs>
        <w:ind w:left="6480" w:hanging="360"/>
      </w:pPr>
      <w:rPr>
        <w:rFonts w:ascii="Wingdings" w:hAnsi="Wingdings" w:hint="default"/>
      </w:rPr>
    </w:lvl>
  </w:abstractNum>
  <w:abstractNum w:abstractNumId="363" w15:restartNumberingAfterBreak="0">
    <w:nsid w:val="51236C75"/>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64" w15:restartNumberingAfterBreak="0">
    <w:nsid w:val="512652C8"/>
    <w:multiLevelType w:val="hybridMultilevel"/>
    <w:tmpl w:val="0254954E"/>
    <w:lvl w:ilvl="0" w:tplc="44A60CBE">
      <w:start w:val="1"/>
      <w:numFmt w:val="bullet"/>
      <w:lvlText w:val=""/>
      <w:lvlJc w:val="left"/>
      <w:pPr>
        <w:tabs>
          <w:tab w:val="num" w:pos="720"/>
        </w:tabs>
        <w:ind w:left="720" w:hanging="360"/>
      </w:pPr>
      <w:rPr>
        <w:rFonts w:ascii="Wingdings" w:hAnsi="Wingdings" w:hint="default"/>
      </w:rPr>
    </w:lvl>
    <w:lvl w:ilvl="1" w:tplc="141CB4AC" w:tentative="1">
      <w:start w:val="1"/>
      <w:numFmt w:val="bullet"/>
      <w:lvlText w:val=""/>
      <w:lvlJc w:val="left"/>
      <w:pPr>
        <w:tabs>
          <w:tab w:val="num" w:pos="1440"/>
        </w:tabs>
        <w:ind w:left="1440" w:hanging="360"/>
      </w:pPr>
      <w:rPr>
        <w:rFonts w:ascii="Wingdings" w:hAnsi="Wingdings" w:hint="default"/>
      </w:rPr>
    </w:lvl>
    <w:lvl w:ilvl="2" w:tplc="9C5E2DCC" w:tentative="1">
      <w:start w:val="1"/>
      <w:numFmt w:val="bullet"/>
      <w:lvlText w:val=""/>
      <w:lvlJc w:val="left"/>
      <w:pPr>
        <w:tabs>
          <w:tab w:val="num" w:pos="2160"/>
        </w:tabs>
        <w:ind w:left="2160" w:hanging="360"/>
      </w:pPr>
      <w:rPr>
        <w:rFonts w:ascii="Wingdings" w:hAnsi="Wingdings" w:hint="default"/>
      </w:rPr>
    </w:lvl>
    <w:lvl w:ilvl="3" w:tplc="74FC879E" w:tentative="1">
      <w:start w:val="1"/>
      <w:numFmt w:val="bullet"/>
      <w:lvlText w:val=""/>
      <w:lvlJc w:val="left"/>
      <w:pPr>
        <w:tabs>
          <w:tab w:val="num" w:pos="2880"/>
        </w:tabs>
        <w:ind w:left="2880" w:hanging="360"/>
      </w:pPr>
      <w:rPr>
        <w:rFonts w:ascii="Wingdings" w:hAnsi="Wingdings" w:hint="default"/>
      </w:rPr>
    </w:lvl>
    <w:lvl w:ilvl="4" w:tplc="454841FC" w:tentative="1">
      <w:start w:val="1"/>
      <w:numFmt w:val="bullet"/>
      <w:lvlText w:val=""/>
      <w:lvlJc w:val="left"/>
      <w:pPr>
        <w:tabs>
          <w:tab w:val="num" w:pos="3600"/>
        </w:tabs>
        <w:ind w:left="3600" w:hanging="360"/>
      </w:pPr>
      <w:rPr>
        <w:rFonts w:ascii="Wingdings" w:hAnsi="Wingdings" w:hint="default"/>
      </w:rPr>
    </w:lvl>
    <w:lvl w:ilvl="5" w:tplc="C95449AC" w:tentative="1">
      <w:start w:val="1"/>
      <w:numFmt w:val="bullet"/>
      <w:lvlText w:val=""/>
      <w:lvlJc w:val="left"/>
      <w:pPr>
        <w:tabs>
          <w:tab w:val="num" w:pos="4320"/>
        </w:tabs>
        <w:ind w:left="4320" w:hanging="360"/>
      </w:pPr>
      <w:rPr>
        <w:rFonts w:ascii="Wingdings" w:hAnsi="Wingdings" w:hint="default"/>
      </w:rPr>
    </w:lvl>
    <w:lvl w:ilvl="6" w:tplc="B1F462BC" w:tentative="1">
      <w:start w:val="1"/>
      <w:numFmt w:val="bullet"/>
      <w:lvlText w:val=""/>
      <w:lvlJc w:val="left"/>
      <w:pPr>
        <w:tabs>
          <w:tab w:val="num" w:pos="5040"/>
        </w:tabs>
        <w:ind w:left="5040" w:hanging="360"/>
      </w:pPr>
      <w:rPr>
        <w:rFonts w:ascii="Wingdings" w:hAnsi="Wingdings" w:hint="default"/>
      </w:rPr>
    </w:lvl>
    <w:lvl w:ilvl="7" w:tplc="585E749A" w:tentative="1">
      <w:start w:val="1"/>
      <w:numFmt w:val="bullet"/>
      <w:lvlText w:val=""/>
      <w:lvlJc w:val="left"/>
      <w:pPr>
        <w:tabs>
          <w:tab w:val="num" w:pos="5760"/>
        </w:tabs>
        <w:ind w:left="5760" w:hanging="360"/>
      </w:pPr>
      <w:rPr>
        <w:rFonts w:ascii="Wingdings" w:hAnsi="Wingdings" w:hint="default"/>
      </w:rPr>
    </w:lvl>
    <w:lvl w:ilvl="8" w:tplc="AFE20C9A" w:tentative="1">
      <w:start w:val="1"/>
      <w:numFmt w:val="bullet"/>
      <w:lvlText w:val=""/>
      <w:lvlJc w:val="left"/>
      <w:pPr>
        <w:tabs>
          <w:tab w:val="num" w:pos="6480"/>
        </w:tabs>
        <w:ind w:left="6480" w:hanging="360"/>
      </w:pPr>
      <w:rPr>
        <w:rFonts w:ascii="Wingdings" w:hAnsi="Wingdings" w:hint="default"/>
      </w:rPr>
    </w:lvl>
  </w:abstractNum>
  <w:abstractNum w:abstractNumId="365" w15:restartNumberingAfterBreak="0">
    <w:nsid w:val="514455A4"/>
    <w:multiLevelType w:val="hybridMultilevel"/>
    <w:tmpl w:val="808A8F80"/>
    <w:lvl w:ilvl="0" w:tplc="CE308AE0">
      <w:start w:val="1"/>
      <w:numFmt w:val="bullet"/>
      <w:lvlText w:val=""/>
      <w:lvlJc w:val="left"/>
      <w:pPr>
        <w:tabs>
          <w:tab w:val="num" w:pos="720"/>
        </w:tabs>
        <w:ind w:left="720" w:hanging="360"/>
      </w:pPr>
      <w:rPr>
        <w:rFonts w:ascii="Wingdings" w:hAnsi="Wingdings" w:hint="default"/>
      </w:rPr>
    </w:lvl>
    <w:lvl w:ilvl="1" w:tplc="2242C724" w:tentative="1">
      <w:start w:val="1"/>
      <w:numFmt w:val="bullet"/>
      <w:lvlText w:val=""/>
      <w:lvlJc w:val="left"/>
      <w:pPr>
        <w:tabs>
          <w:tab w:val="num" w:pos="1440"/>
        </w:tabs>
        <w:ind w:left="1440" w:hanging="360"/>
      </w:pPr>
      <w:rPr>
        <w:rFonts w:ascii="Wingdings" w:hAnsi="Wingdings" w:hint="default"/>
      </w:rPr>
    </w:lvl>
    <w:lvl w:ilvl="2" w:tplc="696257BC" w:tentative="1">
      <w:start w:val="1"/>
      <w:numFmt w:val="bullet"/>
      <w:lvlText w:val=""/>
      <w:lvlJc w:val="left"/>
      <w:pPr>
        <w:tabs>
          <w:tab w:val="num" w:pos="2160"/>
        </w:tabs>
        <w:ind w:left="2160" w:hanging="360"/>
      </w:pPr>
      <w:rPr>
        <w:rFonts w:ascii="Wingdings" w:hAnsi="Wingdings" w:hint="default"/>
      </w:rPr>
    </w:lvl>
    <w:lvl w:ilvl="3" w:tplc="380EE8BC" w:tentative="1">
      <w:start w:val="1"/>
      <w:numFmt w:val="bullet"/>
      <w:lvlText w:val=""/>
      <w:lvlJc w:val="left"/>
      <w:pPr>
        <w:tabs>
          <w:tab w:val="num" w:pos="2880"/>
        </w:tabs>
        <w:ind w:left="2880" w:hanging="360"/>
      </w:pPr>
      <w:rPr>
        <w:rFonts w:ascii="Wingdings" w:hAnsi="Wingdings" w:hint="default"/>
      </w:rPr>
    </w:lvl>
    <w:lvl w:ilvl="4" w:tplc="13260ACC" w:tentative="1">
      <w:start w:val="1"/>
      <w:numFmt w:val="bullet"/>
      <w:lvlText w:val=""/>
      <w:lvlJc w:val="left"/>
      <w:pPr>
        <w:tabs>
          <w:tab w:val="num" w:pos="3600"/>
        </w:tabs>
        <w:ind w:left="3600" w:hanging="360"/>
      </w:pPr>
      <w:rPr>
        <w:rFonts w:ascii="Wingdings" w:hAnsi="Wingdings" w:hint="default"/>
      </w:rPr>
    </w:lvl>
    <w:lvl w:ilvl="5" w:tplc="AD0052A2" w:tentative="1">
      <w:start w:val="1"/>
      <w:numFmt w:val="bullet"/>
      <w:lvlText w:val=""/>
      <w:lvlJc w:val="left"/>
      <w:pPr>
        <w:tabs>
          <w:tab w:val="num" w:pos="4320"/>
        </w:tabs>
        <w:ind w:left="4320" w:hanging="360"/>
      </w:pPr>
      <w:rPr>
        <w:rFonts w:ascii="Wingdings" w:hAnsi="Wingdings" w:hint="default"/>
      </w:rPr>
    </w:lvl>
    <w:lvl w:ilvl="6" w:tplc="684CC9FA" w:tentative="1">
      <w:start w:val="1"/>
      <w:numFmt w:val="bullet"/>
      <w:lvlText w:val=""/>
      <w:lvlJc w:val="left"/>
      <w:pPr>
        <w:tabs>
          <w:tab w:val="num" w:pos="5040"/>
        </w:tabs>
        <w:ind w:left="5040" w:hanging="360"/>
      </w:pPr>
      <w:rPr>
        <w:rFonts w:ascii="Wingdings" w:hAnsi="Wingdings" w:hint="default"/>
      </w:rPr>
    </w:lvl>
    <w:lvl w:ilvl="7" w:tplc="190C5D3A" w:tentative="1">
      <w:start w:val="1"/>
      <w:numFmt w:val="bullet"/>
      <w:lvlText w:val=""/>
      <w:lvlJc w:val="left"/>
      <w:pPr>
        <w:tabs>
          <w:tab w:val="num" w:pos="5760"/>
        </w:tabs>
        <w:ind w:left="5760" w:hanging="360"/>
      </w:pPr>
      <w:rPr>
        <w:rFonts w:ascii="Wingdings" w:hAnsi="Wingdings" w:hint="default"/>
      </w:rPr>
    </w:lvl>
    <w:lvl w:ilvl="8" w:tplc="1262AA6A" w:tentative="1">
      <w:start w:val="1"/>
      <w:numFmt w:val="bullet"/>
      <w:lvlText w:val=""/>
      <w:lvlJc w:val="left"/>
      <w:pPr>
        <w:tabs>
          <w:tab w:val="num" w:pos="6480"/>
        </w:tabs>
        <w:ind w:left="6480" w:hanging="360"/>
      </w:pPr>
      <w:rPr>
        <w:rFonts w:ascii="Wingdings" w:hAnsi="Wingdings" w:hint="default"/>
      </w:rPr>
    </w:lvl>
  </w:abstractNum>
  <w:abstractNum w:abstractNumId="366" w15:restartNumberingAfterBreak="0">
    <w:nsid w:val="5189457E"/>
    <w:multiLevelType w:val="hybridMultilevel"/>
    <w:tmpl w:val="4D4AA1B0"/>
    <w:lvl w:ilvl="0" w:tplc="8BEA0262">
      <w:start w:val="1"/>
      <w:numFmt w:val="bullet"/>
      <w:lvlText w:val=""/>
      <w:lvlJc w:val="left"/>
      <w:pPr>
        <w:tabs>
          <w:tab w:val="num" w:pos="720"/>
        </w:tabs>
        <w:ind w:left="720" w:hanging="360"/>
      </w:pPr>
      <w:rPr>
        <w:rFonts w:ascii="Wingdings" w:hAnsi="Wingdings" w:hint="default"/>
      </w:rPr>
    </w:lvl>
    <w:lvl w:ilvl="1" w:tplc="BEF42B2C" w:tentative="1">
      <w:start w:val="1"/>
      <w:numFmt w:val="bullet"/>
      <w:lvlText w:val=""/>
      <w:lvlJc w:val="left"/>
      <w:pPr>
        <w:tabs>
          <w:tab w:val="num" w:pos="1440"/>
        </w:tabs>
        <w:ind w:left="1440" w:hanging="360"/>
      </w:pPr>
      <w:rPr>
        <w:rFonts w:ascii="Wingdings" w:hAnsi="Wingdings" w:hint="default"/>
      </w:rPr>
    </w:lvl>
    <w:lvl w:ilvl="2" w:tplc="BA5CD98C" w:tentative="1">
      <w:start w:val="1"/>
      <w:numFmt w:val="bullet"/>
      <w:lvlText w:val=""/>
      <w:lvlJc w:val="left"/>
      <w:pPr>
        <w:tabs>
          <w:tab w:val="num" w:pos="2160"/>
        </w:tabs>
        <w:ind w:left="2160" w:hanging="360"/>
      </w:pPr>
      <w:rPr>
        <w:rFonts w:ascii="Wingdings" w:hAnsi="Wingdings" w:hint="default"/>
      </w:rPr>
    </w:lvl>
    <w:lvl w:ilvl="3" w:tplc="6988F010" w:tentative="1">
      <w:start w:val="1"/>
      <w:numFmt w:val="bullet"/>
      <w:lvlText w:val=""/>
      <w:lvlJc w:val="left"/>
      <w:pPr>
        <w:tabs>
          <w:tab w:val="num" w:pos="2880"/>
        </w:tabs>
        <w:ind w:left="2880" w:hanging="360"/>
      </w:pPr>
      <w:rPr>
        <w:rFonts w:ascii="Wingdings" w:hAnsi="Wingdings" w:hint="default"/>
      </w:rPr>
    </w:lvl>
    <w:lvl w:ilvl="4" w:tplc="4058FE54" w:tentative="1">
      <w:start w:val="1"/>
      <w:numFmt w:val="bullet"/>
      <w:lvlText w:val=""/>
      <w:lvlJc w:val="left"/>
      <w:pPr>
        <w:tabs>
          <w:tab w:val="num" w:pos="3600"/>
        </w:tabs>
        <w:ind w:left="3600" w:hanging="360"/>
      </w:pPr>
      <w:rPr>
        <w:rFonts w:ascii="Wingdings" w:hAnsi="Wingdings" w:hint="default"/>
      </w:rPr>
    </w:lvl>
    <w:lvl w:ilvl="5" w:tplc="9876928E" w:tentative="1">
      <w:start w:val="1"/>
      <w:numFmt w:val="bullet"/>
      <w:lvlText w:val=""/>
      <w:lvlJc w:val="left"/>
      <w:pPr>
        <w:tabs>
          <w:tab w:val="num" w:pos="4320"/>
        </w:tabs>
        <w:ind w:left="4320" w:hanging="360"/>
      </w:pPr>
      <w:rPr>
        <w:rFonts w:ascii="Wingdings" w:hAnsi="Wingdings" w:hint="default"/>
      </w:rPr>
    </w:lvl>
    <w:lvl w:ilvl="6" w:tplc="EE98DA4C" w:tentative="1">
      <w:start w:val="1"/>
      <w:numFmt w:val="bullet"/>
      <w:lvlText w:val=""/>
      <w:lvlJc w:val="left"/>
      <w:pPr>
        <w:tabs>
          <w:tab w:val="num" w:pos="5040"/>
        </w:tabs>
        <w:ind w:left="5040" w:hanging="360"/>
      </w:pPr>
      <w:rPr>
        <w:rFonts w:ascii="Wingdings" w:hAnsi="Wingdings" w:hint="default"/>
      </w:rPr>
    </w:lvl>
    <w:lvl w:ilvl="7" w:tplc="20F021CC" w:tentative="1">
      <w:start w:val="1"/>
      <w:numFmt w:val="bullet"/>
      <w:lvlText w:val=""/>
      <w:lvlJc w:val="left"/>
      <w:pPr>
        <w:tabs>
          <w:tab w:val="num" w:pos="5760"/>
        </w:tabs>
        <w:ind w:left="5760" w:hanging="360"/>
      </w:pPr>
      <w:rPr>
        <w:rFonts w:ascii="Wingdings" w:hAnsi="Wingdings" w:hint="default"/>
      </w:rPr>
    </w:lvl>
    <w:lvl w:ilvl="8" w:tplc="18000D7C" w:tentative="1">
      <w:start w:val="1"/>
      <w:numFmt w:val="bullet"/>
      <w:lvlText w:val=""/>
      <w:lvlJc w:val="left"/>
      <w:pPr>
        <w:tabs>
          <w:tab w:val="num" w:pos="6480"/>
        </w:tabs>
        <w:ind w:left="6480" w:hanging="360"/>
      </w:pPr>
      <w:rPr>
        <w:rFonts w:ascii="Wingdings" w:hAnsi="Wingdings" w:hint="default"/>
      </w:rPr>
    </w:lvl>
  </w:abstractNum>
  <w:abstractNum w:abstractNumId="367" w15:restartNumberingAfterBreak="0">
    <w:nsid w:val="52037EDD"/>
    <w:multiLevelType w:val="hybridMultilevel"/>
    <w:tmpl w:val="6D469FA0"/>
    <w:lvl w:ilvl="0" w:tplc="4F827F3C">
      <w:start w:val="1"/>
      <w:numFmt w:val="bullet"/>
      <w:lvlText w:val=""/>
      <w:lvlJc w:val="left"/>
      <w:pPr>
        <w:tabs>
          <w:tab w:val="num" w:pos="720"/>
        </w:tabs>
        <w:ind w:left="720" w:hanging="360"/>
      </w:pPr>
      <w:rPr>
        <w:rFonts w:ascii="Wingdings" w:hAnsi="Wingdings" w:hint="default"/>
      </w:rPr>
    </w:lvl>
    <w:lvl w:ilvl="1" w:tplc="8ABE3A20" w:tentative="1">
      <w:start w:val="1"/>
      <w:numFmt w:val="bullet"/>
      <w:lvlText w:val=""/>
      <w:lvlJc w:val="left"/>
      <w:pPr>
        <w:tabs>
          <w:tab w:val="num" w:pos="1440"/>
        </w:tabs>
        <w:ind w:left="1440" w:hanging="360"/>
      </w:pPr>
      <w:rPr>
        <w:rFonts w:ascii="Wingdings" w:hAnsi="Wingdings" w:hint="default"/>
      </w:rPr>
    </w:lvl>
    <w:lvl w:ilvl="2" w:tplc="3404DAA0" w:tentative="1">
      <w:start w:val="1"/>
      <w:numFmt w:val="bullet"/>
      <w:lvlText w:val=""/>
      <w:lvlJc w:val="left"/>
      <w:pPr>
        <w:tabs>
          <w:tab w:val="num" w:pos="2160"/>
        </w:tabs>
        <w:ind w:left="2160" w:hanging="360"/>
      </w:pPr>
      <w:rPr>
        <w:rFonts w:ascii="Wingdings" w:hAnsi="Wingdings" w:hint="default"/>
      </w:rPr>
    </w:lvl>
    <w:lvl w:ilvl="3" w:tplc="EDDCBB8E" w:tentative="1">
      <w:start w:val="1"/>
      <w:numFmt w:val="bullet"/>
      <w:lvlText w:val=""/>
      <w:lvlJc w:val="left"/>
      <w:pPr>
        <w:tabs>
          <w:tab w:val="num" w:pos="2880"/>
        </w:tabs>
        <w:ind w:left="2880" w:hanging="360"/>
      </w:pPr>
      <w:rPr>
        <w:rFonts w:ascii="Wingdings" w:hAnsi="Wingdings" w:hint="default"/>
      </w:rPr>
    </w:lvl>
    <w:lvl w:ilvl="4" w:tplc="EB6C294C" w:tentative="1">
      <w:start w:val="1"/>
      <w:numFmt w:val="bullet"/>
      <w:lvlText w:val=""/>
      <w:lvlJc w:val="left"/>
      <w:pPr>
        <w:tabs>
          <w:tab w:val="num" w:pos="3600"/>
        </w:tabs>
        <w:ind w:left="3600" w:hanging="360"/>
      </w:pPr>
      <w:rPr>
        <w:rFonts w:ascii="Wingdings" w:hAnsi="Wingdings" w:hint="default"/>
      </w:rPr>
    </w:lvl>
    <w:lvl w:ilvl="5" w:tplc="918E664C" w:tentative="1">
      <w:start w:val="1"/>
      <w:numFmt w:val="bullet"/>
      <w:lvlText w:val=""/>
      <w:lvlJc w:val="left"/>
      <w:pPr>
        <w:tabs>
          <w:tab w:val="num" w:pos="4320"/>
        </w:tabs>
        <w:ind w:left="4320" w:hanging="360"/>
      </w:pPr>
      <w:rPr>
        <w:rFonts w:ascii="Wingdings" w:hAnsi="Wingdings" w:hint="default"/>
      </w:rPr>
    </w:lvl>
    <w:lvl w:ilvl="6" w:tplc="DB32A208" w:tentative="1">
      <w:start w:val="1"/>
      <w:numFmt w:val="bullet"/>
      <w:lvlText w:val=""/>
      <w:lvlJc w:val="left"/>
      <w:pPr>
        <w:tabs>
          <w:tab w:val="num" w:pos="5040"/>
        </w:tabs>
        <w:ind w:left="5040" w:hanging="360"/>
      </w:pPr>
      <w:rPr>
        <w:rFonts w:ascii="Wingdings" w:hAnsi="Wingdings" w:hint="default"/>
      </w:rPr>
    </w:lvl>
    <w:lvl w:ilvl="7" w:tplc="B016A8A0" w:tentative="1">
      <w:start w:val="1"/>
      <w:numFmt w:val="bullet"/>
      <w:lvlText w:val=""/>
      <w:lvlJc w:val="left"/>
      <w:pPr>
        <w:tabs>
          <w:tab w:val="num" w:pos="5760"/>
        </w:tabs>
        <w:ind w:left="5760" w:hanging="360"/>
      </w:pPr>
      <w:rPr>
        <w:rFonts w:ascii="Wingdings" w:hAnsi="Wingdings" w:hint="default"/>
      </w:rPr>
    </w:lvl>
    <w:lvl w:ilvl="8" w:tplc="87F8B7A6" w:tentative="1">
      <w:start w:val="1"/>
      <w:numFmt w:val="bullet"/>
      <w:lvlText w:val=""/>
      <w:lvlJc w:val="left"/>
      <w:pPr>
        <w:tabs>
          <w:tab w:val="num" w:pos="6480"/>
        </w:tabs>
        <w:ind w:left="6480" w:hanging="360"/>
      </w:pPr>
      <w:rPr>
        <w:rFonts w:ascii="Wingdings" w:hAnsi="Wingdings" w:hint="default"/>
      </w:rPr>
    </w:lvl>
  </w:abstractNum>
  <w:abstractNum w:abstractNumId="368" w15:restartNumberingAfterBreak="0">
    <w:nsid w:val="521A6A76"/>
    <w:multiLevelType w:val="hybridMultilevel"/>
    <w:tmpl w:val="ED241402"/>
    <w:lvl w:ilvl="0" w:tplc="054C7FC6">
      <w:start w:val="1"/>
      <w:numFmt w:val="bullet"/>
      <w:lvlText w:val="•"/>
      <w:lvlJc w:val="left"/>
      <w:pPr>
        <w:tabs>
          <w:tab w:val="num" w:pos="720"/>
        </w:tabs>
        <w:ind w:left="720" w:hanging="360"/>
      </w:pPr>
      <w:rPr>
        <w:rFonts w:ascii="Arial" w:hAnsi="Arial" w:hint="default"/>
      </w:rPr>
    </w:lvl>
    <w:lvl w:ilvl="1" w:tplc="57EA35BA" w:tentative="1">
      <w:start w:val="1"/>
      <w:numFmt w:val="bullet"/>
      <w:lvlText w:val="•"/>
      <w:lvlJc w:val="left"/>
      <w:pPr>
        <w:tabs>
          <w:tab w:val="num" w:pos="1440"/>
        </w:tabs>
        <w:ind w:left="1440" w:hanging="360"/>
      </w:pPr>
      <w:rPr>
        <w:rFonts w:ascii="Arial" w:hAnsi="Arial" w:hint="default"/>
      </w:rPr>
    </w:lvl>
    <w:lvl w:ilvl="2" w:tplc="7C0EC9F6" w:tentative="1">
      <w:start w:val="1"/>
      <w:numFmt w:val="bullet"/>
      <w:lvlText w:val="•"/>
      <w:lvlJc w:val="left"/>
      <w:pPr>
        <w:tabs>
          <w:tab w:val="num" w:pos="2160"/>
        </w:tabs>
        <w:ind w:left="2160" w:hanging="360"/>
      </w:pPr>
      <w:rPr>
        <w:rFonts w:ascii="Arial" w:hAnsi="Arial" w:hint="default"/>
      </w:rPr>
    </w:lvl>
    <w:lvl w:ilvl="3" w:tplc="5A50316C" w:tentative="1">
      <w:start w:val="1"/>
      <w:numFmt w:val="bullet"/>
      <w:lvlText w:val="•"/>
      <w:lvlJc w:val="left"/>
      <w:pPr>
        <w:tabs>
          <w:tab w:val="num" w:pos="2880"/>
        </w:tabs>
        <w:ind w:left="2880" w:hanging="360"/>
      </w:pPr>
      <w:rPr>
        <w:rFonts w:ascii="Arial" w:hAnsi="Arial" w:hint="default"/>
      </w:rPr>
    </w:lvl>
    <w:lvl w:ilvl="4" w:tplc="5F20B7BC" w:tentative="1">
      <w:start w:val="1"/>
      <w:numFmt w:val="bullet"/>
      <w:lvlText w:val="•"/>
      <w:lvlJc w:val="left"/>
      <w:pPr>
        <w:tabs>
          <w:tab w:val="num" w:pos="3600"/>
        </w:tabs>
        <w:ind w:left="3600" w:hanging="360"/>
      </w:pPr>
      <w:rPr>
        <w:rFonts w:ascii="Arial" w:hAnsi="Arial" w:hint="default"/>
      </w:rPr>
    </w:lvl>
    <w:lvl w:ilvl="5" w:tplc="4D5877B4" w:tentative="1">
      <w:start w:val="1"/>
      <w:numFmt w:val="bullet"/>
      <w:lvlText w:val="•"/>
      <w:lvlJc w:val="left"/>
      <w:pPr>
        <w:tabs>
          <w:tab w:val="num" w:pos="4320"/>
        </w:tabs>
        <w:ind w:left="4320" w:hanging="360"/>
      </w:pPr>
      <w:rPr>
        <w:rFonts w:ascii="Arial" w:hAnsi="Arial" w:hint="default"/>
      </w:rPr>
    </w:lvl>
    <w:lvl w:ilvl="6" w:tplc="C276D774" w:tentative="1">
      <w:start w:val="1"/>
      <w:numFmt w:val="bullet"/>
      <w:lvlText w:val="•"/>
      <w:lvlJc w:val="left"/>
      <w:pPr>
        <w:tabs>
          <w:tab w:val="num" w:pos="5040"/>
        </w:tabs>
        <w:ind w:left="5040" w:hanging="360"/>
      </w:pPr>
      <w:rPr>
        <w:rFonts w:ascii="Arial" w:hAnsi="Arial" w:hint="default"/>
      </w:rPr>
    </w:lvl>
    <w:lvl w:ilvl="7" w:tplc="3EE09434" w:tentative="1">
      <w:start w:val="1"/>
      <w:numFmt w:val="bullet"/>
      <w:lvlText w:val="•"/>
      <w:lvlJc w:val="left"/>
      <w:pPr>
        <w:tabs>
          <w:tab w:val="num" w:pos="5760"/>
        </w:tabs>
        <w:ind w:left="5760" w:hanging="360"/>
      </w:pPr>
      <w:rPr>
        <w:rFonts w:ascii="Arial" w:hAnsi="Arial" w:hint="default"/>
      </w:rPr>
    </w:lvl>
    <w:lvl w:ilvl="8" w:tplc="F9584E1A" w:tentative="1">
      <w:start w:val="1"/>
      <w:numFmt w:val="bullet"/>
      <w:lvlText w:val="•"/>
      <w:lvlJc w:val="left"/>
      <w:pPr>
        <w:tabs>
          <w:tab w:val="num" w:pos="6480"/>
        </w:tabs>
        <w:ind w:left="6480" w:hanging="360"/>
      </w:pPr>
      <w:rPr>
        <w:rFonts w:ascii="Arial" w:hAnsi="Arial" w:hint="default"/>
      </w:rPr>
    </w:lvl>
  </w:abstractNum>
  <w:abstractNum w:abstractNumId="369" w15:restartNumberingAfterBreak="0">
    <w:nsid w:val="521F3BBD"/>
    <w:multiLevelType w:val="hybridMultilevel"/>
    <w:tmpl w:val="A4E8DFF4"/>
    <w:lvl w:ilvl="0" w:tplc="A4942EA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0" w15:restartNumberingAfterBreak="0">
    <w:nsid w:val="5239090B"/>
    <w:multiLevelType w:val="hybridMultilevel"/>
    <w:tmpl w:val="392CC4C2"/>
    <w:lvl w:ilvl="0" w:tplc="C10A5788">
      <w:start w:val="1"/>
      <w:numFmt w:val="bullet"/>
      <w:lvlText w:val=""/>
      <w:lvlJc w:val="left"/>
      <w:pPr>
        <w:tabs>
          <w:tab w:val="num" w:pos="720"/>
        </w:tabs>
        <w:ind w:left="720" w:hanging="360"/>
      </w:pPr>
      <w:rPr>
        <w:rFonts w:ascii="Wingdings 2" w:hAnsi="Wingdings 2" w:hint="default"/>
      </w:rPr>
    </w:lvl>
    <w:lvl w:ilvl="1" w:tplc="90C0A406" w:tentative="1">
      <w:start w:val="1"/>
      <w:numFmt w:val="bullet"/>
      <w:lvlText w:val=""/>
      <w:lvlJc w:val="left"/>
      <w:pPr>
        <w:tabs>
          <w:tab w:val="num" w:pos="1440"/>
        </w:tabs>
        <w:ind w:left="1440" w:hanging="360"/>
      </w:pPr>
      <w:rPr>
        <w:rFonts w:ascii="Wingdings 2" w:hAnsi="Wingdings 2" w:hint="default"/>
      </w:rPr>
    </w:lvl>
    <w:lvl w:ilvl="2" w:tplc="0C2C6A56" w:tentative="1">
      <w:start w:val="1"/>
      <w:numFmt w:val="bullet"/>
      <w:lvlText w:val=""/>
      <w:lvlJc w:val="left"/>
      <w:pPr>
        <w:tabs>
          <w:tab w:val="num" w:pos="2160"/>
        </w:tabs>
        <w:ind w:left="2160" w:hanging="360"/>
      </w:pPr>
      <w:rPr>
        <w:rFonts w:ascii="Wingdings 2" w:hAnsi="Wingdings 2" w:hint="default"/>
      </w:rPr>
    </w:lvl>
    <w:lvl w:ilvl="3" w:tplc="E8DC0870" w:tentative="1">
      <w:start w:val="1"/>
      <w:numFmt w:val="bullet"/>
      <w:lvlText w:val=""/>
      <w:lvlJc w:val="left"/>
      <w:pPr>
        <w:tabs>
          <w:tab w:val="num" w:pos="2880"/>
        </w:tabs>
        <w:ind w:left="2880" w:hanging="360"/>
      </w:pPr>
      <w:rPr>
        <w:rFonts w:ascii="Wingdings 2" w:hAnsi="Wingdings 2" w:hint="default"/>
      </w:rPr>
    </w:lvl>
    <w:lvl w:ilvl="4" w:tplc="1FD6CA3A" w:tentative="1">
      <w:start w:val="1"/>
      <w:numFmt w:val="bullet"/>
      <w:lvlText w:val=""/>
      <w:lvlJc w:val="left"/>
      <w:pPr>
        <w:tabs>
          <w:tab w:val="num" w:pos="3600"/>
        </w:tabs>
        <w:ind w:left="3600" w:hanging="360"/>
      </w:pPr>
      <w:rPr>
        <w:rFonts w:ascii="Wingdings 2" w:hAnsi="Wingdings 2" w:hint="default"/>
      </w:rPr>
    </w:lvl>
    <w:lvl w:ilvl="5" w:tplc="B9E058BA" w:tentative="1">
      <w:start w:val="1"/>
      <w:numFmt w:val="bullet"/>
      <w:lvlText w:val=""/>
      <w:lvlJc w:val="left"/>
      <w:pPr>
        <w:tabs>
          <w:tab w:val="num" w:pos="4320"/>
        </w:tabs>
        <w:ind w:left="4320" w:hanging="360"/>
      </w:pPr>
      <w:rPr>
        <w:rFonts w:ascii="Wingdings 2" w:hAnsi="Wingdings 2" w:hint="default"/>
      </w:rPr>
    </w:lvl>
    <w:lvl w:ilvl="6" w:tplc="3A1A7552" w:tentative="1">
      <w:start w:val="1"/>
      <w:numFmt w:val="bullet"/>
      <w:lvlText w:val=""/>
      <w:lvlJc w:val="left"/>
      <w:pPr>
        <w:tabs>
          <w:tab w:val="num" w:pos="5040"/>
        </w:tabs>
        <w:ind w:left="5040" w:hanging="360"/>
      </w:pPr>
      <w:rPr>
        <w:rFonts w:ascii="Wingdings 2" w:hAnsi="Wingdings 2" w:hint="default"/>
      </w:rPr>
    </w:lvl>
    <w:lvl w:ilvl="7" w:tplc="61C43912" w:tentative="1">
      <w:start w:val="1"/>
      <w:numFmt w:val="bullet"/>
      <w:lvlText w:val=""/>
      <w:lvlJc w:val="left"/>
      <w:pPr>
        <w:tabs>
          <w:tab w:val="num" w:pos="5760"/>
        </w:tabs>
        <w:ind w:left="5760" w:hanging="360"/>
      </w:pPr>
      <w:rPr>
        <w:rFonts w:ascii="Wingdings 2" w:hAnsi="Wingdings 2" w:hint="default"/>
      </w:rPr>
    </w:lvl>
    <w:lvl w:ilvl="8" w:tplc="D40A081E" w:tentative="1">
      <w:start w:val="1"/>
      <w:numFmt w:val="bullet"/>
      <w:lvlText w:val=""/>
      <w:lvlJc w:val="left"/>
      <w:pPr>
        <w:tabs>
          <w:tab w:val="num" w:pos="6480"/>
        </w:tabs>
        <w:ind w:left="6480" w:hanging="360"/>
      </w:pPr>
      <w:rPr>
        <w:rFonts w:ascii="Wingdings 2" w:hAnsi="Wingdings 2" w:hint="default"/>
      </w:rPr>
    </w:lvl>
  </w:abstractNum>
  <w:abstractNum w:abstractNumId="371" w15:restartNumberingAfterBreak="0">
    <w:nsid w:val="523E5687"/>
    <w:multiLevelType w:val="hybridMultilevel"/>
    <w:tmpl w:val="6D6A0290"/>
    <w:lvl w:ilvl="0" w:tplc="AA8EA880">
      <w:start w:val="2"/>
      <w:numFmt w:val="decimal"/>
      <w:lvlText w:val="%1."/>
      <w:lvlJc w:val="left"/>
      <w:pPr>
        <w:tabs>
          <w:tab w:val="num" w:pos="720"/>
        </w:tabs>
        <w:ind w:left="720" w:hanging="360"/>
      </w:pPr>
    </w:lvl>
    <w:lvl w:ilvl="1" w:tplc="DB84F36A" w:tentative="1">
      <w:start w:val="1"/>
      <w:numFmt w:val="decimal"/>
      <w:lvlText w:val="%2."/>
      <w:lvlJc w:val="left"/>
      <w:pPr>
        <w:tabs>
          <w:tab w:val="num" w:pos="1440"/>
        </w:tabs>
        <w:ind w:left="1440" w:hanging="360"/>
      </w:pPr>
    </w:lvl>
    <w:lvl w:ilvl="2" w:tplc="D11E0732" w:tentative="1">
      <w:start w:val="1"/>
      <w:numFmt w:val="decimal"/>
      <w:lvlText w:val="%3."/>
      <w:lvlJc w:val="left"/>
      <w:pPr>
        <w:tabs>
          <w:tab w:val="num" w:pos="2160"/>
        </w:tabs>
        <w:ind w:left="2160" w:hanging="360"/>
      </w:pPr>
    </w:lvl>
    <w:lvl w:ilvl="3" w:tplc="46FEF73E" w:tentative="1">
      <w:start w:val="1"/>
      <w:numFmt w:val="decimal"/>
      <w:lvlText w:val="%4."/>
      <w:lvlJc w:val="left"/>
      <w:pPr>
        <w:tabs>
          <w:tab w:val="num" w:pos="2880"/>
        </w:tabs>
        <w:ind w:left="2880" w:hanging="360"/>
      </w:pPr>
    </w:lvl>
    <w:lvl w:ilvl="4" w:tplc="865C04CE" w:tentative="1">
      <w:start w:val="1"/>
      <w:numFmt w:val="decimal"/>
      <w:lvlText w:val="%5."/>
      <w:lvlJc w:val="left"/>
      <w:pPr>
        <w:tabs>
          <w:tab w:val="num" w:pos="3600"/>
        </w:tabs>
        <w:ind w:left="3600" w:hanging="360"/>
      </w:pPr>
    </w:lvl>
    <w:lvl w:ilvl="5" w:tplc="A7E81FDC" w:tentative="1">
      <w:start w:val="1"/>
      <w:numFmt w:val="decimal"/>
      <w:lvlText w:val="%6."/>
      <w:lvlJc w:val="left"/>
      <w:pPr>
        <w:tabs>
          <w:tab w:val="num" w:pos="4320"/>
        </w:tabs>
        <w:ind w:left="4320" w:hanging="360"/>
      </w:pPr>
    </w:lvl>
    <w:lvl w:ilvl="6" w:tplc="7B8C42B8" w:tentative="1">
      <w:start w:val="1"/>
      <w:numFmt w:val="decimal"/>
      <w:lvlText w:val="%7."/>
      <w:lvlJc w:val="left"/>
      <w:pPr>
        <w:tabs>
          <w:tab w:val="num" w:pos="5040"/>
        </w:tabs>
        <w:ind w:left="5040" w:hanging="360"/>
      </w:pPr>
    </w:lvl>
    <w:lvl w:ilvl="7" w:tplc="0DC8211C" w:tentative="1">
      <w:start w:val="1"/>
      <w:numFmt w:val="decimal"/>
      <w:lvlText w:val="%8."/>
      <w:lvlJc w:val="left"/>
      <w:pPr>
        <w:tabs>
          <w:tab w:val="num" w:pos="5760"/>
        </w:tabs>
        <w:ind w:left="5760" w:hanging="360"/>
      </w:pPr>
    </w:lvl>
    <w:lvl w:ilvl="8" w:tplc="797E3356" w:tentative="1">
      <w:start w:val="1"/>
      <w:numFmt w:val="decimal"/>
      <w:lvlText w:val="%9."/>
      <w:lvlJc w:val="left"/>
      <w:pPr>
        <w:tabs>
          <w:tab w:val="num" w:pos="6480"/>
        </w:tabs>
        <w:ind w:left="6480" w:hanging="360"/>
      </w:pPr>
    </w:lvl>
  </w:abstractNum>
  <w:abstractNum w:abstractNumId="372" w15:restartNumberingAfterBreak="0">
    <w:nsid w:val="52443BF4"/>
    <w:multiLevelType w:val="hybridMultilevel"/>
    <w:tmpl w:val="9A287746"/>
    <w:lvl w:ilvl="0" w:tplc="7EBC898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3" w15:restartNumberingAfterBreak="0">
    <w:nsid w:val="52457982"/>
    <w:multiLevelType w:val="hybridMultilevel"/>
    <w:tmpl w:val="72DCDE84"/>
    <w:lvl w:ilvl="0" w:tplc="2212858E">
      <w:start w:val="1"/>
      <w:numFmt w:val="bullet"/>
      <w:lvlText w:val=""/>
      <w:lvlJc w:val="left"/>
      <w:pPr>
        <w:tabs>
          <w:tab w:val="num" w:pos="720"/>
        </w:tabs>
        <w:ind w:left="720" w:hanging="360"/>
      </w:pPr>
      <w:rPr>
        <w:rFonts w:ascii="Wingdings" w:hAnsi="Wingdings" w:hint="default"/>
      </w:rPr>
    </w:lvl>
    <w:lvl w:ilvl="1" w:tplc="2910C840" w:tentative="1">
      <w:start w:val="1"/>
      <w:numFmt w:val="bullet"/>
      <w:lvlText w:val=""/>
      <w:lvlJc w:val="left"/>
      <w:pPr>
        <w:tabs>
          <w:tab w:val="num" w:pos="1440"/>
        </w:tabs>
        <w:ind w:left="1440" w:hanging="360"/>
      </w:pPr>
      <w:rPr>
        <w:rFonts w:ascii="Wingdings" w:hAnsi="Wingdings" w:hint="default"/>
      </w:rPr>
    </w:lvl>
    <w:lvl w:ilvl="2" w:tplc="B4328294" w:tentative="1">
      <w:start w:val="1"/>
      <w:numFmt w:val="bullet"/>
      <w:lvlText w:val=""/>
      <w:lvlJc w:val="left"/>
      <w:pPr>
        <w:tabs>
          <w:tab w:val="num" w:pos="2160"/>
        </w:tabs>
        <w:ind w:left="2160" w:hanging="360"/>
      </w:pPr>
      <w:rPr>
        <w:rFonts w:ascii="Wingdings" w:hAnsi="Wingdings" w:hint="default"/>
      </w:rPr>
    </w:lvl>
    <w:lvl w:ilvl="3" w:tplc="F926BA1E" w:tentative="1">
      <w:start w:val="1"/>
      <w:numFmt w:val="bullet"/>
      <w:lvlText w:val=""/>
      <w:lvlJc w:val="left"/>
      <w:pPr>
        <w:tabs>
          <w:tab w:val="num" w:pos="2880"/>
        </w:tabs>
        <w:ind w:left="2880" w:hanging="360"/>
      </w:pPr>
      <w:rPr>
        <w:rFonts w:ascii="Wingdings" w:hAnsi="Wingdings" w:hint="default"/>
      </w:rPr>
    </w:lvl>
    <w:lvl w:ilvl="4" w:tplc="C2A27BCE" w:tentative="1">
      <w:start w:val="1"/>
      <w:numFmt w:val="bullet"/>
      <w:lvlText w:val=""/>
      <w:lvlJc w:val="left"/>
      <w:pPr>
        <w:tabs>
          <w:tab w:val="num" w:pos="3600"/>
        </w:tabs>
        <w:ind w:left="3600" w:hanging="360"/>
      </w:pPr>
      <w:rPr>
        <w:rFonts w:ascii="Wingdings" w:hAnsi="Wingdings" w:hint="default"/>
      </w:rPr>
    </w:lvl>
    <w:lvl w:ilvl="5" w:tplc="108877F6" w:tentative="1">
      <w:start w:val="1"/>
      <w:numFmt w:val="bullet"/>
      <w:lvlText w:val=""/>
      <w:lvlJc w:val="left"/>
      <w:pPr>
        <w:tabs>
          <w:tab w:val="num" w:pos="4320"/>
        </w:tabs>
        <w:ind w:left="4320" w:hanging="360"/>
      </w:pPr>
      <w:rPr>
        <w:rFonts w:ascii="Wingdings" w:hAnsi="Wingdings" w:hint="default"/>
      </w:rPr>
    </w:lvl>
    <w:lvl w:ilvl="6" w:tplc="7B504494" w:tentative="1">
      <w:start w:val="1"/>
      <w:numFmt w:val="bullet"/>
      <w:lvlText w:val=""/>
      <w:lvlJc w:val="left"/>
      <w:pPr>
        <w:tabs>
          <w:tab w:val="num" w:pos="5040"/>
        </w:tabs>
        <w:ind w:left="5040" w:hanging="360"/>
      </w:pPr>
      <w:rPr>
        <w:rFonts w:ascii="Wingdings" w:hAnsi="Wingdings" w:hint="default"/>
      </w:rPr>
    </w:lvl>
    <w:lvl w:ilvl="7" w:tplc="5FA8339A" w:tentative="1">
      <w:start w:val="1"/>
      <w:numFmt w:val="bullet"/>
      <w:lvlText w:val=""/>
      <w:lvlJc w:val="left"/>
      <w:pPr>
        <w:tabs>
          <w:tab w:val="num" w:pos="5760"/>
        </w:tabs>
        <w:ind w:left="5760" w:hanging="360"/>
      </w:pPr>
      <w:rPr>
        <w:rFonts w:ascii="Wingdings" w:hAnsi="Wingdings" w:hint="default"/>
      </w:rPr>
    </w:lvl>
    <w:lvl w:ilvl="8" w:tplc="2D0A4458" w:tentative="1">
      <w:start w:val="1"/>
      <w:numFmt w:val="bullet"/>
      <w:lvlText w:val=""/>
      <w:lvlJc w:val="left"/>
      <w:pPr>
        <w:tabs>
          <w:tab w:val="num" w:pos="6480"/>
        </w:tabs>
        <w:ind w:left="6480" w:hanging="360"/>
      </w:pPr>
      <w:rPr>
        <w:rFonts w:ascii="Wingdings" w:hAnsi="Wingdings" w:hint="default"/>
      </w:rPr>
    </w:lvl>
  </w:abstractNum>
  <w:abstractNum w:abstractNumId="374" w15:restartNumberingAfterBreak="0">
    <w:nsid w:val="529B3A30"/>
    <w:multiLevelType w:val="hybridMultilevel"/>
    <w:tmpl w:val="FF727CF4"/>
    <w:lvl w:ilvl="0" w:tplc="03E01AD0">
      <w:start w:val="1"/>
      <w:numFmt w:val="bullet"/>
      <w:lvlText w:val=""/>
      <w:lvlJc w:val="left"/>
      <w:pPr>
        <w:tabs>
          <w:tab w:val="num" w:pos="720"/>
        </w:tabs>
        <w:ind w:left="720" w:hanging="360"/>
      </w:pPr>
      <w:rPr>
        <w:rFonts w:ascii="Wingdings" w:hAnsi="Wingdings" w:hint="default"/>
      </w:rPr>
    </w:lvl>
    <w:lvl w:ilvl="1" w:tplc="1E282A00">
      <w:numFmt w:val="bullet"/>
      <w:lvlText w:val=""/>
      <w:lvlJc w:val="left"/>
      <w:pPr>
        <w:tabs>
          <w:tab w:val="num" w:pos="1440"/>
        </w:tabs>
        <w:ind w:left="1440" w:hanging="360"/>
      </w:pPr>
      <w:rPr>
        <w:rFonts w:ascii="Wingdings" w:hAnsi="Wingdings" w:hint="default"/>
      </w:rPr>
    </w:lvl>
    <w:lvl w:ilvl="2" w:tplc="8AA41E8A" w:tentative="1">
      <w:start w:val="1"/>
      <w:numFmt w:val="bullet"/>
      <w:lvlText w:val=""/>
      <w:lvlJc w:val="left"/>
      <w:pPr>
        <w:tabs>
          <w:tab w:val="num" w:pos="2160"/>
        </w:tabs>
        <w:ind w:left="2160" w:hanging="360"/>
      </w:pPr>
      <w:rPr>
        <w:rFonts w:ascii="Wingdings" w:hAnsi="Wingdings" w:hint="default"/>
      </w:rPr>
    </w:lvl>
    <w:lvl w:ilvl="3" w:tplc="082248EE" w:tentative="1">
      <w:start w:val="1"/>
      <w:numFmt w:val="bullet"/>
      <w:lvlText w:val=""/>
      <w:lvlJc w:val="left"/>
      <w:pPr>
        <w:tabs>
          <w:tab w:val="num" w:pos="2880"/>
        </w:tabs>
        <w:ind w:left="2880" w:hanging="360"/>
      </w:pPr>
      <w:rPr>
        <w:rFonts w:ascii="Wingdings" w:hAnsi="Wingdings" w:hint="default"/>
      </w:rPr>
    </w:lvl>
    <w:lvl w:ilvl="4" w:tplc="56241D5C" w:tentative="1">
      <w:start w:val="1"/>
      <w:numFmt w:val="bullet"/>
      <w:lvlText w:val=""/>
      <w:lvlJc w:val="left"/>
      <w:pPr>
        <w:tabs>
          <w:tab w:val="num" w:pos="3600"/>
        </w:tabs>
        <w:ind w:left="3600" w:hanging="360"/>
      </w:pPr>
      <w:rPr>
        <w:rFonts w:ascii="Wingdings" w:hAnsi="Wingdings" w:hint="default"/>
      </w:rPr>
    </w:lvl>
    <w:lvl w:ilvl="5" w:tplc="B44A2D0A" w:tentative="1">
      <w:start w:val="1"/>
      <w:numFmt w:val="bullet"/>
      <w:lvlText w:val=""/>
      <w:lvlJc w:val="left"/>
      <w:pPr>
        <w:tabs>
          <w:tab w:val="num" w:pos="4320"/>
        </w:tabs>
        <w:ind w:left="4320" w:hanging="360"/>
      </w:pPr>
      <w:rPr>
        <w:rFonts w:ascii="Wingdings" w:hAnsi="Wingdings" w:hint="default"/>
      </w:rPr>
    </w:lvl>
    <w:lvl w:ilvl="6" w:tplc="689812F0" w:tentative="1">
      <w:start w:val="1"/>
      <w:numFmt w:val="bullet"/>
      <w:lvlText w:val=""/>
      <w:lvlJc w:val="left"/>
      <w:pPr>
        <w:tabs>
          <w:tab w:val="num" w:pos="5040"/>
        </w:tabs>
        <w:ind w:left="5040" w:hanging="360"/>
      </w:pPr>
      <w:rPr>
        <w:rFonts w:ascii="Wingdings" w:hAnsi="Wingdings" w:hint="default"/>
      </w:rPr>
    </w:lvl>
    <w:lvl w:ilvl="7" w:tplc="E4D42194" w:tentative="1">
      <w:start w:val="1"/>
      <w:numFmt w:val="bullet"/>
      <w:lvlText w:val=""/>
      <w:lvlJc w:val="left"/>
      <w:pPr>
        <w:tabs>
          <w:tab w:val="num" w:pos="5760"/>
        </w:tabs>
        <w:ind w:left="5760" w:hanging="360"/>
      </w:pPr>
      <w:rPr>
        <w:rFonts w:ascii="Wingdings" w:hAnsi="Wingdings" w:hint="default"/>
      </w:rPr>
    </w:lvl>
    <w:lvl w:ilvl="8" w:tplc="9EB4FC66" w:tentative="1">
      <w:start w:val="1"/>
      <w:numFmt w:val="bullet"/>
      <w:lvlText w:val=""/>
      <w:lvlJc w:val="left"/>
      <w:pPr>
        <w:tabs>
          <w:tab w:val="num" w:pos="6480"/>
        </w:tabs>
        <w:ind w:left="6480" w:hanging="360"/>
      </w:pPr>
      <w:rPr>
        <w:rFonts w:ascii="Wingdings" w:hAnsi="Wingdings" w:hint="default"/>
      </w:rPr>
    </w:lvl>
  </w:abstractNum>
  <w:abstractNum w:abstractNumId="375" w15:restartNumberingAfterBreak="0">
    <w:nsid w:val="529F5A02"/>
    <w:multiLevelType w:val="hybridMultilevel"/>
    <w:tmpl w:val="0CFC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6" w15:restartNumberingAfterBreak="0">
    <w:nsid w:val="5386791A"/>
    <w:multiLevelType w:val="hybridMultilevel"/>
    <w:tmpl w:val="0180CD74"/>
    <w:lvl w:ilvl="0" w:tplc="4FF25A50">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7" w15:restartNumberingAfterBreak="0">
    <w:nsid w:val="53A060E8"/>
    <w:multiLevelType w:val="hybridMultilevel"/>
    <w:tmpl w:val="C3307AF0"/>
    <w:lvl w:ilvl="0" w:tplc="EC8A1230">
      <w:start w:val="1"/>
      <w:numFmt w:val="bullet"/>
      <w:lvlText w:val=""/>
      <w:lvlJc w:val="left"/>
      <w:pPr>
        <w:tabs>
          <w:tab w:val="num" w:pos="720"/>
        </w:tabs>
        <w:ind w:left="720" w:hanging="360"/>
      </w:pPr>
      <w:rPr>
        <w:rFonts w:ascii="Wingdings" w:hAnsi="Wingdings" w:hint="default"/>
      </w:rPr>
    </w:lvl>
    <w:lvl w:ilvl="1" w:tplc="0CD80DD0">
      <w:start w:val="1"/>
      <w:numFmt w:val="decimal"/>
      <w:lvlText w:val="%2."/>
      <w:lvlJc w:val="left"/>
      <w:pPr>
        <w:tabs>
          <w:tab w:val="num" w:pos="1440"/>
        </w:tabs>
        <w:ind w:left="1440" w:hanging="360"/>
      </w:pPr>
    </w:lvl>
    <w:lvl w:ilvl="2" w:tplc="5BFAEB56" w:tentative="1">
      <w:start w:val="1"/>
      <w:numFmt w:val="bullet"/>
      <w:lvlText w:val=""/>
      <w:lvlJc w:val="left"/>
      <w:pPr>
        <w:tabs>
          <w:tab w:val="num" w:pos="2160"/>
        </w:tabs>
        <w:ind w:left="2160" w:hanging="360"/>
      </w:pPr>
      <w:rPr>
        <w:rFonts w:ascii="Wingdings" w:hAnsi="Wingdings" w:hint="default"/>
      </w:rPr>
    </w:lvl>
    <w:lvl w:ilvl="3" w:tplc="D6587534" w:tentative="1">
      <w:start w:val="1"/>
      <w:numFmt w:val="bullet"/>
      <w:lvlText w:val=""/>
      <w:lvlJc w:val="left"/>
      <w:pPr>
        <w:tabs>
          <w:tab w:val="num" w:pos="2880"/>
        </w:tabs>
        <w:ind w:left="2880" w:hanging="360"/>
      </w:pPr>
      <w:rPr>
        <w:rFonts w:ascii="Wingdings" w:hAnsi="Wingdings" w:hint="default"/>
      </w:rPr>
    </w:lvl>
    <w:lvl w:ilvl="4" w:tplc="EA80B736" w:tentative="1">
      <w:start w:val="1"/>
      <w:numFmt w:val="bullet"/>
      <w:lvlText w:val=""/>
      <w:lvlJc w:val="left"/>
      <w:pPr>
        <w:tabs>
          <w:tab w:val="num" w:pos="3600"/>
        </w:tabs>
        <w:ind w:left="3600" w:hanging="360"/>
      </w:pPr>
      <w:rPr>
        <w:rFonts w:ascii="Wingdings" w:hAnsi="Wingdings" w:hint="default"/>
      </w:rPr>
    </w:lvl>
    <w:lvl w:ilvl="5" w:tplc="0E8A2812" w:tentative="1">
      <w:start w:val="1"/>
      <w:numFmt w:val="bullet"/>
      <w:lvlText w:val=""/>
      <w:lvlJc w:val="left"/>
      <w:pPr>
        <w:tabs>
          <w:tab w:val="num" w:pos="4320"/>
        </w:tabs>
        <w:ind w:left="4320" w:hanging="360"/>
      </w:pPr>
      <w:rPr>
        <w:rFonts w:ascii="Wingdings" w:hAnsi="Wingdings" w:hint="default"/>
      </w:rPr>
    </w:lvl>
    <w:lvl w:ilvl="6" w:tplc="B2BC4C92" w:tentative="1">
      <w:start w:val="1"/>
      <w:numFmt w:val="bullet"/>
      <w:lvlText w:val=""/>
      <w:lvlJc w:val="left"/>
      <w:pPr>
        <w:tabs>
          <w:tab w:val="num" w:pos="5040"/>
        </w:tabs>
        <w:ind w:left="5040" w:hanging="360"/>
      </w:pPr>
      <w:rPr>
        <w:rFonts w:ascii="Wingdings" w:hAnsi="Wingdings" w:hint="default"/>
      </w:rPr>
    </w:lvl>
    <w:lvl w:ilvl="7" w:tplc="D96804BA" w:tentative="1">
      <w:start w:val="1"/>
      <w:numFmt w:val="bullet"/>
      <w:lvlText w:val=""/>
      <w:lvlJc w:val="left"/>
      <w:pPr>
        <w:tabs>
          <w:tab w:val="num" w:pos="5760"/>
        </w:tabs>
        <w:ind w:left="5760" w:hanging="360"/>
      </w:pPr>
      <w:rPr>
        <w:rFonts w:ascii="Wingdings" w:hAnsi="Wingdings" w:hint="default"/>
      </w:rPr>
    </w:lvl>
    <w:lvl w:ilvl="8" w:tplc="AB8EFD0A" w:tentative="1">
      <w:start w:val="1"/>
      <w:numFmt w:val="bullet"/>
      <w:lvlText w:val=""/>
      <w:lvlJc w:val="left"/>
      <w:pPr>
        <w:tabs>
          <w:tab w:val="num" w:pos="6480"/>
        </w:tabs>
        <w:ind w:left="6480" w:hanging="360"/>
      </w:pPr>
      <w:rPr>
        <w:rFonts w:ascii="Wingdings" w:hAnsi="Wingdings" w:hint="default"/>
      </w:rPr>
    </w:lvl>
  </w:abstractNum>
  <w:abstractNum w:abstractNumId="378" w15:restartNumberingAfterBreak="0">
    <w:nsid w:val="53AB2075"/>
    <w:multiLevelType w:val="hybridMultilevel"/>
    <w:tmpl w:val="9C4ED6C2"/>
    <w:lvl w:ilvl="0" w:tplc="92A0912C">
      <w:start w:val="1"/>
      <w:numFmt w:val="bullet"/>
      <w:lvlText w:val="•"/>
      <w:lvlJc w:val="left"/>
      <w:pPr>
        <w:tabs>
          <w:tab w:val="num" w:pos="720"/>
        </w:tabs>
        <w:ind w:left="720" w:hanging="360"/>
      </w:pPr>
      <w:rPr>
        <w:rFonts w:ascii="Arial" w:hAnsi="Arial" w:hint="default"/>
      </w:rPr>
    </w:lvl>
    <w:lvl w:ilvl="1" w:tplc="A86239CC" w:tentative="1">
      <w:start w:val="1"/>
      <w:numFmt w:val="bullet"/>
      <w:lvlText w:val="•"/>
      <w:lvlJc w:val="left"/>
      <w:pPr>
        <w:tabs>
          <w:tab w:val="num" w:pos="1440"/>
        </w:tabs>
        <w:ind w:left="1440" w:hanging="360"/>
      </w:pPr>
      <w:rPr>
        <w:rFonts w:ascii="Arial" w:hAnsi="Arial" w:hint="default"/>
      </w:rPr>
    </w:lvl>
    <w:lvl w:ilvl="2" w:tplc="D9AAD85E" w:tentative="1">
      <w:start w:val="1"/>
      <w:numFmt w:val="bullet"/>
      <w:lvlText w:val="•"/>
      <w:lvlJc w:val="left"/>
      <w:pPr>
        <w:tabs>
          <w:tab w:val="num" w:pos="2160"/>
        </w:tabs>
        <w:ind w:left="2160" w:hanging="360"/>
      </w:pPr>
      <w:rPr>
        <w:rFonts w:ascii="Arial" w:hAnsi="Arial" w:hint="default"/>
      </w:rPr>
    </w:lvl>
    <w:lvl w:ilvl="3" w:tplc="452E7C46" w:tentative="1">
      <w:start w:val="1"/>
      <w:numFmt w:val="bullet"/>
      <w:lvlText w:val="•"/>
      <w:lvlJc w:val="left"/>
      <w:pPr>
        <w:tabs>
          <w:tab w:val="num" w:pos="2880"/>
        </w:tabs>
        <w:ind w:left="2880" w:hanging="360"/>
      </w:pPr>
      <w:rPr>
        <w:rFonts w:ascii="Arial" w:hAnsi="Arial" w:hint="default"/>
      </w:rPr>
    </w:lvl>
    <w:lvl w:ilvl="4" w:tplc="F5685CBA" w:tentative="1">
      <w:start w:val="1"/>
      <w:numFmt w:val="bullet"/>
      <w:lvlText w:val="•"/>
      <w:lvlJc w:val="left"/>
      <w:pPr>
        <w:tabs>
          <w:tab w:val="num" w:pos="3600"/>
        </w:tabs>
        <w:ind w:left="3600" w:hanging="360"/>
      </w:pPr>
      <w:rPr>
        <w:rFonts w:ascii="Arial" w:hAnsi="Arial" w:hint="default"/>
      </w:rPr>
    </w:lvl>
    <w:lvl w:ilvl="5" w:tplc="D152BD1A" w:tentative="1">
      <w:start w:val="1"/>
      <w:numFmt w:val="bullet"/>
      <w:lvlText w:val="•"/>
      <w:lvlJc w:val="left"/>
      <w:pPr>
        <w:tabs>
          <w:tab w:val="num" w:pos="4320"/>
        </w:tabs>
        <w:ind w:left="4320" w:hanging="360"/>
      </w:pPr>
      <w:rPr>
        <w:rFonts w:ascii="Arial" w:hAnsi="Arial" w:hint="default"/>
      </w:rPr>
    </w:lvl>
    <w:lvl w:ilvl="6" w:tplc="140A18DC" w:tentative="1">
      <w:start w:val="1"/>
      <w:numFmt w:val="bullet"/>
      <w:lvlText w:val="•"/>
      <w:lvlJc w:val="left"/>
      <w:pPr>
        <w:tabs>
          <w:tab w:val="num" w:pos="5040"/>
        </w:tabs>
        <w:ind w:left="5040" w:hanging="360"/>
      </w:pPr>
      <w:rPr>
        <w:rFonts w:ascii="Arial" w:hAnsi="Arial" w:hint="default"/>
      </w:rPr>
    </w:lvl>
    <w:lvl w:ilvl="7" w:tplc="05806892" w:tentative="1">
      <w:start w:val="1"/>
      <w:numFmt w:val="bullet"/>
      <w:lvlText w:val="•"/>
      <w:lvlJc w:val="left"/>
      <w:pPr>
        <w:tabs>
          <w:tab w:val="num" w:pos="5760"/>
        </w:tabs>
        <w:ind w:left="5760" w:hanging="360"/>
      </w:pPr>
      <w:rPr>
        <w:rFonts w:ascii="Arial" w:hAnsi="Arial" w:hint="default"/>
      </w:rPr>
    </w:lvl>
    <w:lvl w:ilvl="8" w:tplc="13645FEE" w:tentative="1">
      <w:start w:val="1"/>
      <w:numFmt w:val="bullet"/>
      <w:lvlText w:val="•"/>
      <w:lvlJc w:val="left"/>
      <w:pPr>
        <w:tabs>
          <w:tab w:val="num" w:pos="6480"/>
        </w:tabs>
        <w:ind w:left="6480" w:hanging="360"/>
      </w:pPr>
      <w:rPr>
        <w:rFonts w:ascii="Arial" w:hAnsi="Arial" w:hint="default"/>
      </w:rPr>
    </w:lvl>
  </w:abstractNum>
  <w:abstractNum w:abstractNumId="379" w15:restartNumberingAfterBreak="0">
    <w:nsid w:val="53B9154E"/>
    <w:multiLevelType w:val="hybridMultilevel"/>
    <w:tmpl w:val="2E2477F8"/>
    <w:lvl w:ilvl="0" w:tplc="F48417F2">
      <w:start w:val="1"/>
      <w:numFmt w:val="bullet"/>
      <w:lvlText w:val=""/>
      <w:lvlJc w:val="left"/>
      <w:pPr>
        <w:tabs>
          <w:tab w:val="num" w:pos="720"/>
        </w:tabs>
        <w:ind w:left="720" w:hanging="360"/>
      </w:pPr>
      <w:rPr>
        <w:rFonts w:ascii="Wingdings" w:hAnsi="Wingdings" w:hint="default"/>
      </w:rPr>
    </w:lvl>
    <w:lvl w:ilvl="1" w:tplc="10F6F648" w:tentative="1">
      <w:start w:val="1"/>
      <w:numFmt w:val="bullet"/>
      <w:lvlText w:val=""/>
      <w:lvlJc w:val="left"/>
      <w:pPr>
        <w:tabs>
          <w:tab w:val="num" w:pos="1440"/>
        </w:tabs>
        <w:ind w:left="1440" w:hanging="360"/>
      </w:pPr>
      <w:rPr>
        <w:rFonts w:ascii="Wingdings" w:hAnsi="Wingdings" w:hint="default"/>
      </w:rPr>
    </w:lvl>
    <w:lvl w:ilvl="2" w:tplc="C7EE9808" w:tentative="1">
      <w:start w:val="1"/>
      <w:numFmt w:val="bullet"/>
      <w:lvlText w:val=""/>
      <w:lvlJc w:val="left"/>
      <w:pPr>
        <w:tabs>
          <w:tab w:val="num" w:pos="2160"/>
        </w:tabs>
        <w:ind w:left="2160" w:hanging="360"/>
      </w:pPr>
      <w:rPr>
        <w:rFonts w:ascii="Wingdings" w:hAnsi="Wingdings" w:hint="default"/>
      </w:rPr>
    </w:lvl>
    <w:lvl w:ilvl="3" w:tplc="E30265EE" w:tentative="1">
      <w:start w:val="1"/>
      <w:numFmt w:val="bullet"/>
      <w:lvlText w:val=""/>
      <w:lvlJc w:val="left"/>
      <w:pPr>
        <w:tabs>
          <w:tab w:val="num" w:pos="2880"/>
        </w:tabs>
        <w:ind w:left="2880" w:hanging="360"/>
      </w:pPr>
      <w:rPr>
        <w:rFonts w:ascii="Wingdings" w:hAnsi="Wingdings" w:hint="default"/>
      </w:rPr>
    </w:lvl>
    <w:lvl w:ilvl="4" w:tplc="BF66673E" w:tentative="1">
      <w:start w:val="1"/>
      <w:numFmt w:val="bullet"/>
      <w:lvlText w:val=""/>
      <w:lvlJc w:val="left"/>
      <w:pPr>
        <w:tabs>
          <w:tab w:val="num" w:pos="3600"/>
        </w:tabs>
        <w:ind w:left="3600" w:hanging="360"/>
      </w:pPr>
      <w:rPr>
        <w:rFonts w:ascii="Wingdings" w:hAnsi="Wingdings" w:hint="default"/>
      </w:rPr>
    </w:lvl>
    <w:lvl w:ilvl="5" w:tplc="0E7E4A82" w:tentative="1">
      <w:start w:val="1"/>
      <w:numFmt w:val="bullet"/>
      <w:lvlText w:val=""/>
      <w:lvlJc w:val="left"/>
      <w:pPr>
        <w:tabs>
          <w:tab w:val="num" w:pos="4320"/>
        </w:tabs>
        <w:ind w:left="4320" w:hanging="360"/>
      </w:pPr>
      <w:rPr>
        <w:rFonts w:ascii="Wingdings" w:hAnsi="Wingdings" w:hint="default"/>
      </w:rPr>
    </w:lvl>
    <w:lvl w:ilvl="6" w:tplc="D4A8B37E" w:tentative="1">
      <w:start w:val="1"/>
      <w:numFmt w:val="bullet"/>
      <w:lvlText w:val=""/>
      <w:lvlJc w:val="left"/>
      <w:pPr>
        <w:tabs>
          <w:tab w:val="num" w:pos="5040"/>
        </w:tabs>
        <w:ind w:left="5040" w:hanging="360"/>
      </w:pPr>
      <w:rPr>
        <w:rFonts w:ascii="Wingdings" w:hAnsi="Wingdings" w:hint="default"/>
      </w:rPr>
    </w:lvl>
    <w:lvl w:ilvl="7" w:tplc="61CAE6D8" w:tentative="1">
      <w:start w:val="1"/>
      <w:numFmt w:val="bullet"/>
      <w:lvlText w:val=""/>
      <w:lvlJc w:val="left"/>
      <w:pPr>
        <w:tabs>
          <w:tab w:val="num" w:pos="5760"/>
        </w:tabs>
        <w:ind w:left="5760" w:hanging="360"/>
      </w:pPr>
      <w:rPr>
        <w:rFonts w:ascii="Wingdings" w:hAnsi="Wingdings" w:hint="default"/>
      </w:rPr>
    </w:lvl>
    <w:lvl w:ilvl="8" w:tplc="692660D2" w:tentative="1">
      <w:start w:val="1"/>
      <w:numFmt w:val="bullet"/>
      <w:lvlText w:val=""/>
      <w:lvlJc w:val="left"/>
      <w:pPr>
        <w:tabs>
          <w:tab w:val="num" w:pos="6480"/>
        </w:tabs>
        <w:ind w:left="6480" w:hanging="360"/>
      </w:pPr>
      <w:rPr>
        <w:rFonts w:ascii="Wingdings" w:hAnsi="Wingdings" w:hint="default"/>
      </w:rPr>
    </w:lvl>
  </w:abstractNum>
  <w:abstractNum w:abstractNumId="380" w15:restartNumberingAfterBreak="0">
    <w:nsid w:val="53C0458A"/>
    <w:multiLevelType w:val="hybridMultilevel"/>
    <w:tmpl w:val="EE98C58E"/>
    <w:lvl w:ilvl="0" w:tplc="686EAB56">
      <w:start w:val="1"/>
      <w:numFmt w:val="bullet"/>
      <w:lvlText w:val=""/>
      <w:lvlJc w:val="left"/>
      <w:pPr>
        <w:tabs>
          <w:tab w:val="num" w:pos="720"/>
        </w:tabs>
        <w:ind w:left="720" w:hanging="360"/>
      </w:pPr>
      <w:rPr>
        <w:rFonts w:ascii="Wingdings" w:hAnsi="Wingdings" w:hint="default"/>
      </w:rPr>
    </w:lvl>
    <w:lvl w:ilvl="1" w:tplc="84C4BC68" w:tentative="1">
      <w:start w:val="1"/>
      <w:numFmt w:val="bullet"/>
      <w:lvlText w:val=""/>
      <w:lvlJc w:val="left"/>
      <w:pPr>
        <w:tabs>
          <w:tab w:val="num" w:pos="1440"/>
        </w:tabs>
        <w:ind w:left="1440" w:hanging="360"/>
      </w:pPr>
      <w:rPr>
        <w:rFonts w:ascii="Wingdings" w:hAnsi="Wingdings" w:hint="default"/>
      </w:rPr>
    </w:lvl>
    <w:lvl w:ilvl="2" w:tplc="8D08D158" w:tentative="1">
      <w:start w:val="1"/>
      <w:numFmt w:val="bullet"/>
      <w:lvlText w:val=""/>
      <w:lvlJc w:val="left"/>
      <w:pPr>
        <w:tabs>
          <w:tab w:val="num" w:pos="2160"/>
        </w:tabs>
        <w:ind w:left="2160" w:hanging="360"/>
      </w:pPr>
      <w:rPr>
        <w:rFonts w:ascii="Wingdings" w:hAnsi="Wingdings" w:hint="default"/>
      </w:rPr>
    </w:lvl>
    <w:lvl w:ilvl="3" w:tplc="D92E3608" w:tentative="1">
      <w:start w:val="1"/>
      <w:numFmt w:val="bullet"/>
      <w:lvlText w:val=""/>
      <w:lvlJc w:val="left"/>
      <w:pPr>
        <w:tabs>
          <w:tab w:val="num" w:pos="2880"/>
        </w:tabs>
        <w:ind w:left="2880" w:hanging="360"/>
      </w:pPr>
      <w:rPr>
        <w:rFonts w:ascii="Wingdings" w:hAnsi="Wingdings" w:hint="default"/>
      </w:rPr>
    </w:lvl>
    <w:lvl w:ilvl="4" w:tplc="4808CCC8" w:tentative="1">
      <w:start w:val="1"/>
      <w:numFmt w:val="bullet"/>
      <w:lvlText w:val=""/>
      <w:lvlJc w:val="left"/>
      <w:pPr>
        <w:tabs>
          <w:tab w:val="num" w:pos="3600"/>
        </w:tabs>
        <w:ind w:left="3600" w:hanging="360"/>
      </w:pPr>
      <w:rPr>
        <w:rFonts w:ascii="Wingdings" w:hAnsi="Wingdings" w:hint="default"/>
      </w:rPr>
    </w:lvl>
    <w:lvl w:ilvl="5" w:tplc="88D4C31C" w:tentative="1">
      <w:start w:val="1"/>
      <w:numFmt w:val="bullet"/>
      <w:lvlText w:val=""/>
      <w:lvlJc w:val="left"/>
      <w:pPr>
        <w:tabs>
          <w:tab w:val="num" w:pos="4320"/>
        </w:tabs>
        <w:ind w:left="4320" w:hanging="360"/>
      </w:pPr>
      <w:rPr>
        <w:rFonts w:ascii="Wingdings" w:hAnsi="Wingdings" w:hint="default"/>
      </w:rPr>
    </w:lvl>
    <w:lvl w:ilvl="6" w:tplc="9914FD3C" w:tentative="1">
      <w:start w:val="1"/>
      <w:numFmt w:val="bullet"/>
      <w:lvlText w:val=""/>
      <w:lvlJc w:val="left"/>
      <w:pPr>
        <w:tabs>
          <w:tab w:val="num" w:pos="5040"/>
        </w:tabs>
        <w:ind w:left="5040" w:hanging="360"/>
      </w:pPr>
      <w:rPr>
        <w:rFonts w:ascii="Wingdings" w:hAnsi="Wingdings" w:hint="default"/>
      </w:rPr>
    </w:lvl>
    <w:lvl w:ilvl="7" w:tplc="9BA8F98A" w:tentative="1">
      <w:start w:val="1"/>
      <w:numFmt w:val="bullet"/>
      <w:lvlText w:val=""/>
      <w:lvlJc w:val="left"/>
      <w:pPr>
        <w:tabs>
          <w:tab w:val="num" w:pos="5760"/>
        </w:tabs>
        <w:ind w:left="5760" w:hanging="360"/>
      </w:pPr>
      <w:rPr>
        <w:rFonts w:ascii="Wingdings" w:hAnsi="Wingdings" w:hint="default"/>
      </w:rPr>
    </w:lvl>
    <w:lvl w:ilvl="8" w:tplc="A4A0164A" w:tentative="1">
      <w:start w:val="1"/>
      <w:numFmt w:val="bullet"/>
      <w:lvlText w:val=""/>
      <w:lvlJc w:val="left"/>
      <w:pPr>
        <w:tabs>
          <w:tab w:val="num" w:pos="6480"/>
        </w:tabs>
        <w:ind w:left="6480" w:hanging="360"/>
      </w:pPr>
      <w:rPr>
        <w:rFonts w:ascii="Wingdings" w:hAnsi="Wingdings" w:hint="default"/>
      </w:rPr>
    </w:lvl>
  </w:abstractNum>
  <w:abstractNum w:abstractNumId="381" w15:restartNumberingAfterBreak="0">
    <w:nsid w:val="53DD7D1C"/>
    <w:multiLevelType w:val="hybridMultilevel"/>
    <w:tmpl w:val="E1D424BA"/>
    <w:lvl w:ilvl="0" w:tplc="43C684E8">
      <w:start w:val="1"/>
      <w:numFmt w:val="bullet"/>
      <w:lvlText w:val=""/>
      <w:lvlJc w:val="left"/>
      <w:pPr>
        <w:tabs>
          <w:tab w:val="num" w:pos="720"/>
        </w:tabs>
        <w:ind w:left="720" w:hanging="360"/>
      </w:pPr>
      <w:rPr>
        <w:rFonts w:ascii="Wingdings" w:hAnsi="Wingdings" w:hint="default"/>
      </w:rPr>
    </w:lvl>
    <w:lvl w:ilvl="1" w:tplc="1CD8ECC4" w:tentative="1">
      <w:start w:val="1"/>
      <w:numFmt w:val="bullet"/>
      <w:lvlText w:val=""/>
      <w:lvlJc w:val="left"/>
      <w:pPr>
        <w:tabs>
          <w:tab w:val="num" w:pos="1440"/>
        </w:tabs>
        <w:ind w:left="1440" w:hanging="360"/>
      </w:pPr>
      <w:rPr>
        <w:rFonts w:ascii="Wingdings" w:hAnsi="Wingdings" w:hint="default"/>
      </w:rPr>
    </w:lvl>
    <w:lvl w:ilvl="2" w:tplc="A790DC5A" w:tentative="1">
      <w:start w:val="1"/>
      <w:numFmt w:val="bullet"/>
      <w:lvlText w:val=""/>
      <w:lvlJc w:val="left"/>
      <w:pPr>
        <w:tabs>
          <w:tab w:val="num" w:pos="2160"/>
        </w:tabs>
        <w:ind w:left="2160" w:hanging="360"/>
      </w:pPr>
      <w:rPr>
        <w:rFonts w:ascii="Wingdings" w:hAnsi="Wingdings" w:hint="default"/>
      </w:rPr>
    </w:lvl>
    <w:lvl w:ilvl="3" w:tplc="0512FAAE" w:tentative="1">
      <w:start w:val="1"/>
      <w:numFmt w:val="bullet"/>
      <w:lvlText w:val=""/>
      <w:lvlJc w:val="left"/>
      <w:pPr>
        <w:tabs>
          <w:tab w:val="num" w:pos="2880"/>
        </w:tabs>
        <w:ind w:left="2880" w:hanging="360"/>
      </w:pPr>
      <w:rPr>
        <w:rFonts w:ascii="Wingdings" w:hAnsi="Wingdings" w:hint="default"/>
      </w:rPr>
    </w:lvl>
    <w:lvl w:ilvl="4" w:tplc="699037A4" w:tentative="1">
      <w:start w:val="1"/>
      <w:numFmt w:val="bullet"/>
      <w:lvlText w:val=""/>
      <w:lvlJc w:val="left"/>
      <w:pPr>
        <w:tabs>
          <w:tab w:val="num" w:pos="3600"/>
        </w:tabs>
        <w:ind w:left="3600" w:hanging="360"/>
      </w:pPr>
      <w:rPr>
        <w:rFonts w:ascii="Wingdings" w:hAnsi="Wingdings" w:hint="default"/>
      </w:rPr>
    </w:lvl>
    <w:lvl w:ilvl="5" w:tplc="1BAE6B16" w:tentative="1">
      <w:start w:val="1"/>
      <w:numFmt w:val="bullet"/>
      <w:lvlText w:val=""/>
      <w:lvlJc w:val="left"/>
      <w:pPr>
        <w:tabs>
          <w:tab w:val="num" w:pos="4320"/>
        </w:tabs>
        <w:ind w:left="4320" w:hanging="360"/>
      </w:pPr>
      <w:rPr>
        <w:rFonts w:ascii="Wingdings" w:hAnsi="Wingdings" w:hint="default"/>
      </w:rPr>
    </w:lvl>
    <w:lvl w:ilvl="6" w:tplc="A95A69A6" w:tentative="1">
      <w:start w:val="1"/>
      <w:numFmt w:val="bullet"/>
      <w:lvlText w:val=""/>
      <w:lvlJc w:val="left"/>
      <w:pPr>
        <w:tabs>
          <w:tab w:val="num" w:pos="5040"/>
        </w:tabs>
        <w:ind w:left="5040" w:hanging="360"/>
      </w:pPr>
      <w:rPr>
        <w:rFonts w:ascii="Wingdings" w:hAnsi="Wingdings" w:hint="default"/>
      </w:rPr>
    </w:lvl>
    <w:lvl w:ilvl="7" w:tplc="6E7C0ADC" w:tentative="1">
      <w:start w:val="1"/>
      <w:numFmt w:val="bullet"/>
      <w:lvlText w:val=""/>
      <w:lvlJc w:val="left"/>
      <w:pPr>
        <w:tabs>
          <w:tab w:val="num" w:pos="5760"/>
        </w:tabs>
        <w:ind w:left="5760" w:hanging="360"/>
      </w:pPr>
      <w:rPr>
        <w:rFonts w:ascii="Wingdings" w:hAnsi="Wingdings" w:hint="default"/>
      </w:rPr>
    </w:lvl>
    <w:lvl w:ilvl="8" w:tplc="0B44B39E" w:tentative="1">
      <w:start w:val="1"/>
      <w:numFmt w:val="bullet"/>
      <w:lvlText w:val=""/>
      <w:lvlJc w:val="left"/>
      <w:pPr>
        <w:tabs>
          <w:tab w:val="num" w:pos="6480"/>
        </w:tabs>
        <w:ind w:left="6480" w:hanging="360"/>
      </w:pPr>
      <w:rPr>
        <w:rFonts w:ascii="Wingdings" w:hAnsi="Wingdings" w:hint="default"/>
      </w:rPr>
    </w:lvl>
  </w:abstractNum>
  <w:abstractNum w:abstractNumId="382" w15:restartNumberingAfterBreak="0">
    <w:nsid w:val="53F951EC"/>
    <w:multiLevelType w:val="hybridMultilevel"/>
    <w:tmpl w:val="0E3C6150"/>
    <w:lvl w:ilvl="0" w:tplc="AD006A1C">
      <w:start w:val="1"/>
      <w:numFmt w:val="bullet"/>
      <w:lvlText w:val=""/>
      <w:lvlJc w:val="left"/>
      <w:pPr>
        <w:tabs>
          <w:tab w:val="num" w:pos="720"/>
        </w:tabs>
        <w:ind w:left="720" w:hanging="360"/>
      </w:pPr>
      <w:rPr>
        <w:rFonts w:ascii="Wingdings" w:hAnsi="Wingdings" w:hint="default"/>
      </w:rPr>
    </w:lvl>
    <w:lvl w:ilvl="1" w:tplc="1974F4BC" w:tentative="1">
      <w:start w:val="1"/>
      <w:numFmt w:val="bullet"/>
      <w:lvlText w:val=""/>
      <w:lvlJc w:val="left"/>
      <w:pPr>
        <w:tabs>
          <w:tab w:val="num" w:pos="1440"/>
        </w:tabs>
        <w:ind w:left="1440" w:hanging="360"/>
      </w:pPr>
      <w:rPr>
        <w:rFonts w:ascii="Wingdings" w:hAnsi="Wingdings" w:hint="default"/>
      </w:rPr>
    </w:lvl>
    <w:lvl w:ilvl="2" w:tplc="93D84FCA" w:tentative="1">
      <w:start w:val="1"/>
      <w:numFmt w:val="bullet"/>
      <w:lvlText w:val=""/>
      <w:lvlJc w:val="left"/>
      <w:pPr>
        <w:tabs>
          <w:tab w:val="num" w:pos="2160"/>
        </w:tabs>
        <w:ind w:left="2160" w:hanging="360"/>
      </w:pPr>
      <w:rPr>
        <w:rFonts w:ascii="Wingdings" w:hAnsi="Wingdings" w:hint="default"/>
      </w:rPr>
    </w:lvl>
    <w:lvl w:ilvl="3" w:tplc="50DC6CD2" w:tentative="1">
      <w:start w:val="1"/>
      <w:numFmt w:val="bullet"/>
      <w:lvlText w:val=""/>
      <w:lvlJc w:val="left"/>
      <w:pPr>
        <w:tabs>
          <w:tab w:val="num" w:pos="2880"/>
        </w:tabs>
        <w:ind w:left="2880" w:hanging="360"/>
      </w:pPr>
      <w:rPr>
        <w:rFonts w:ascii="Wingdings" w:hAnsi="Wingdings" w:hint="default"/>
      </w:rPr>
    </w:lvl>
    <w:lvl w:ilvl="4" w:tplc="28349CF6" w:tentative="1">
      <w:start w:val="1"/>
      <w:numFmt w:val="bullet"/>
      <w:lvlText w:val=""/>
      <w:lvlJc w:val="left"/>
      <w:pPr>
        <w:tabs>
          <w:tab w:val="num" w:pos="3600"/>
        </w:tabs>
        <w:ind w:left="3600" w:hanging="360"/>
      </w:pPr>
      <w:rPr>
        <w:rFonts w:ascii="Wingdings" w:hAnsi="Wingdings" w:hint="default"/>
      </w:rPr>
    </w:lvl>
    <w:lvl w:ilvl="5" w:tplc="2FC05730" w:tentative="1">
      <w:start w:val="1"/>
      <w:numFmt w:val="bullet"/>
      <w:lvlText w:val=""/>
      <w:lvlJc w:val="left"/>
      <w:pPr>
        <w:tabs>
          <w:tab w:val="num" w:pos="4320"/>
        </w:tabs>
        <w:ind w:left="4320" w:hanging="360"/>
      </w:pPr>
      <w:rPr>
        <w:rFonts w:ascii="Wingdings" w:hAnsi="Wingdings" w:hint="default"/>
      </w:rPr>
    </w:lvl>
    <w:lvl w:ilvl="6" w:tplc="57607DE8" w:tentative="1">
      <w:start w:val="1"/>
      <w:numFmt w:val="bullet"/>
      <w:lvlText w:val=""/>
      <w:lvlJc w:val="left"/>
      <w:pPr>
        <w:tabs>
          <w:tab w:val="num" w:pos="5040"/>
        </w:tabs>
        <w:ind w:left="5040" w:hanging="360"/>
      </w:pPr>
      <w:rPr>
        <w:rFonts w:ascii="Wingdings" w:hAnsi="Wingdings" w:hint="default"/>
      </w:rPr>
    </w:lvl>
    <w:lvl w:ilvl="7" w:tplc="C2A013D6" w:tentative="1">
      <w:start w:val="1"/>
      <w:numFmt w:val="bullet"/>
      <w:lvlText w:val=""/>
      <w:lvlJc w:val="left"/>
      <w:pPr>
        <w:tabs>
          <w:tab w:val="num" w:pos="5760"/>
        </w:tabs>
        <w:ind w:left="5760" w:hanging="360"/>
      </w:pPr>
      <w:rPr>
        <w:rFonts w:ascii="Wingdings" w:hAnsi="Wingdings" w:hint="default"/>
      </w:rPr>
    </w:lvl>
    <w:lvl w:ilvl="8" w:tplc="4244A778" w:tentative="1">
      <w:start w:val="1"/>
      <w:numFmt w:val="bullet"/>
      <w:lvlText w:val=""/>
      <w:lvlJc w:val="left"/>
      <w:pPr>
        <w:tabs>
          <w:tab w:val="num" w:pos="6480"/>
        </w:tabs>
        <w:ind w:left="6480" w:hanging="360"/>
      </w:pPr>
      <w:rPr>
        <w:rFonts w:ascii="Wingdings" w:hAnsi="Wingdings" w:hint="default"/>
      </w:rPr>
    </w:lvl>
  </w:abstractNum>
  <w:abstractNum w:abstractNumId="383" w15:restartNumberingAfterBreak="0">
    <w:nsid w:val="53FA5D0B"/>
    <w:multiLevelType w:val="hybridMultilevel"/>
    <w:tmpl w:val="7506EB9E"/>
    <w:lvl w:ilvl="0" w:tplc="FFFFFFFF">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4" w15:restartNumberingAfterBreak="0">
    <w:nsid w:val="542A191B"/>
    <w:multiLevelType w:val="hybridMultilevel"/>
    <w:tmpl w:val="FFFFFFFF"/>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5" w15:restartNumberingAfterBreak="0">
    <w:nsid w:val="544D568D"/>
    <w:multiLevelType w:val="hybridMultilevel"/>
    <w:tmpl w:val="2D6ABD06"/>
    <w:lvl w:ilvl="0" w:tplc="439636AE">
      <w:start w:val="1"/>
      <w:numFmt w:val="bullet"/>
      <w:lvlText w:val="•"/>
      <w:lvlJc w:val="left"/>
      <w:pPr>
        <w:tabs>
          <w:tab w:val="num" w:pos="720"/>
        </w:tabs>
        <w:ind w:left="720" w:hanging="360"/>
      </w:pPr>
      <w:rPr>
        <w:rFonts w:ascii="Arial" w:hAnsi="Arial" w:hint="default"/>
      </w:rPr>
    </w:lvl>
    <w:lvl w:ilvl="1" w:tplc="050639AA" w:tentative="1">
      <w:start w:val="1"/>
      <w:numFmt w:val="bullet"/>
      <w:lvlText w:val="•"/>
      <w:lvlJc w:val="left"/>
      <w:pPr>
        <w:tabs>
          <w:tab w:val="num" w:pos="1440"/>
        </w:tabs>
        <w:ind w:left="1440" w:hanging="360"/>
      </w:pPr>
      <w:rPr>
        <w:rFonts w:ascii="Arial" w:hAnsi="Arial" w:hint="default"/>
      </w:rPr>
    </w:lvl>
    <w:lvl w:ilvl="2" w:tplc="995CCE1A" w:tentative="1">
      <w:start w:val="1"/>
      <w:numFmt w:val="bullet"/>
      <w:lvlText w:val="•"/>
      <w:lvlJc w:val="left"/>
      <w:pPr>
        <w:tabs>
          <w:tab w:val="num" w:pos="2160"/>
        </w:tabs>
        <w:ind w:left="2160" w:hanging="360"/>
      </w:pPr>
      <w:rPr>
        <w:rFonts w:ascii="Arial" w:hAnsi="Arial" w:hint="default"/>
      </w:rPr>
    </w:lvl>
    <w:lvl w:ilvl="3" w:tplc="4F0E35E2" w:tentative="1">
      <w:start w:val="1"/>
      <w:numFmt w:val="bullet"/>
      <w:lvlText w:val="•"/>
      <w:lvlJc w:val="left"/>
      <w:pPr>
        <w:tabs>
          <w:tab w:val="num" w:pos="2880"/>
        </w:tabs>
        <w:ind w:left="2880" w:hanging="360"/>
      </w:pPr>
      <w:rPr>
        <w:rFonts w:ascii="Arial" w:hAnsi="Arial" w:hint="default"/>
      </w:rPr>
    </w:lvl>
    <w:lvl w:ilvl="4" w:tplc="72E4F3E4" w:tentative="1">
      <w:start w:val="1"/>
      <w:numFmt w:val="bullet"/>
      <w:lvlText w:val="•"/>
      <w:lvlJc w:val="left"/>
      <w:pPr>
        <w:tabs>
          <w:tab w:val="num" w:pos="3600"/>
        </w:tabs>
        <w:ind w:left="3600" w:hanging="360"/>
      </w:pPr>
      <w:rPr>
        <w:rFonts w:ascii="Arial" w:hAnsi="Arial" w:hint="default"/>
      </w:rPr>
    </w:lvl>
    <w:lvl w:ilvl="5" w:tplc="F7425654" w:tentative="1">
      <w:start w:val="1"/>
      <w:numFmt w:val="bullet"/>
      <w:lvlText w:val="•"/>
      <w:lvlJc w:val="left"/>
      <w:pPr>
        <w:tabs>
          <w:tab w:val="num" w:pos="4320"/>
        </w:tabs>
        <w:ind w:left="4320" w:hanging="360"/>
      </w:pPr>
      <w:rPr>
        <w:rFonts w:ascii="Arial" w:hAnsi="Arial" w:hint="default"/>
      </w:rPr>
    </w:lvl>
    <w:lvl w:ilvl="6" w:tplc="49D24C4E" w:tentative="1">
      <w:start w:val="1"/>
      <w:numFmt w:val="bullet"/>
      <w:lvlText w:val="•"/>
      <w:lvlJc w:val="left"/>
      <w:pPr>
        <w:tabs>
          <w:tab w:val="num" w:pos="5040"/>
        </w:tabs>
        <w:ind w:left="5040" w:hanging="360"/>
      </w:pPr>
      <w:rPr>
        <w:rFonts w:ascii="Arial" w:hAnsi="Arial" w:hint="default"/>
      </w:rPr>
    </w:lvl>
    <w:lvl w:ilvl="7" w:tplc="E258EA08" w:tentative="1">
      <w:start w:val="1"/>
      <w:numFmt w:val="bullet"/>
      <w:lvlText w:val="•"/>
      <w:lvlJc w:val="left"/>
      <w:pPr>
        <w:tabs>
          <w:tab w:val="num" w:pos="5760"/>
        </w:tabs>
        <w:ind w:left="5760" w:hanging="360"/>
      </w:pPr>
      <w:rPr>
        <w:rFonts w:ascii="Arial" w:hAnsi="Arial" w:hint="default"/>
      </w:rPr>
    </w:lvl>
    <w:lvl w:ilvl="8" w:tplc="C40C74A0" w:tentative="1">
      <w:start w:val="1"/>
      <w:numFmt w:val="bullet"/>
      <w:lvlText w:val="•"/>
      <w:lvlJc w:val="left"/>
      <w:pPr>
        <w:tabs>
          <w:tab w:val="num" w:pos="6480"/>
        </w:tabs>
        <w:ind w:left="6480" w:hanging="360"/>
      </w:pPr>
      <w:rPr>
        <w:rFonts w:ascii="Arial" w:hAnsi="Arial" w:hint="default"/>
      </w:rPr>
    </w:lvl>
  </w:abstractNum>
  <w:abstractNum w:abstractNumId="386" w15:restartNumberingAfterBreak="0">
    <w:nsid w:val="546B52F3"/>
    <w:multiLevelType w:val="hybridMultilevel"/>
    <w:tmpl w:val="CBAE80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7" w15:restartNumberingAfterBreak="0">
    <w:nsid w:val="5502699E"/>
    <w:multiLevelType w:val="hybridMultilevel"/>
    <w:tmpl w:val="21DEC086"/>
    <w:lvl w:ilvl="0" w:tplc="807A6D2E">
      <w:start w:val="1"/>
      <w:numFmt w:val="decimal"/>
      <w:lvlText w:val="%1."/>
      <w:lvlJc w:val="left"/>
      <w:pPr>
        <w:tabs>
          <w:tab w:val="num" w:pos="720"/>
        </w:tabs>
        <w:ind w:left="720" w:hanging="360"/>
      </w:pPr>
    </w:lvl>
    <w:lvl w:ilvl="1" w:tplc="13D8BFFE" w:tentative="1">
      <w:start w:val="1"/>
      <w:numFmt w:val="decimal"/>
      <w:lvlText w:val="%2."/>
      <w:lvlJc w:val="left"/>
      <w:pPr>
        <w:tabs>
          <w:tab w:val="num" w:pos="1440"/>
        </w:tabs>
        <w:ind w:left="1440" w:hanging="360"/>
      </w:pPr>
    </w:lvl>
    <w:lvl w:ilvl="2" w:tplc="00C6E264" w:tentative="1">
      <w:start w:val="1"/>
      <w:numFmt w:val="decimal"/>
      <w:lvlText w:val="%3."/>
      <w:lvlJc w:val="left"/>
      <w:pPr>
        <w:tabs>
          <w:tab w:val="num" w:pos="2160"/>
        </w:tabs>
        <w:ind w:left="2160" w:hanging="360"/>
      </w:pPr>
    </w:lvl>
    <w:lvl w:ilvl="3" w:tplc="CAA018BA" w:tentative="1">
      <w:start w:val="1"/>
      <w:numFmt w:val="decimal"/>
      <w:lvlText w:val="%4."/>
      <w:lvlJc w:val="left"/>
      <w:pPr>
        <w:tabs>
          <w:tab w:val="num" w:pos="2880"/>
        </w:tabs>
        <w:ind w:left="2880" w:hanging="360"/>
      </w:pPr>
    </w:lvl>
    <w:lvl w:ilvl="4" w:tplc="D882A6A6" w:tentative="1">
      <w:start w:val="1"/>
      <w:numFmt w:val="decimal"/>
      <w:lvlText w:val="%5."/>
      <w:lvlJc w:val="left"/>
      <w:pPr>
        <w:tabs>
          <w:tab w:val="num" w:pos="3600"/>
        </w:tabs>
        <w:ind w:left="3600" w:hanging="360"/>
      </w:pPr>
    </w:lvl>
    <w:lvl w:ilvl="5" w:tplc="D4A6726C" w:tentative="1">
      <w:start w:val="1"/>
      <w:numFmt w:val="decimal"/>
      <w:lvlText w:val="%6."/>
      <w:lvlJc w:val="left"/>
      <w:pPr>
        <w:tabs>
          <w:tab w:val="num" w:pos="4320"/>
        </w:tabs>
        <w:ind w:left="4320" w:hanging="360"/>
      </w:pPr>
    </w:lvl>
    <w:lvl w:ilvl="6" w:tplc="F65007E6" w:tentative="1">
      <w:start w:val="1"/>
      <w:numFmt w:val="decimal"/>
      <w:lvlText w:val="%7."/>
      <w:lvlJc w:val="left"/>
      <w:pPr>
        <w:tabs>
          <w:tab w:val="num" w:pos="5040"/>
        </w:tabs>
        <w:ind w:left="5040" w:hanging="360"/>
      </w:pPr>
    </w:lvl>
    <w:lvl w:ilvl="7" w:tplc="81A053D0" w:tentative="1">
      <w:start w:val="1"/>
      <w:numFmt w:val="decimal"/>
      <w:lvlText w:val="%8."/>
      <w:lvlJc w:val="left"/>
      <w:pPr>
        <w:tabs>
          <w:tab w:val="num" w:pos="5760"/>
        </w:tabs>
        <w:ind w:left="5760" w:hanging="360"/>
      </w:pPr>
    </w:lvl>
    <w:lvl w:ilvl="8" w:tplc="C090DFC4" w:tentative="1">
      <w:start w:val="1"/>
      <w:numFmt w:val="decimal"/>
      <w:lvlText w:val="%9."/>
      <w:lvlJc w:val="left"/>
      <w:pPr>
        <w:tabs>
          <w:tab w:val="num" w:pos="6480"/>
        </w:tabs>
        <w:ind w:left="6480" w:hanging="360"/>
      </w:pPr>
    </w:lvl>
  </w:abstractNum>
  <w:abstractNum w:abstractNumId="388" w15:restartNumberingAfterBreak="0">
    <w:nsid w:val="55295F86"/>
    <w:multiLevelType w:val="hybridMultilevel"/>
    <w:tmpl w:val="8132FDF2"/>
    <w:lvl w:ilvl="0" w:tplc="C838AA22">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9" w15:restartNumberingAfterBreak="0">
    <w:nsid w:val="554C0DD8"/>
    <w:multiLevelType w:val="hybridMultilevel"/>
    <w:tmpl w:val="9E34A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0" w15:restartNumberingAfterBreak="0">
    <w:nsid w:val="55D639ED"/>
    <w:multiLevelType w:val="hybridMultilevel"/>
    <w:tmpl w:val="153AD44A"/>
    <w:lvl w:ilvl="0" w:tplc="CB8EA4E0">
      <w:start w:val="1"/>
      <w:numFmt w:val="bullet"/>
      <w:lvlText w:val="•"/>
      <w:lvlJc w:val="left"/>
      <w:pPr>
        <w:tabs>
          <w:tab w:val="num" w:pos="720"/>
        </w:tabs>
        <w:ind w:left="720" w:hanging="360"/>
      </w:pPr>
      <w:rPr>
        <w:rFonts w:ascii="Arial" w:hAnsi="Arial" w:hint="default"/>
      </w:rPr>
    </w:lvl>
    <w:lvl w:ilvl="1" w:tplc="B20C1928" w:tentative="1">
      <w:start w:val="1"/>
      <w:numFmt w:val="bullet"/>
      <w:lvlText w:val="•"/>
      <w:lvlJc w:val="left"/>
      <w:pPr>
        <w:tabs>
          <w:tab w:val="num" w:pos="1440"/>
        </w:tabs>
        <w:ind w:left="1440" w:hanging="360"/>
      </w:pPr>
      <w:rPr>
        <w:rFonts w:ascii="Arial" w:hAnsi="Arial" w:hint="default"/>
      </w:rPr>
    </w:lvl>
    <w:lvl w:ilvl="2" w:tplc="562EA05C" w:tentative="1">
      <w:start w:val="1"/>
      <w:numFmt w:val="bullet"/>
      <w:lvlText w:val="•"/>
      <w:lvlJc w:val="left"/>
      <w:pPr>
        <w:tabs>
          <w:tab w:val="num" w:pos="2160"/>
        </w:tabs>
        <w:ind w:left="2160" w:hanging="360"/>
      </w:pPr>
      <w:rPr>
        <w:rFonts w:ascii="Arial" w:hAnsi="Arial" w:hint="default"/>
      </w:rPr>
    </w:lvl>
    <w:lvl w:ilvl="3" w:tplc="96CCB0D0" w:tentative="1">
      <w:start w:val="1"/>
      <w:numFmt w:val="bullet"/>
      <w:lvlText w:val="•"/>
      <w:lvlJc w:val="left"/>
      <w:pPr>
        <w:tabs>
          <w:tab w:val="num" w:pos="2880"/>
        </w:tabs>
        <w:ind w:left="2880" w:hanging="360"/>
      </w:pPr>
      <w:rPr>
        <w:rFonts w:ascii="Arial" w:hAnsi="Arial" w:hint="default"/>
      </w:rPr>
    </w:lvl>
    <w:lvl w:ilvl="4" w:tplc="86EC94F8" w:tentative="1">
      <w:start w:val="1"/>
      <w:numFmt w:val="bullet"/>
      <w:lvlText w:val="•"/>
      <w:lvlJc w:val="left"/>
      <w:pPr>
        <w:tabs>
          <w:tab w:val="num" w:pos="3600"/>
        </w:tabs>
        <w:ind w:left="3600" w:hanging="360"/>
      </w:pPr>
      <w:rPr>
        <w:rFonts w:ascii="Arial" w:hAnsi="Arial" w:hint="default"/>
      </w:rPr>
    </w:lvl>
    <w:lvl w:ilvl="5" w:tplc="54BAD956" w:tentative="1">
      <w:start w:val="1"/>
      <w:numFmt w:val="bullet"/>
      <w:lvlText w:val="•"/>
      <w:lvlJc w:val="left"/>
      <w:pPr>
        <w:tabs>
          <w:tab w:val="num" w:pos="4320"/>
        </w:tabs>
        <w:ind w:left="4320" w:hanging="360"/>
      </w:pPr>
      <w:rPr>
        <w:rFonts w:ascii="Arial" w:hAnsi="Arial" w:hint="default"/>
      </w:rPr>
    </w:lvl>
    <w:lvl w:ilvl="6" w:tplc="3EB89F06" w:tentative="1">
      <w:start w:val="1"/>
      <w:numFmt w:val="bullet"/>
      <w:lvlText w:val="•"/>
      <w:lvlJc w:val="left"/>
      <w:pPr>
        <w:tabs>
          <w:tab w:val="num" w:pos="5040"/>
        </w:tabs>
        <w:ind w:left="5040" w:hanging="360"/>
      </w:pPr>
      <w:rPr>
        <w:rFonts w:ascii="Arial" w:hAnsi="Arial" w:hint="default"/>
      </w:rPr>
    </w:lvl>
    <w:lvl w:ilvl="7" w:tplc="40DA6B66" w:tentative="1">
      <w:start w:val="1"/>
      <w:numFmt w:val="bullet"/>
      <w:lvlText w:val="•"/>
      <w:lvlJc w:val="left"/>
      <w:pPr>
        <w:tabs>
          <w:tab w:val="num" w:pos="5760"/>
        </w:tabs>
        <w:ind w:left="5760" w:hanging="360"/>
      </w:pPr>
      <w:rPr>
        <w:rFonts w:ascii="Arial" w:hAnsi="Arial" w:hint="default"/>
      </w:rPr>
    </w:lvl>
    <w:lvl w:ilvl="8" w:tplc="8D5C974A" w:tentative="1">
      <w:start w:val="1"/>
      <w:numFmt w:val="bullet"/>
      <w:lvlText w:val="•"/>
      <w:lvlJc w:val="left"/>
      <w:pPr>
        <w:tabs>
          <w:tab w:val="num" w:pos="6480"/>
        </w:tabs>
        <w:ind w:left="6480" w:hanging="360"/>
      </w:pPr>
      <w:rPr>
        <w:rFonts w:ascii="Arial" w:hAnsi="Arial" w:hint="default"/>
      </w:rPr>
    </w:lvl>
  </w:abstractNum>
  <w:abstractNum w:abstractNumId="391" w15:restartNumberingAfterBreak="0">
    <w:nsid w:val="560F3443"/>
    <w:multiLevelType w:val="hybridMultilevel"/>
    <w:tmpl w:val="7EA29C2A"/>
    <w:lvl w:ilvl="0" w:tplc="795AFF14">
      <w:start w:val="3"/>
      <w:numFmt w:val="decimal"/>
      <w:lvlText w:val="%1."/>
      <w:lvlJc w:val="left"/>
      <w:pPr>
        <w:tabs>
          <w:tab w:val="num" w:pos="720"/>
        </w:tabs>
        <w:ind w:left="720" w:hanging="360"/>
      </w:pPr>
    </w:lvl>
    <w:lvl w:ilvl="1" w:tplc="433A65A0" w:tentative="1">
      <w:start w:val="1"/>
      <w:numFmt w:val="decimal"/>
      <w:lvlText w:val="%2."/>
      <w:lvlJc w:val="left"/>
      <w:pPr>
        <w:tabs>
          <w:tab w:val="num" w:pos="1440"/>
        </w:tabs>
        <w:ind w:left="1440" w:hanging="360"/>
      </w:pPr>
    </w:lvl>
    <w:lvl w:ilvl="2" w:tplc="1F7E8F7C" w:tentative="1">
      <w:start w:val="1"/>
      <w:numFmt w:val="decimal"/>
      <w:lvlText w:val="%3."/>
      <w:lvlJc w:val="left"/>
      <w:pPr>
        <w:tabs>
          <w:tab w:val="num" w:pos="2160"/>
        </w:tabs>
        <w:ind w:left="2160" w:hanging="360"/>
      </w:pPr>
    </w:lvl>
    <w:lvl w:ilvl="3" w:tplc="EDD6BBF2" w:tentative="1">
      <w:start w:val="1"/>
      <w:numFmt w:val="decimal"/>
      <w:lvlText w:val="%4."/>
      <w:lvlJc w:val="left"/>
      <w:pPr>
        <w:tabs>
          <w:tab w:val="num" w:pos="2880"/>
        </w:tabs>
        <w:ind w:left="2880" w:hanging="360"/>
      </w:pPr>
    </w:lvl>
    <w:lvl w:ilvl="4" w:tplc="C6121EA2" w:tentative="1">
      <w:start w:val="1"/>
      <w:numFmt w:val="decimal"/>
      <w:lvlText w:val="%5."/>
      <w:lvlJc w:val="left"/>
      <w:pPr>
        <w:tabs>
          <w:tab w:val="num" w:pos="3600"/>
        </w:tabs>
        <w:ind w:left="3600" w:hanging="360"/>
      </w:pPr>
    </w:lvl>
    <w:lvl w:ilvl="5" w:tplc="82A461E4" w:tentative="1">
      <w:start w:val="1"/>
      <w:numFmt w:val="decimal"/>
      <w:lvlText w:val="%6."/>
      <w:lvlJc w:val="left"/>
      <w:pPr>
        <w:tabs>
          <w:tab w:val="num" w:pos="4320"/>
        </w:tabs>
        <w:ind w:left="4320" w:hanging="360"/>
      </w:pPr>
    </w:lvl>
    <w:lvl w:ilvl="6" w:tplc="05FE46E4" w:tentative="1">
      <w:start w:val="1"/>
      <w:numFmt w:val="decimal"/>
      <w:lvlText w:val="%7."/>
      <w:lvlJc w:val="left"/>
      <w:pPr>
        <w:tabs>
          <w:tab w:val="num" w:pos="5040"/>
        </w:tabs>
        <w:ind w:left="5040" w:hanging="360"/>
      </w:pPr>
    </w:lvl>
    <w:lvl w:ilvl="7" w:tplc="F81251DE" w:tentative="1">
      <w:start w:val="1"/>
      <w:numFmt w:val="decimal"/>
      <w:lvlText w:val="%8."/>
      <w:lvlJc w:val="left"/>
      <w:pPr>
        <w:tabs>
          <w:tab w:val="num" w:pos="5760"/>
        </w:tabs>
        <w:ind w:left="5760" w:hanging="360"/>
      </w:pPr>
    </w:lvl>
    <w:lvl w:ilvl="8" w:tplc="23E8CB32" w:tentative="1">
      <w:start w:val="1"/>
      <w:numFmt w:val="decimal"/>
      <w:lvlText w:val="%9."/>
      <w:lvlJc w:val="left"/>
      <w:pPr>
        <w:tabs>
          <w:tab w:val="num" w:pos="6480"/>
        </w:tabs>
        <w:ind w:left="6480" w:hanging="360"/>
      </w:pPr>
    </w:lvl>
  </w:abstractNum>
  <w:abstractNum w:abstractNumId="392" w15:restartNumberingAfterBreak="0">
    <w:nsid w:val="56524991"/>
    <w:multiLevelType w:val="multilevel"/>
    <w:tmpl w:val="FFFFFFFF"/>
    <w:lvl w:ilvl="0">
      <w:start w:val="1"/>
      <w:numFmt w:val="hebrew1"/>
      <w:lvlText w:val="%1."/>
      <w:lvlJc w:val="left"/>
      <w:pPr>
        <w:tabs>
          <w:tab w:val="num" w:pos="720"/>
        </w:tabs>
        <w:ind w:left="72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340"/>
        </w:tabs>
        <w:ind w:left="2160" w:hanging="180"/>
      </w:pPr>
      <w:rPr>
        <w:rFonts w:ascii="Symbol" w:hAnsi="Symbol" w:hint="default"/>
        <w:color w:val="auto"/>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393" w15:restartNumberingAfterBreak="0">
    <w:nsid w:val="568F6A67"/>
    <w:multiLevelType w:val="hybridMultilevel"/>
    <w:tmpl w:val="7A86D42A"/>
    <w:lvl w:ilvl="0" w:tplc="FEE890C2">
      <w:start w:val="1"/>
      <w:numFmt w:val="bullet"/>
      <w:lvlText w:val=""/>
      <w:lvlJc w:val="left"/>
      <w:pPr>
        <w:tabs>
          <w:tab w:val="num" w:pos="720"/>
        </w:tabs>
        <w:ind w:left="720" w:hanging="360"/>
      </w:pPr>
      <w:rPr>
        <w:rFonts w:ascii="Wingdings" w:hAnsi="Wingdings" w:hint="default"/>
      </w:rPr>
    </w:lvl>
    <w:lvl w:ilvl="1" w:tplc="F06269F0">
      <w:numFmt w:val="bullet"/>
      <w:lvlText w:val=""/>
      <w:lvlJc w:val="left"/>
      <w:pPr>
        <w:tabs>
          <w:tab w:val="num" w:pos="1440"/>
        </w:tabs>
        <w:ind w:left="1440" w:hanging="360"/>
      </w:pPr>
      <w:rPr>
        <w:rFonts w:ascii="Wingdings" w:hAnsi="Wingdings" w:hint="default"/>
      </w:rPr>
    </w:lvl>
    <w:lvl w:ilvl="2" w:tplc="B2AE5DD6" w:tentative="1">
      <w:start w:val="1"/>
      <w:numFmt w:val="bullet"/>
      <w:lvlText w:val=""/>
      <w:lvlJc w:val="left"/>
      <w:pPr>
        <w:tabs>
          <w:tab w:val="num" w:pos="2160"/>
        </w:tabs>
        <w:ind w:left="2160" w:hanging="360"/>
      </w:pPr>
      <w:rPr>
        <w:rFonts w:ascii="Wingdings" w:hAnsi="Wingdings" w:hint="default"/>
      </w:rPr>
    </w:lvl>
    <w:lvl w:ilvl="3" w:tplc="2E7A8ABA" w:tentative="1">
      <w:start w:val="1"/>
      <w:numFmt w:val="bullet"/>
      <w:lvlText w:val=""/>
      <w:lvlJc w:val="left"/>
      <w:pPr>
        <w:tabs>
          <w:tab w:val="num" w:pos="2880"/>
        </w:tabs>
        <w:ind w:left="2880" w:hanging="360"/>
      </w:pPr>
      <w:rPr>
        <w:rFonts w:ascii="Wingdings" w:hAnsi="Wingdings" w:hint="default"/>
      </w:rPr>
    </w:lvl>
    <w:lvl w:ilvl="4" w:tplc="9558EB96" w:tentative="1">
      <w:start w:val="1"/>
      <w:numFmt w:val="bullet"/>
      <w:lvlText w:val=""/>
      <w:lvlJc w:val="left"/>
      <w:pPr>
        <w:tabs>
          <w:tab w:val="num" w:pos="3600"/>
        </w:tabs>
        <w:ind w:left="3600" w:hanging="360"/>
      </w:pPr>
      <w:rPr>
        <w:rFonts w:ascii="Wingdings" w:hAnsi="Wingdings" w:hint="default"/>
      </w:rPr>
    </w:lvl>
    <w:lvl w:ilvl="5" w:tplc="8F8A0D3C" w:tentative="1">
      <w:start w:val="1"/>
      <w:numFmt w:val="bullet"/>
      <w:lvlText w:val=""/>
      <w:lvlJc w:val="left"/>
      <w:pPr>
        <w:tabs>
          <w:tab w:val="num" w:pos="4320"/>
        </w:tabs>
        <w:ind w:left="4320" w:hanging="360"/>
      </w:pPr>
      <w:rPr>
        <w:rFonts w:ascii="Wingdings" w:hAnsi="Wingdings" w:hint="default"/>
      </w:rPr>
    </w:lvl>
    <w:lvl w:ilvl="6" w:tplc="150600D6" w:tentative="1">
      <w:start w:val="1"/>
      <w:numFmt w:val="bullet"/>
      <w:lvlText w:val=""/>
      <w:lvlJc w:val="left"/>
      <w:pPr>
        <w:tabs>
          <w:tab w:val="num" w:pos="5040"/>
        </w:tabs>
        <w:ind w:left="5040" w:hanging="360"/>
      </w:pPr>
      <w:rPr>
        <w:rFonts w:ascii="Wingdings" w:hAnsi="Wingdings" w:hint="default"/>
      </w:rPr>
    </w:lvl>
    <w:lvl w:ilvl="7" w:tplc="5B809920" w:tentative="1">
      <w:start w:val="1"/>
      <w:numFmt w:val="bullet"/>
      <w:lvlText w:val=""/>
      <w:lvlJc w:val="left"/>
      <w:pPr>
        <w:tabs>
          <w:tab w:val="num" w:pos="5760"/>
        </w:tabs>
        <w:ind w:left="5760" w:hanging="360"/>
      </w:pPr>
      <w:rPr>
        <w:rFonts w:ascii="Wingdings" w:hAnsi="Wingdings" w:hint="default"/>
      </w:rPr>
    </w:lvl>
    <w:lvl w:ilvl="8" w:tplc="D34A4798" w:tentative="1">
      <w:start w:val="1"/>
      <w:numFmt w:val="bullet"/>
      <w:lvlText w:val=""/>
      <w:lvlJc w:val="left"/>
      <w:pPr>
        <w:tabs>
          <w:tab w:val="num" w:pos="6480"/>
        </w:tabs>
        <w:ind w:left="6480" w:hanging="360"/>
      </w:pPr>
      <w:rPr>
        <w:rFonts w:ascii="Wingdings" w:hAnsi="Wingdings" w:hint="default"/>
      </w:rPr>
    </w:lvl>
  </w:abstractNum>
  <w:abstractNum w:abstractNumId="394" w15:restartNumberingAfterBreak="0">
    <w:nsid w:val="57103793"/>
    <w:multiLevelType w:val="hybridMultilevel"/>
    <w:tmpl w:val="9CCE1CFA"/>
    <w:lvl w:ilvl="0" w:tplc="102A5E58">
      <w:start w:val="1"/>
      <w:numFmt w:val="bullet"/>
      <w:lvlText w:val="•"/>
      <w:lvlJc w:val="left"/>
      <w:pPr>
        <w:tabs>
          <w:tab w:val="num" w:pos="720"/>
        </w:tabs>
        <w:ind w:left="720" w:hanging="360"/>
      </w:pPr>
      <w:rPr>
        <w:rFonts w:ascii="Arial" w:hAnsi="Arial" w:hint="default"/>
      </w:rPr>
    </w:lvl>
    <w:lvl w:ilvl="1" w:tplc="E6CE1384" w:tentative="1">
      <w:start w:val="1"/>
      <w:numFmt w:val="bullet"/>
      <w:lvlText w:val="•"/>
      <w:lvlJc w:val="left"/>
      <w:pPr>
        <w:tabs>
          <w:tab w:val="num" w:pos="1440"/>
        </w:tabs>
        <w:ind w:left="1440" w:hanging="360"/>
      </w:pPr>
      <w:rPr>
        <w:rFonts w:ascii="Arial" w:hAnsi="Arial" w:hint="default"/>
      </w:rPr>
    </w:lvl>
    <w:lvl w:ilvl="2" w:tplc="0B16A0EE" w:tentative="1">
      <w:start w:val="1"/>
      <w:numFmt w:val="bullet"/>
      <w:lvlText w:val="•"/>
      <w:lvlJc w:val="left"/>
      <w:pPr>
        <w:tabs>
          <w:tab w:val="num" w:pos="2160"/>
        </w:tabs>
        <w:ind w:left="2160" w:hanging="360"/>
      </w:pPr>
      <w:rPr>
        <w:rFonts w:ascii="Arial" w:hAnsi="Arial" w:hint="default"/>
      </w:rPr>
    </w:lvl>
    <w:lvl w:ilvl="3" w:tplc="73BEC038" w:tentative="1">
      <w:start w:val="1"/>
      <w:numFmt w:val="bullet"/>
      <w:lvlText w:val="•"/>
      <w:lvlJc w:val="left"/>
      <w:pPr>
        <w:tabs>
          <w:tab w:val="num" w:pos="2880"/>
        </w:tabs>
        <w:ind w:left="2880" w:hanging="360"/>
      </w:pPr>
      <w:rPr>
        <w:rFonts w:ascii="Arial" w:hAnsi="Arial" w:hint="default"/>
      </w:rPr>
    </w:lvl>
    <w:lvl w:ilvl="4" w:tplc="AE9AF380" w:tentative="1">
      <w:start w:val="1"/>
      <w:numFmt w:val="bullet"/>
      <w:lvlText w:val="•"/>
      <w:lvlJc w:val="left"/>
      <w:pPr>
        <w:tabs>
          <w:tab w:val="num" w:pos="3600"/>
        </w:tabs>
        <w:ind w:left="3600" w:hanging="360"/>
      </w:pPr>
      <w:rPr>
        <w:rFonts w:ascii="Arial" w:hAnsi="Arial" w:hint="default"/>
      </w:rPr>
    </w:lvl>
    <w:lvl w:ilvl="5" w:tplc="3912C792" w:tentative="1">
      <w:start w:val="1"/>
      <w:numFmt w:val="bullet"/>
      <w:lvlText w:val="•"/>
      <w:lvlJc w:val="left"/>
      <w:pPr>
        <w:tabs>
          <w:tab w:val="num" w:pos="4320"/>
        </w:tabs>
        <w:ind w:left="4320" w:hanging="360"/>
      </w:pPr>
      <w:rPr>
        <w:rFonts w:ascii="Arial" w:hAnsi="Arial" w:hint="default"/>
      </w:rPr>
    </w:lvl>
    <w:lvl w:ilvl="6" w:tplc="C972B9C4" w:tentative="1">
      <w:start w:val="1"/>
      <w:numFmt w:val="bullet"/>
      <w:lvlText w:val="•"/>
      <w:lvlJc w:val="left"/>
      <w:pPr>
        <w:tabs>
          <w:tab w:val="num" w:pos="5040"/>
        </w:tabs>
        <w:ind w:left="5040" w:hanging="360"/>
      </w:pPr>
      <w:rPr>
        <w:rFonts w:ascii="Arial" w:hAnsi="Arial" w:hint="default"/>
      </w:rPr>
    </w:lvl>
    <w:lvl w:ilvl="7" w:tplc="3FFE57E6" w:tentative="1">
      <w:start w:val="1"/>
      <w:numFmt w:val="bullet"/>
      <w:lvlText w:val="•"/>
      <w:lvlJc w:val="left"/>
      <w:pPr>
        <w:tabs>
          <w:tab w:val="num" w:pos="5760"/>
        </w:tabs>
        <w:ind w:left="5760" w:hanging="360"/>
      </w:pPr>
      <w:rPr>
        <w:rFonts w:ascii="Arial" w:hAnsi="Arial" w:hint="default"/>
      </w:rPr>
    </w:lvl>
    <w:lvl w:ilvl="8" w:tplc="99087148" w:tentative="1">
      <w:start w:val="1"/>
      <w:numFmt w:val="bullet"/>
      <w:lvlText w:val="•"/>
      <w:lvlJc w:val="left"/>
      <w:pPr>
        <w:tabs>
          <w:tab w:val="num" w:pos="6480"/>
        </w:tabs>
        <w:ind w:left="6480" w:hanging="360"/>
      </w:pPr>
      <w:rPr>
        <w:rFonts w:ascii="Arial" w:hAnsi="Arial" w:hint="default"/>
      </w:rPr>
    </w:lvl>
  </w:abstractNum>
  <w:abstractNum w:abstractNumId="395" w15:restartNumberingAfterBreak="0">
    <w:nsid w:val="57121392"/>
    <w:multiLevelType w:val="hybridMultilevel"/>
    <w:tmpl w:val="FB9E7E9C"/>
    <w:lvl w:ilvl="0" w:tplc="8C8EAD48">
      <w:start w:val="1"/>
      <w:numFmt w:val="bullet"/>
      <w:lvlText w:val=""/>
      <w:lvlJc w:val="left"/>
      <w:pPr>
        <w:tabs>
          <w:tab w:val="num" w:pos="720"/>
        </w:tabs>
        <w:ind w:left="720" w:hanging="360"/>
      </w:pPr>
      <w:rPr>
        <w:rFonts w:ascii="Wingdings" w:hAnsi="Wingdings" w:hint="default"/>
      </w:rPr>
    </w:lvl>
    <w:lvl w:ilvl="1" w:tplc="4FC8021C">
      <w:numFmt w:val="bullet"/>
      <w:lvlText w:val=""/>
      <w:lvlJc w:val="left"/>
      <w:pPr>
        <w:tabs>
          <w:tab w:val="num" w:pos="1440"/>
        </w:tabs>
        <w:ind w:left="1440" w:hanging="360"/>
      </w:pPr>
      <w:rPr>
        <w:rFonts w:ascii="Wingdings" w:hAnsi="Wingdings" w:hint="default"/>
      </w:rPr>
    </w:lvl>
    <w:lvl w:ilvl="2" w:tplc="4D3EAD60" w:tentative="1">
      <w:start w:val="1"/>
      <w:numFmt w:val="bullet"/>
      <w:lvlText w:val=""/>
      <w:lvlJc w:val="left"/>
      <w:pPr>
        <w:tabs>
          <w:tab w:val="num" w:pos="2160"/>
        </w:tabs>
        <w:ind w:left="2160" w:hanging="360"/>
      </w:pPr>
      <w:rPr>
        <w:rFonts w:ascii="Wingdings" w:hAnsi="Wingdings" w:hint="default"/>
      </w:rPr>
    </w:lvl>
    <w:lvl w:ilvl="3" w:tplc="BCBAB6B0" w:tentative="1">
      <w:start w:val="1"/>
      <w:numFmt w:val="bullet"/>
      <w:lvlText w:val=""/>
      <w:lvlJc w:val="left"/>
      <w:pPr>
        <w:tabs>
          <w:tab w:val="num" w:pos="2880"/>
        </w:tabs>
        <w:ind w:left="2880" w:hanging="360"/>
      </w:pPr>
      <w:rPr>
        <w:rFonts w:ascii="Wingdings" w:hAnsi="Wingdings" w:hint="default"/>
      </w:rPr>
    </w:lvl>
    <w:lvl w:ilvl="4" w:tplc="FC222DB0" w:tentative="1">
      <w:start w:val="1"/>
      <w:numFmt w:val="bullet"/>
      <w:lvlText w:val=""/>
      <w:lvlJc w:val="left"/>
      <w:pPr>
        <w:tabs>
          <w:tab w:val="num" w:pos="3600"/>
        </w:tabs>
        <w:ind w:left="3600" w:hanging="360"/>
      </w:pPr>
      <w:rPr>
        <w:rFonts w:ascii="Wingdings" w:hAnsi="Wingdings" w:hint="default"/>
      </w:rPr>
    </w:lvl>
    <w:lvl w:ilvl="5" w:tplc="29029C02" w:tentative="1">
      <w:start w:val="1"/>
      <w:numFmt w:val="bullet"/>
      <w:lvlText w:val=""/>
      <w:lvlJc w:val="left"/>
      <w:pPr>
        <w:tabs>
          <w:tab w:val="num" w:pos="4320"/>
        </w:tabs>
        <w:ind w:left="4320" w:hanging="360"/>
      </w:pPr>
      <w:rPr>
        <w:rFonts w:ascii="Wingdings" w:hAnsi="Wingdings" w:hint="default"/>
      </w:rPr>
    </w:lvl>
    <w:lvl w:ilvl="6" w:tplc="A6049AE6" w:tentative="1">
      <w:start w:val="1"/>
      <w:numFmt w:val="bullet"/>
      <w:lvlText w:val=""/>
      <w:lvlJc w:val="left"/>
      <w:pPr>
        <w:tabs>
          <w:tab w:val="num" w:pos="5040"/>
        </w:tabs>
        <w:ind w:left="5040" w:hanging="360"/>
      </w:pPr>
      <w:rPr>
        <w:rFonts w:ascii="Wingdings" w:hAnsi="Wingdings" w:hint="default"/>
      </w:rPr>
    </w:lvl>
    <w:lvl w:ilvl="7" w:tplc="D9D8F46A" w:tentative="1">
      <w:start w:val="1"/>
      <w:numFmt w:val="bullet"/>
      <w:lvlText w:val=""/>
      <w:lvlJc w:val="left"/>
      <w:pPr>
        <w:tabs>
          <w:tab w:val="num" w:pos="5760"/>
        </w:tabs>
        <w:ind w:left="5760" w:hanging="360"/>
      </w:pPr>
      <w:rPr>
        <w:rFonts w:ascii="Wingdings" w:hAnsi="Wingdings" w:hint="default"/>
      </w:rPr>
    </w:lvl>
    <w:lvl w:ilvl="8" w:tplc="44E2DDFE" w:tentative="1">
      <w:start w:val="1"/>
      <w:numFmt w:val="bullet"/>
      <w:lvlText w:val=""/>
      <w:lvlJc w:val="left"/>
      <w:pPr>
        <w:tabs>
          <w:tab w:val="num" w:pos="6480"/>
        </w:tabs>
        <w:ind w:left="6480" w:hanging="360"/>
      </w:pPr>
      <w:rPr>
        <w:rFonts w:ascii="Wingdings" w:hAnsi="Wingdings" w:hint="default"/>
      </w:rPr>
    </w:lvl>
  </w:abstractNum>
  <w:abstractNum w:abstractNumId="396" w15:restartNumberingAfterBreak="0">
    <w:nsid w:val="57983123"/>
    <w:multiLevelType w:val="hybridMultilevel"/>
    <w:tmpl w:val="FFFFFFFF"/>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7" w15:restartNumberingAfterBreak="0">
    <w:nsid w:val="57BB673B"/>
    <w:multiLevelType w:val="multilevel"/>
    <w:tmpl w:val="FFFFFFFF"/>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cs="Times New Roman" w:hint="default"/>
      </w:rPr>
    </w:lvl>
    <w:lvl w:ilvl="2">
      <w:start w:val="1"/>
      <w:numFmt w:val="bullet"/>
      <w:lvlText w:val=""/>
      <w:lvlJc w:val="left"/>
      <w:pPr>
        <w:tabs>
          <w:tab w:val="num" w:pos="2340"/>
        </w:tabs>
        <w:ind w:left="2160" w:hanging="180"/>
      </w:pPr>
      <w:rPr>
        <w:rFonts w:ascii="Symbol" w:hAnsi="Symbol" w:hint="default"/>
        <w:color w:val="auto"/>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398" w15:restartNumberingAfterBreak="0">
    <w:nsid w:val="58713C49"/>
    <w:multiLevelType w:val="hybridMultilevel"/>
    <w:tmpl w:val="EE0ABB64"/>
    <w:lvl w:ilvl="0" w:tplc="65EEBF40">
      <w:start w:val="1"/>
      <w:numFmt w:val="bullet"/>
      <w:lvlText w:val=""/>
      <w:lvlJc w:val="left"/>
      <w:pPr>
        <w:tabs>
          <w:tab w:val="num" w:pos="720"/>
        </w:tabs>
        <w:ind w:left="720" w:hanging="360"/>
      </w:pPr>
      <w:rPr>
        <w:rFonts w:ascii="Wingdings" w:hAnsi="Wingdings" w:hint="default"/>
      </w:rPr>
    </w:lvl>
    <w:lvl w:ilvl="1" w:tplc="8186647A" w:tentative="1">
      <w:start w:val="1"/>
      <w:numFmt w:val="bullet"/>
      <w:lvlText w:val=""/>
      <w:lvlJc w:val="left"/>
      <w:pPr>
        <w:tabs>
          <w:tab w:val="num" w:pos="1440"/>
        </w:tabs>
        <w:ind w:left="1440" w:hanging="360"/>
      </w:pPr>
      <w:rPr>
        <w:rFonts w:ascii="Wingdings" w:hAnsi="Wingdings" w:hint="default"/>
      </w:rPr>
    </w:lvl>
    <w:lvl w:ilvl="2" w:tplc="17F0950E" w:tentative="1">
      <w:start w:val="1"/>
      <w:numFmt w:val="bullet"/>
      <w:lvlText w:val=""/>
      <w:lvlJc w:val="left"/>
      <w:pPr>
        <w:tabs>
          <w:tab w:val="num" w:pos="2160"/>
        </w:tabs>
        <w:ind w:left="2160" w:hanging="360"/>
      </w:pPr>
      <w:rPr>
        <w:rFonts w:ascii="Wingdings" w:hAnsi="Wingdings" w:hint="default"/>
      </w:rPr>
    </w:lvl>
    <w:lvl w:ilvl="3" w:tplc="B6B6DD56" w:tentative="1">
      <w:start w:val="1"/>
      <w:numFmt w:val="bullet"/>
      <w:lvlText w:val=""/>
      <w:lvlJc w:val="left"/>
      <w:pPr>
        <w:tabs>
          <w:tab w:val="num" w:pos="2880"/>
        </w:tabs>
        <w:ind w:left="2880" w:hanging="360"/>
      </w:pPr>
      <w:rPr>
        <w:rFonts w:ascii="Wingdings" w:hAnsi="Wingdings" w:hint="default"/>
      </w:rPr>
    </w:lvl>
    <w:lvl w:ilvl="4" w:tplc="EBE8C24A" w:tentative="1">
      <w:start w:val="1"/>
      <w:numFmt w:val="bullet"/>
      <w:lvlText w:val=""/>
      <w:lvlJc w:val="left"/>
      <w:pPr>
        <w:tabs>
          <w:tab w:val="num" w:pos="3600"/>
        </w:tabs>
        <w:ind w:left="3600" w:hanging="360"/>
      </w:pPr>
      <w:rPr>
        <w:rFonts w:ascii="Wingdings" w:hAnsi="Wingdings" w:hint="default"/>
      </w:rPr>
    </w:lvl>
    <w:lvl w:ilvl="5" w:tplc="0E263EE4" w:tentative="1">
      <w:start w:val="1"/>
      <w:numFmt w:val="bullet"/>
      <w:lvlText w:val=""/>
      <w:lvlJc w:val="left"/>
      <w:pPr>
        <w:tabs>
          <w:tab w:val="num" w:pos="4320"/>
        </w:tabs>
        <w:ind w:left="4320" w:hanging="360"/>
      </w:pPr>
      <w:rPr>
        <w:rFonts w:ascii="Wingdings" w:hAnsi="Wingdings" w:hint="default"/>
      </w:rPr>
    </w:lvl>
    <w:lvl w:ilvl="6" w:tplc="38381EF4" w:tentative="1">
      <w:start w:val="1"/>
      <w:numFmt w:val="bullet"/>
      <w:lvlText w:val=""/>
      <w:lvlJc w:val="left"/>
      <w:pPr>
        <w:tabs>
          <w:tab w:val="num" w:pos="5040"/>
        </w:tabs>
        <w:ind w:left="5040" w:hanging="360"/>
      </w:pPr>
      <w:rPr>
        <w:rFonts w:ascii="Wingdings" w:hAnsi="Wingdings" w:hint="default"/>
      </w:rPr>
    </w:lvl>
    <w:lvl w:ilvl="7" w:tplc="C9EAB29E" w:tentative="1">
      <w:start w:val="1"/>
      <w:numFmt w:val="bullet"/>
      <w:lvlText w:val=""/>
      <w:lvlJc w:val="left"/>
      <w:pPr>
        <w:tabs>
          <w:tab w:val="num" w:pos="5760"/>
        </w:tabs>
        <w:ind w:left="5760" w:hanging="360"/>
      </w:pPr>
      <w:rPr>
        <w:rFonts w:ascii="Wingdings" w:hAnsi="Wingdings" w:hint="default"/>
      </w:rPr>
    </w:lvl>
    <w:lvl w:ilvl="8" w:tplc="D5A24408" w:tentative="1">
      <w:start w:val="1"/>
      <w:numFmt w:val="bullet"/>
      <w:lvlText w:val=""/>
      <w:lvlJc w:val="left"/>
      <w:pPr>
        <w:tabs>
          <w:tab w:val="num" w:pos="6480"/>
        </w:tabs>
        <w:ind w:left="6480" w:hanging="360"/>
      </w:pPr>
      <w:rPr>
        <w:rFonts w:ascii="Wingdings" w:hAnsi="Wingdings" w:hint="default"/>
      </w:rPr>
    </w:lvl>
  </w:abstractNum>
  <w:abstractNum w:abstractNumId="399" w15:restartNumberingAfterBreak="0">
    <w:nsid w:val="58A445E1"/>
    <w:multiLevelType w:val="hybridMultilevel"/>
    <w:tmpl w:val="33A817B4"/>
    <w:lvl w:ilvl="0" w:tplc="BDC6CC82">
      <w:start w:val="1"/>
      <w:numFmt w:val="bullet"/>
      <w:lvlText w:val=""/>
      <w:lvlJc w:val="left"/>
      <w:pPr>
        <w:tabs>
          <w:tab w:val="num" w:pos="720"/>
        </w:tabs>
        <w:ind w:left="720" w:hanging="360"/>
      </w:pPr>
      <w:rPr>
        <w:rFonts w:ascii="Wingdings" w:hAnsi="Wingdings" w:hint="default"/>
      </w:rPr>
    </w:lvl>
    <w:lvl w:ilvl="1" w:tplc="16B8DBAA" w:tentative="1">
      <w:start w:val="1"/>
      <w:numFmt w:val="bullet"/>
      <w:lvlText w:val=""/>
      <w:lvlJc w:val="left"/>
      <w:pPr>
        <w:tabs>
          <w:tab w:val="num" w:pos="1440"/>
        </w:tabs>
        <w:ind w:left="1440" w:hanging="360"/>
      </w:pPr>
      <w:rPr>
        <w:rFonts w:ascii="Wingdings" w:hAnsi="Wingdings" w:hint="default"/>
      </w:rPr>
    </w:lvl>
    <w:lvl w:ilvl="2" w:tplc="96D4BFA4" w:tentative="1">
      <w:start w:val="1"/>
      <w:numFmt w:val="bullet"/>
      <w:lvlText w:val=""/>
      <w:lvlJc w:val="left"/>
      <w:pPr>
        <w:tabs>
          <w:tab w:val="num" w:pos="2160"/>
        </w:tabs>
        <w:ind w:left="2160" w:hanging="360"/>
      </w:pPr>
      <w:rPr>
        <w:rFonts w:ascii="Wingdings" w:hAnsi="Wingdings" w:hint="default"/>
      </w:rPr>
    </w:lvl>
    <w:lvl w:ilvl="3" w:tplc="7EB6B20C" w:tentative="1">
      <w:start w:val="1"/>
      <w:numFmt w:val="bullet"/>
      <w:lvlText w:val=""/>
      <w:lvlJc w:val="left"/>
      <w:pPr>
        <w:tabs>
          <w:tab w:val="num" w:pos="2880"/>
        </w:tabs>
        <w:ind w:left="2880" w:hanging="360"/>
      </w:pPr>
      <w:rPr>
        <w:rFonts w:ascii="Wingdings" w:hAnsi="Wingdings" w:hint="default"/>
      </w:rPr>
    </w:lvl>
    <w:lvl w:ilvl="4" w:tplc="FACE7CCC" w:tentative="1">
      <w:start w:val="1"/>
      <w:numFmt w:val="bullet"/>
      <w:lvlText w:val=""/>
      <w:lvlJc w:val="left"/>
      <w:pPr>
        <w:tabs>
          <w:tab w:val="num" w:pos="3600"/>
        </w:tabs>
        <w:ind w:left="3600" w:hanging="360"/>
      </w:pPr>
      <w:rPr>
        <w:rFonts w:ascii="Wingdings" w:hAnsi="Wingdings" w:hint="default"/>
      </w:rPr>
    </w:lvl>
    <w:lvl w:ilvl="5" w:tplc="01240FFC" w:tentative="1">
      <w:start w:val="1"/>
      <w:numFmt w:val="bullet"/>
      <w:lvlText w:val=""/>
      <w:lvlJc w:val="left"/>
      <w:pPr>
        <w:tabs>
          <w:tab w:val="num" w:pos="4320"/>
        </w:tabs>
        <w:ind w:left="4320" w:hanging="360"/>
      </w:pPr>
      <w:rPr>
        <w:rFonts w:ascii="Wingdings" w:hAnsi="Wingdings" w:hint="default"/>
      </w:rPr>
    </w:lvl>
    <w:lvl w:ilvl="6" w:tplc="767C020C" w:tentative="1">
      <w:start w:val="1"/>
      <w:numFmt w:val="bullet"/>
      <w:lvlText w:val=""/>
      <w:lvlJc w:val="left"/>
      <w:pPr>
        <w:tabs>
          <w:tab w:val="num" w:pos="5040"/>
        </w:tabs>
        <w:ind w:left="5040" w:hanging="360"/>
      </w:pPr>
      <w:rPr>
        <w:rFonts w:ascii="Wingdings" w:hAnsi="Wingdings" w:hint="default"/>
      </w:rPr>
    </w:lvl>
    <w:lvl w:ilvl="7" w:tplc="ECC60692" w:tentative="1">
      <w:start w:val="1"/>
      <w:numFmt w:val="bullet"/>
      <w:lvlText w:val=""/>
      <w:lvlJc w:val="left"/>
      <w:pPr>
        <w:tabs>
          <w:tab w:val="num" w:pos="5760"/>
        </w:tabs>
        <w:ind w:left="5760" w:hanging="360"/>
      </w:pPr>
      <w:rPr>
        <w:rFonts w:ascii="Wingdings" w:hAnsi="Wingdings" w:hint="default"/>
      </w:rPr>
    </w:lvl>
    <w:lvl w:ilvl="8" w:tplc="4B5EAFAC" w:tentative="1">
      <w:start w:val="1"/>
      <w:numFmt w:val="bullet"/>
      <w:lvlText w:val=""/>
      <w:lvlJc w:val="left"/>
      <w:pPr>
        <w:tabs>
          <w:tab w:val="num" w:pos="6480"/>
        </w:tabs>
        <w:ind w:left="6480" w:hanging="360"/>
      </w:pPr>
      <w:rPr>
        <w:rFonts w:ascii="Wingdings" w:hAnsi="Wingdings" w:hint="default"/>
      </w:rPr>
    </w:lvl>
  </w:abstractNum>
  <w:abstractNum w:abstractNumId="400" w15:restartNumberingAfterBreak="0">
    <w:nsid w:val="58BA11B8"/>
    <w:multiLevelType w:val="hybridMultilevel"/>
    <w:tmpl w:val="C6FC6A3C"/>
    <w:lvl w:ilvl="0" w:tplc="0358B55E">
      <w:start w:val="1"/>
      <w:numFmt w:val="bullet"/>
      <w:lvlText w:val=""/>
      <w:lvlJc w:val="left"/>
      <w:pPr>
        <w:tabs>
          <w:tab w:val="num" w:pos="720"/>
        </w:tabs>
        <w:ind w:left="720" w:hanging="360"/>
      </w:pPr>
      <w:rPr>
        <w:rFonts w:ascii="Wingdings" w:hAnsi="Wingdings" w:hint="default"/>
      </w:rPr>
    </w:lvl>
    <w:lvl w:ilvl="1" w:tplc="84868DFC" w:tentative="1">
      <w:start w:val="1"/>
      <w:numFmt w:val="bullet"/>
      <w:lvlText w:val=""/>
      <w:lvlJc w:val="left"/>
      <w:pPr>
        <w:tabs>
          <w:tab w:val="num" w:pos="1440"/>
        </w:tabs>
        <w:ind w:left="1440" w:hanging="360"/>
      </w:pPr>
      <w:rPr>
        <w:rFonts w:ascii="Wingdings" w:hAnsi="Wingdings" w:hint="default"/>
      </w:rPr>
    </w:lvl>
    <w:lvl w:ilvl="2" w:tplc="77BA971E" w:tentative="1">
      <w:start w:val="1"/>
      <w:numFmt w:val="bullet"/>
      <w:lvlText w:val=""/>
      <w:lvlJc w:val="left"/>
      <w:pPr>
        <w:tabs>
          <w:tab w:val="num" w:pos="2160"/>
        </w:tabs>
        <w:ind w:left="2160" w:hanging="360"/>
      </w:pPr>
      <w:rPr>
        <w:rFonts w:ascii="Wingdings" w:hAnsi="Wingdings" w:hint="default"/>
      </w:rPr>
    </w:lvl>
    <w:lvl w:ilvl="3" w:tplc="FB965DA0" w:tentative="1">
      <w:start w:val="1"/>
      <w:numFmt w:val="bullet"/>
      <w:lvlText w:val=""/>
      <w:lvlJc w:val="left"/>
      <w:pPr>
        <w:tabs>
          <w:tab w:val="num" w:pos="2880"/>
        </w:tabs>
        <w:ind w:left="2880" w:hanging="360"/>
      </w:pPr>
      <w:rPr>
        <w:rFonts w:ascii="Wingdings" w:hAnsi="Wingdings" w:hint="default"/>
      </w:rPr>
    </w:lvl>
    <w:lvl w:ilvl="4" w:tplc="1D604BAC" w:tentative="1">
      <w:start w:val="1"/>
      <w:numFmt w:val="bullet"/>
      <w:lvlText w:val=""/>
      <w:lvlJc w:val="left"/>
      <w:pPr>
        <w:tabs>
          <w:tab w:val="num" w:pos="3600"/>
        </w:tabs>
        <w:ind w:left="3600" w:hanging="360"/>
      </w:pPr>
      <w:rPr>
        <w:rFonts w:ascii="Wingdings" w:hAnsi="Wingdings" w:hint="default"/>
      </w:rPr>
    </w:lvl>
    <w:lvl w:ilvl="5" w:tplc="6186C11C" w:tentative="1">
      <w:start w:val="1"/>
      <w:numFmt w:val="bullet"/>
      <w:lvlText w:val=""/>
      <w:lvlJc w:val="left"/>
      <w:pPr>
        <w:tabs>
          <w:tab w:val="num" w:pos="4320"/>
        </w:tabs>
        <w:ind w:left="4320" w:hanging="360"/>
      </w:pPr>
      <w:rPr>
        <w:rFonts w:ascii="Wingdings" w:hAnsi="Wingdings" w:hint="default"/>
      </w:rPr>
    </w:lvl>
    <w:lvl w:ilvl="6" w:tplc="03148A0E" w:tentative="1">
      <w:start w:val="1"/>
      <w:numFmt w:val="bullet"/>
      <w:lvlText w:val=""/>
      <w:lvlJc w:val="left"/>
      <w:pPr>
        <w:tabs>
          <w:tab w:val="num" w:pos="5040"/>
        </w:tabs>
        <w:ind w:left="5040" w:hanging="360"/>
      </w:pPr>
      <w:rPr>
        <w:rFonts w:ascii="Wingdings" w:hAnsi="Wingdings" w:hint="default"/>
      </w:rPr>
    </w:lvl>
    <w:lvl w:ilvl="7" w:tplc="BFA00766" w:tentative="1">
      <w:start w:val="1"/>
      <w:numFmt w:val="bullet"/>
      <w:lvlText w:val=""/>
      <w:lvlJc w:val="left"/>
      <w:pPr>
        <w:tabs>
          <w:tab w:val="num" w:pos="5760"/>
        </w:tabs>
        <w:ind w:left="5760" w:hanging="360"/>
      </w:pPr>
      <w:rPr>
        <w:rFonts w:ascii="Wingdings" w:hAnsi="Wingdings" w:hint="default"/>
      </w:rPr>
    </w:lvl>
    <w:lvl w:ilvl="8" w:tplc="2146C6F6" w:tentative="1">
      <w:start w:val="1"/>
      <w:numFmt w:val="bullet"/>
      <w:lvlText w:val=""/>
      <w:lvlJc w:val="left"/>
      <w:pPr>
        <w:tabs>
          <w:tab w:val="num" w:pos="6480"/>
        </w:tabs>
        <w:ind w:left="6480" w:hanging="360"/>
      </w:pPr>
      <w:rPr>
        <w:rFonts w:ascii="Wingdings" w:hAnsi="Wingdings" w:hint="default"/>
      </w:rPr>
    </w:lvl>
  </w:abstractNum>
  <w:abstractNum w:abstractNumId="401" w15:restartNumberingAfterBreak="0">
    <w:nsid w:val="58DA7C85"/>
    <w:multiLevelType w:val="hybridMultilevel"/>
    <w:tmpl w:val="688C1A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2" w15:restartNumberingAfterBreak="0">
    <w:nsid w:val="58F7507A"/>
    <w:multiLevelType w:val="hybridMultilevel"/>
    <w:tmpl w:val="37DC86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3" w15:restartNumberingAfterBreak="0">
    <w:nsid w:val="5936369C"/>
    <w:multiLevelType w:val="hybridMultilevel"/>
    <w:tmpl w:val="83AA6EF2"/>
    <w:lvl w:ilvl="0" w:tplc="AEA0A926">
      <w:start w:val="1"/>
      <w:numFmt w:val="bullet"/>
      <w:lvlText w:val="•"/>
      <w:lvlJc w:val="left"/>
      <w:pPr>
        <w:tabs>
          <w:tab w:val="num" w:pos="720"/>
        </w:tabs>
        <w:ind w:left="720" w:hanging="360"/>
      </w:pPr>
      <w:rPr>
        <w:rFonts w:ascii="Arial" w:hAnsi="Arial" w:hint="default"/>
      </w:rPr>
    </w:lvl>
    <w:lvl w:ilvl="1" w:tplc="B4EC3CA8" w:tentative="1">
      <w:start w:val="1"/>
      <w:numFmt w:val="bullet"/>
      <w:lvlText w:val="•"/>
      <w:lvlJc w:val="left"/>
      <w:pPr>
        <w:tabs>
          <w:tab w:val="num" w:pos="1440"/>
        </w:tabs>
        <w:ind w:left="1440" w:hanging="360"/>
      </w:pPr>
      <w:rPr>
        <w:rFonts w:ascii="Arial" w:hAnsi="Arial" w:hint="default"/>
      </w:rPr>
    </w:lvl>
    <w:lvl w:ilvl="2" w:tplc="453A4A7E" w:tentative="1">
      <w:start w:val="1"/>
      <w:numFmt w:val="bullet"/>
      <w:lvlText w:val="•"/>
      <w:lvlJc w:val="left"/>
      <w:pPr>
        <w:tabs>
          <w:tab w:val="num" w:pos="2160"/>
        </w:tabs>
        <w:ind w:left="2160" w:hanging="360"/>
      </w:pPr>
      <w:rPr>
        <w:rFonts w:ascii="Arial" w:hAnsi="Arial" w:hint="default"/>
      </w:rPr>
    </w:lvl>
    <w:lvl w:ilvl="3" w:tplc="21DC701E" w:tentative="1">
      <w:start w:val="1"/>
      <w:numFmt w:val="bullet"/>
      <w:lvlText w:val="•"/>
      <w:lvlJc w:val="left"/>
      <w:pPr>
        <w:tabs>
          <w:tab w:val="num" w:pos="2880"/>
        </w:tabs>
        <w:ind w:left="2880" w:hanging="360"/>
      </w:pPr>
      <w:rPr>
        <w:rFonts w:ascii="Arial" w:hAnsi="Arial" w:hint="default"/>
      </w:rPr>
    </w:lvl>
    <w:lvl w:ilvl="4" w:tplc="B4BE5596" w:tentative="1">
      <w:start w:val="1"/>
      <w:numFmt w:val="bullet"/>
      <w:lvlText w:val="•"/>
      <w:lvlJc w:val="left"/>
      <w:pPr>
        <w:tabs>
          <w:tab w:val="num" w:pos="3600"/>
        </w:tabs>
        <w:ind w:left="3600" w:hanging="360"/>
      </w:pPr>
      <w:rPr>
        <w:rFonts w:ascii="Arial" w:hAnsi="Arial" w:hint="default"/>
      </w:rPr>
    </w:lvl>
    <w:lvl w:ilvl="5" w:tplc="F222CA20" w:tentative="1">
      <w:start w:val="1"/>
      <w:numFmt w:val="bullet"/>
      <w:lvlText w:val="•"/>
      <w:lvlJc w:val="left"/>
      <w:pPr>
        <w:tabs>
          <w:tab w:val="num" w:pos="4320"/>
        </w:tabs>
        <w:ind w:left="4320" w:hanging="360"/>
      </w:pPr>
      <w:rPr>
        <w:rFonts w:ascii="Arial" w:hAnsi="Arial" w:hint="default"/>
      </w:rPr>
    </w:lvl>
    <w:lvl w:ilvl="6" w:tplc="CA444736" w:tentative="1">
      <w:start w:val="1"/>
      <w:numFmt w:val="bullet"/>
      <w:lvlText w:val="•"/>
      <w:lvlJc w:val="left"/>
      <w:pPr>
        <w:tabs>
          <w:tab w:val="num" w:pos="5040"/>
        </w:tabs>
        <w:ind w:left="5040" w:hanging="360"/>
      </w:pPr>
      <w:rPr>
        <w:rFonts w:ascii="Arial" w:hAnsi="Arial" w:hint="default"/>
      </w:rPr>
    </w:lvl>
    <w:lvl w:ilvl="7" w:tplc="58728C64" w:tentative="1">
      <w:start w:val="1"/>
      <w:numFmt w:val="bullet"/>
      <w:lvlText w:val="•"/>
      <w:lvlJc w:val="left"/>
      <w:pPr>
        <w:tabs>
          <w:tab w:val="num" w:pos="5760"/>
        </w:tabs>
        <w:ind w:left="5760" w:hanging="360"/>
      </w:pPr>
      <w:rPr>
        <w:rFonts w:ascii="Arial" w:hAnsi="Arial" w:hint="default"/>
      </w:rPr>
    </w:lvl>
    <w:lvl w:ilvl="8" w:tplc="83C6C6CC" w:tentative="1">
      <w:start w:val="1"/>
      <w:numFmt w:val="bullet"/>
      <w:lvlText w:val="•"/>
      <w:lvlJc w:val="left"/>
      <w:pPr>
        <w:tabs>
          <w:tab w:val="num" w:pos="6480"/>
        </w:tabs>
        <w:ind w:left="6480" w:hanging="360"/>
      </w:pPr>
      <w:rPr>
        <w:rFonts w:ascii="Arial" w:hAnsi="Arial" w:hint="default"/>
      </w:rPr>
    </w:lvl>
  </w:abstractNum>
  <w:abstractNum w:abstractNumId="404" w15:restartNumberingAfterBreak="0">
    <w:nsid w:val="59444709"/>
    <w:multiLevelType w:val="multilevel"/>
    <w:tmpl w:val="FFFFFFFF"/>
    <w:lvl w:ilvl="0">
      <w:start w:val="1"/>
      <w:numFmt w:val="hebrew1"/>
      <w:lvlText w:val="%1."/>
      <w:lvlJc w:val="left"/>
      <w:pPr>
        <w:tabs>
          <w:tab w:val="num" w:pos="720"/>
        </w:tabs>
        <w:ind w:left="72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340"/>
        </w:tabs>
        <w:ind w:left="2160" w:hanging="180"/>
      </w:pPr>
      <w:rPr>
        <w:rFonts w:ascii="Symbol" w:hAnsi="Symbol" w:hint="default"/>
        <w:color w:val="auto"/>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405" w15:restartNumberingAfterBreak="0">
    <w:nsid w:val="594A29B9"/>
    <w:multiLevelType w:val="hybridMultilevel"/>
    <w:tmpl w:val="A08A7FFC"/>
    <w:lvl w:ilvl="0" w:tplc="856868DC">
      <w:start w:val="1"/>
      <w:numFmt w:val="bullet"/>
      <w:lvlText w:val=""/>
      <w:lvlJc w:val="left"/>
      <w:pPr>
        <w:tabs>
          <w:tab w:val="num" w:pos="720"/>
        </w:tabs>
        <w:ind w:left="720" w:hanging="360"/>
      </w:pPr>
      <w:rPr>
        <w:rFonts w:ascii="Wingdings" w:hAnsi="Wingdings" w:hint="default"/>
      </w:rPr>
    </w:lvl>
    <w:lvl w:ilvl="1" w:tplc="4ED22F6A" w:tentative="1">
      <w:start w:val="1"/>
      <w:numFmt w:val="bullet"/>
      <w:lvlText w:val=""/>
      <w:lvlJc w:val="left"/>
      <w:pPr>
        <w:tabs>
          <w:tab w:val="num" w:pos="1440"/>
        </w:tabs>
        <w:ind w:left="1440" w:hanging="360"/>
      </w:pPr>
      <w:rPr>
        <w:rFonts w:ascii="Wingdings" w:hAnsi="Wingdings" w:hint="default"/>
      </w:rPr>
    </w:lvl>
    <w:lvl w:ilvl="2" w:tplc="6D5E37E6" w:tentative="1">
      <w:start w:val="1"/>
      <w:numFmt w:val="bullet"/>
      <w:lvlText w:val=""/>
      <w:lvlJc w:val="left"/>
      <w:pPr>
        <w:tabs>
          <w:tab w:val="num" w:pos="2160"/>
        </w:tabs>
        <w:ind w:left="2160" w:hanging="360"/>
      </w:pPr>
      <w:rPr>
        <w:rFonts w:ascii="Wingdings" w:hAnsi="Wingdings" w:hint="default"/>
      </w:rPr>
    </w:lvl>
    <w:lvl w:ilvl="3" w:tplc="DC842E78" w:tentative="1">
      <w:start w:val="1"/>
      <w:numFmt w:val="bullet"/>
      <w:lvlText w:val=""/>
      <w:lvlJc w:val="left"/>
      <w:pPr>
        <w:tabs>
          <w:tab w:val="num" w:pos="2880"/>
        </w:tabs>
        <w:ind w:left="2880" w:hanging="360"/>
      </w:pPr>
      <w:rPr>
        <w:rFonts w:ascii="Wingdings" w:hAnsi="Wingdings" w:hint="default"/>
      </w:rPr>
    </w:lvl>
    <w:lvl w:ilvl="4" w:tplc="FE161A0E" w:tentative="1">
      <w:start w:val="1"/>
      <w:numFmt w:val="bullet"/>
      <w:lvlText w:val=""/>
      <w:lvlJc w:val="left"/>
      <w:pPr>
        <w:tabs>
          <w:tab w:val="num" w:pos="3600"/>
        </w:tabs>
        <w:ind w:left="3600" w:hanging="360"/>
      </w:pPr>
      <w:rPr>
        <w:rFonts w:ascii="Wingdings" w:hAnsi="Wingdings" w:hint="default"/>
      </w:rPr>
    </w:lvl>
    <w:lvl w:ilvl="5" w:tplc="1300685E" w:tentative="1">
      <w:start w:val="1"/>
      <w:numFmt w:val="bullet"/>
      <w:lvlText w:val=""/>
      <w:lvlJc w:val="left"/>
      <w:pPr>
        <w:tabs>
          <w:tab w:val="num" w:pos="4320"/>
        </w:tabs>
        <w:ind w:left="4320" w:hanging="360"/>
      </w:pPr>
      <w:rPr>
        <w:rFonts w:ascii="Wingdings" w:hAnsi="Wingdings" w:hint="default"/>
      </w:rPr>
    </w:lvl>
    <w:lvl w:ilvl="6" w:tplc="515E0F7C" w:tentative="1">
      <w:start w:val="1"/>
      <w:numFmt w:val="bullet"/>
      <w:lvlText w:val=""/>
      <w:lvlJc w:val="left"/>
      <w:pPr>
        <w:tabs>
          <w:tab w:val="num" w:pos="5040"/>
        </w:tabs>
        <w:ind w:left="5040" w:hanging="360"/>
      </w:pPr>
      <w:rPr>
        <w:rFonts w:ascii="Wingdings" w:hAnsi="Wingdings" w:hint="default"/>
      </w:rPr>
    </w:lvl>
    <w:lvl w:ilvl="7" w:tplc="618E134C" w:tentative="1">
      <w:start w:val="1"/>
      <w:numFmt w:val="bullet"/>
      <w:lvlText w:val=""/>
      <w:lvlJc w:val="left"/>
      <w:pPr>
        <w:tabs>
          <w:tab w:val="num" w:pos="5760"/>
        </w:tabs>
        <w:ind w:left="5760" w:hanging="360"/>
      </w:pPr>
      <w:rPr>
        <w:rFonts w:ascii="Wingdings" w:hAnsi="Wingdings" w:hint="default"/>
      </w:rPr>
    </w:lvl>
    <w:lvl w:ilvl="8" w:tplc="A0101F28" w:tentative="1">
      <w:start w:val="1"/>
      <w:numFmt w:val="bullet"/>
      <w:lvlText w:val=""/>
      <w:lvlJc w:val="left"/>
      <w:pPr>
        <w:tabs>
          <w:tab w:val="num" w:pos="6480"/>
        </w:tabs>
        <w:ind w:left="6480" w:hanging="360"/>
      </w:pPr>
      <w:rPr>
        <w:rFonts w:ascii="Wingdings" w:hAnsi="Wingdings" w:hint="default"/>
      </w:rPr>
    </w:lvl>
  </w:abstractNum>
  <w:abstractNum w:abstractNumId="406" w15:restartNumberingAfterBreak="0">
    <w:nsid w:val="595900BA"/>
    <w:multiLevelType w:val="hybridMultilevel"/>
    <w:tmpl w:val="11EA9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7" w15:restartNumberingAfterBreak="0">
    <w:nsid w:val="59765A17"/>
    <w:multiLevelType w:val="hybridMultilevel"/>
    <w:tmpl w:val="C04EE0EE"/>
    <w:lvl w:ilvl="0" w:tplc="85DA9446">
      <w:start w:val="1"/>
      <w:numFmt w:val="bullet"/>
      <w:lvlText w:val="•"/>
      <w:lvlJc w:val="left"/>
      <w:pPr>
        <w:tabs>
          <w:tab w:val="num" w:pos="720"/>
        </w:tabs>
        <w:ind w:left="720" w:hanging="360"/>
      </w:pPr>
      <w:rPr>
        <w:rFonts w:ascii="Arial" w:hAnsi="Arial" w:hint="default"/>
      </w:rPr>
    </w:lvl>
    <w:lvl w:ilvl="1" w:tplc="BEFAF02A" w:tentative="1">
      <w:start w:val="1"/>
      <w:numFmt w:val="bullet"/>
      <w:lvlText w:val="•"/>
      <w:lvlJc w:val="left"/>
      <w:pPr>
        <w:tabs>
          <w:tab w:val="num" w:pos="1440"/>
        </w:tabs>
        <w:ind w:left="1440" w:hanging="360"/>
      </w:pPr>
      <w:rPr>
        <w:rFonts w:ascii="Arial" w:hAnsi="Arial" w:hint="default"/>
      </w:rPr>
    </w:lvl>
    <w:lvl w:ilvl="2" w:tplc="0846DB3A" w:tentative="1">
      <w:start w:val="1"/>
      <w:numFmt w:val="bullet"/>
      <w:lvlText w:val="•"/>
      <w:lvlJc w:val="left"/>
      <w:pPr>
        <w:tabs>
          <w:tab w:val="num" w:pos="2160"/>
        </w:tabs>
        <w:ind w:left="2160" w:hanging="360"/>
      </w:pPr>
      <w:rPr>
        <w:rFonts w:ascii="Arial" w:hAnsi="Arial" w:hint="default"/>
      </w:rPr>
    </w:lvl>
    <w:lvl w:ilvl="3" w:tplc="DE46B7FA" w:tentative="1">
      <w:start w:val="1"/>
      <w:numFmt w:val="bullet"/>
      <w:lvlText w:val="•"/>
      <w:lvlJc w:val="left"/>
      <w:pPr>
        <w:tabs>
          <w:tab w:val="num" w:pos="2880"/>
        </w:tabs>
        <w:ind w:left="2880" w:hanging="360"/>
      </w:pPr>
      <w:rPr>
        <w:rFonts w:ascii="Arial" w:hAnsi="Arial" w:hint="default"/>
      </w:rPr>
    </w:lvl>
    <w:lvl w:ilvl="4" w:tplc="85FCB918" w:tentative="1">
      <w:start w:val="1"/>
      <w:numFmt w:val="bullet"/>
      <w:lvlText w:val="•"/>
      <w:lvlJc w:val="left"/>
      <w:pPr>
        <w:tabs>
          <w:tab w:val="num" w:pos="3600"/>
        </w:tabs>
        <w:ind w:left="3600" w:hanging="360"/>
      </w:pPr>
      <w:rPr>
        <w:rFonts w:ascii="Arial" w:hAnsi="Arial" w:hint="default"/>
      </w:rPr>
    </w:lvl>
    <w:lvl w:ilvl="5" w:tplc="5BA2CE6E" w:tentative="1">
      <w:start w:val="1"/>
      <w:numFmt w:val="bullet"/>
      <w:lvlText w:val="•"/>
      <w:lvlJc w:val="left"/>
      <w:pPr>
        <w:tabs>
          <w:tab w:val="num" w:pos="4320"/>
        </w:tabs>
        <w:ind w:left="4320" w:hanging="360"/>
      </w:pPr>
      <w:rPr>
        <w:rFonts w:ascii="Arial" w:hAnsi="Arial" w:hint="default"/>
      </w:rPr>
    </w:lvl>
    <w:lvl w:ilvl="6" w:tplc="08F28F9C" w:tentative="1">
      <w:start w:val="1"/>
      <w:numFmt w:val="bullet"/>
      <w:lvlText w:val="•"/>
      <w:lvlJc w:val="left"/>
      <w:pPr>
        <w:tabs>
          <w:tab w:val="num" w:pos="5040"/>
        </w:tabs>
        <w:ind w:left="5040" w:hanging="360"/>
      </w:pPr>
      <w:rPr>
        <w:rFonts w:ascii="Arial" w:hAnsi="Arial" w:hint="default"/>
      </w:rPr>
    </w:lvl>
    <w:lvl w:ilvl="7" w:tplc="F0C09FE4" w:tentative="1">
      <w:start w:val="1"/>
      <w:numFmt w:val="bullet"/>
      <w:lvlText w:val="•"/>
      <w:lvlJc w:val="left"/>
      <w:pPr>
        <w:tabs>
          <w:tab w:val="num" w:pos="5760"/>
        </w:tabs>
        <w:ind w:left="5760" w:hanging="360"/>
      </w:pPr>
      <w:rPr>
        <w:rFonts w:ascii="Arial" w:hAnsi="Arial" w:hint="default"/>
      </w:rPr>
    </w:lvl>
    <w:lvl w:ilvl="8" w:tplc="699AA5AC" w:tentative="1">
      <w:start w:val="1"/>
      <w:numFmt w:val="bullet"/>
      <w:lvlText w:val="•"/>
      <w:lvlJc w:val="left"/>
      <w:pPr>
        <w:tabs>
          <w:tab w:val="num" w:pos="6480"/>
        </w:tabs>
        <w:ind w:left="6480" w:hanging="360"/>
      </w:pPr>
      <w:rPr>
        <w:rFonts w:ascii="Arial" w:hAnsi="Arial" w:hint="default"/>
      </w:rPr>
    </w:lvl>
  </w:abstractNum>
  <w:abstractNum w:abstractNumId="408" w15:restartNumberingAfterBreak="0">
    <w:nsid w:val="59932815"/>
    <w:multiLevelType w:val="hybridMultilevel"/>
    <w:tmpl w:val="AB72B61A"/>
    <w:lvl w:ilvl="0" w:tplc="78000DA4">
      <w:start w:val="1"/>
      <w:numFmt w:val="bullet"/>
      <w:lvlText w:val=""/>
      <w:lvlJc w:val="left"/>
      <w:pPr>
        <w:tabs>
          <w:tab w:val="num" w:pos="720"/>
        </w:tabs>
        <w:ind w:left="720" w:hanging="360"/>
      </w:pPr>
      <w:rPr>
        <w:rFonts w:ascii="Wingdings" w:hAnsi="Wingdings" w:hint="default"/>
      </w:rPr>
    </w:lvl>
    <w:lvl w:ilvl="1" w:tplc="9BC2DCE8" w:tentative="1">
      <w:start w:val="1"/>
      <w:numFmt w:val="bullet"/>
      <w:lvlText w:val=""/>
      <w:lvlJc w:val="left"/>
      <w:pPr>
        <w:tabs>
          <w:tab w:val="num" w:pos="1440"/>
        </w:tabs>
        <w:ind w:left="1440" w:hanging="360"/>
      </w:pPr>
      <w:rPr>
        <w:rFonts w:ascii="Wingdings" w:hAnsi="Wingdings" w:hint="default"/>
      </w:rPr>
    </w:lvl>
    <w:lvl w:ilvl="2" w:tplc="3B68552C" w:tentative="1">
      <w:start w:val="1"/>
      <w:numFmt w:val="bullet"/>
      <w:lvlText w:val=""/>
      <w:lvlJc w:val="left"/>
      <w:pPr>
        <w:tabs>
          <w:tab w:val="num" w:pos="2160"/>
        </w:tabs>
        <w:ind w:left="2160" w:hanging="360"/>
      </w:pPr>
      <w:rPr>
        <w:rFonts w:ascii="Wingdings" w:hAnsi="Wingdings" w:hint="default"/>
      </w:rPr>
    </w:lvl>
    <w:lvl w:ilvl="3" w:tplc="101C4814" w:tentative="1">
      <w:start w:val="1"/>
      <w:numFmt w:val="bullet"/>
      <w:lvlText w:val=""/>
      <w:lvlJc w:val="left"/>
      <w:pPr>
        <w:tabs>
          <w:tab w:val="num" w:pos="2880"/>
        </w:tabs>
        <w:ind w:left="2880" w:hanging="360"/>
      </w:pPr>
      <w:rPr>
        <w:rFonts w:ascii="Wingdings" w:hAnsi="Wingdings" w:hint="default"/>
      </w:rPr>
    </w:lvl>
    <w:lvl w:ilvl="4" w:tplc="83745AC8" w:tentative="1">
      <w:start w:val="1"/>
      <w:numFmt w:val="bullet"/>
      <w:lvlText w:val=""/>
      <w:lvlJc w:val="left"/>
      <w:pPr>
        <w:tabs>
          <w:tab w:val="num" w:pos="3600"/>
        </w:tabs>
        <w:ind w:left="3600" w:hanging="360"/>
      </w:pPr>
      <w:rPr>
        <w:rFonts w:ascii="Wingdings" w:hAnsi="Wingdings" w:hint="default"/>
      </w:rPr>
    </w:lvl>
    <w:lvl w:ilvl="5" w:tplc="09824110" w:tentative="1">
      <w:start w:val="1"/>
      <w:numFmt w:val="bullet"/>
      <w:lvlText w:val=""/>
      <w:lvlJc w:val="left"/>
      <w:pPr>
        <w:tabs>
          <w:tab w:val="num" w:pos="4320"/>
        </w:tabs>
        <w:ind w:left="4320" w:hanging="360"/>
      </w:pPr>
      <w:rPr>
        <w:rFonts w:ascii="Wingdings" w:hAnsi="Wingdings" w:hint="default"/>
      </w:rPr>
    </w:lvl>
    <w:lvl w:ilvl="6" w:tplc="86C828B4" w:tentative="1">
      <w:start w:val="1"/>
      <w:numFmt w:val="bullet"/>
      <w:lvlText w:val=""/>
      <w:lvlJc w:val="left"/>
      <w:pPr>
        <w:tabs>
          <w:tab w:val="num" w:pos="5040"/>
        </w:tabs>
        <w:ind w:left="5040" w:hanging="360"/>
      </w:pPr>
      <w:rPr>
        <w:rFonts w:ascii="Wingdings" w:hAnsi="Wingdings" w:hint="default"/>
      </w:rPr>
    </w:lvl>
    <w:lvl w:ilvl="7" w:tplc="E07694CE" w:tentative="1">
      <w:start w:val="1"/>
      <w:numFmt w:val="bullet"/>
      <w:lvlText w:val=""/>
      <w:lvlJc w:val="left"/>
      <w:pPr>
        <w:tabs>
          <w:tab w:val="num" w:pos="5760"/>
        </w:tabs>
        <w:ind w:left="5760" w:hanging="360"/>
      </w:pPr>
      <w:rPr>
        <w:rFonts w:ascii="Wingdings" w:hAnsi="Wingdings" w:hint="default"/>
      </w:rPr>
    </w:lvl>
    <w:lvl w:ilvl="8" w:tplc="2B3604FA" w:tentative="1">
      <w:start w:val="1"/>
      <w:numFmt w:val="bullet"/>
      <w:lvlText w:val=""/>
      <w:lvlJc w:val="left"/>
      <w:pPr>
        <w:tabs>
          <w:tab w:val="num" w:pos="6480"/>
        </w:tabs>
        <w:ind w:left="6480" w:hanging="360"/>
      </w:pPr>
      <w:rPr>
        <w:rFonts w:ascii="Wingdings" w:hAnsi="Wingdings" w:hint="default"/>
      </w:rPr>
    </w:lvl>
  </w:abstractNum>
  <w:abstractNum w:abstractNumId="409" w15:restartNumberingAfterBreak="0">
    <w:nsid w:val="59A26F76"/>
    <w:multiLevelType w:val="hybridMultilevel"/>
    <w:tmpl w:val="C276B398"/>
    <w:lvl w:ilvl="0" w:tplc="6E08BF2A">
      <w:start w:val="1"/>
      <w:numFmt w:val="bullet"/>
      <w:lvlText w:val=""/>
      <w:lvlJc w:val="left"/>
      <w:pPr>
        <w:tabs>
          <w:tab w:val="num" w:pos="720"/>
        </w:tabs>
        <w:ind w:left="720" w:hanging="360"/>
      </w:pPr>
      <w:rPr>
        <w:rFonts w:ascii="Wingdings 3" w:hAnsi="Wingdings 3" w:hint="default"/>
      </w:rPr>
    </w:lvl>
    <w:lvl w:ilvl="1" w:tplc="619053D2" w:tentative="1">
      <w:start w:val="1"/>
      <w:numFmt w:val="bullet"/>
      <w:lvlText w:val=""/>
      <w:lvlJc w:val="left"/>
      <w:pPr>
        <w:tabs>
          <w:tab w:val="num" w:pos="1440"/>
        </w:tabs>
        <w:ind w:left="1440" w:hanging="360"/>
      </w:pPr>
      <w:rPr>
        <w:rFonts w:ascii="Wingdings 3" w:hAnsi="Wingdings 3" w:hint="default"/>
      </w:rPr>
    </w:lvl>
    <w:lvl w:ilvl="2" w:tplc="F94C60DC" w:tentative="1">
      <w:start w:val="1"/>
      <w:numFmt w:val="bullet"/>
      <w:lvlText w:val=""/>
      <w:lvlJc w:val="left"/>
      <w:pPr>
        <w:tabs>
          <w:tab w:val="num" w:pos="2160"/>
        </w:tabs>
        <w:ind w:left="2160" w:hanging="360"/>
      </w:pPr>
      <w:rPr>
        <w:rFonts w:ascii="Wingdings 3" w:hAnsi="Wingdings 3" w:hint="default"/>
      </w:rPr>
    </w:lvl>
    <w:lvl w:ilvl="3" w:tplc="6B42400A" w:tentative="1">
      <w:start w:val="1"/>
      <w:numFmt w:val="bullet"/>
      <w:lvlText w:val=""/>
      <w:lvlJc w:val="left"/>
      <w:pPr>
        <w:tabs>
          <w:tab w:val="num" w:pos="2880"/>
        </w:tabs>
        <w:ind w:left="2880" w:hanging="360"/>
      </w:pPr>
      <w:rPr>
        <w:rFonts w:ascii="Wingdings 3" w:hAnsi="Wingdings 3" w:hint="default"/>
      </w:rPr>
    </w:lvl>
    <w:lvl w:ilvl="4" w:tplc="2E62C1E8" w:tentative="1">
      <w:start w:val="1"/>
      <w:numFmt w:val="bullet"/>
      <w:lvlText w:val=""/>
      <w:lvlJc w:val="left"/>
      <w:pPr>
        <w:tabs>
          <w:tab w:val="num" w:pos="3600"/>
        </w:tabs>
        <w:ind w:left="3600" w:hanging="360"/>
      </w:pPr>
      <w:rPr>
        <w:rFonts w:ascii="Wingdings 3" w:hAnsi="Wingdings 3" w:hint="default"/>
      </w:rPr>
    </w:lvl>
    <w:lvl w:ilvl="5" w:tplc="68CE197A" w:tentative="1">
      <w:start w:val="1"/>
      <w:numFmt w:val="bullet"/>
      <w:lvlText w:val=""/>
      <w:lvlJc w:val="left"/>
      <w:pPr>
        <w:tabs>
          <w:tab w:val="num" w:pos="4320"/>
        </w:tabs>
        <w:ind w:left="4320" w:hanging="360"/>
      </w:pPr>
      <w:rPr>
        <w:rFonts w:ascii="Wingdings 3" w:hAnsi="Wingdings 3" w:hint="default"/>
      </w:rPr>
    </w:lvl>
    <w:lvl w:ilvl="6" w:tplc="A10E3AEC" w:tentative="1">
      <w:start w:val="1"/>
      <w:numFmt w:val="bullet"/>
      <w:lvlText w:val=""/>
      <w:lvlJc w:val="left"/>
      <w:pPr>
        <w:tabs>
          <w:tab w:val="num" w:pos="5040"/>
        </w:tabs>
        <w:ind w:left="5040" w:hanging="360"/>
      </w:pPr>
      <w:rPr>
        <w:rFonts w:ascii="Wingdings 3" w:hAnsi="Wingdings 3" w:hint="default"/>
      </w:rPr>
    </w:lvl>
    <w:lvl w:ilvl="7" w:tplc="B9C68C88" w:tentative="1">
      <w:start w:val="1"/>
      <w:numFmt w:val="bullet"/>
      <w:lvlText w:val=""/>
      <w:lvlJc w:val="left"/>
      <w:pPr>
        <w:tabs>
          <w:tab w:val="num" w:pos="5760"/>
        </w:tabs>
        <w:ind w:left="5760" w:hanging="360"/>
      </w:pPr>
      <w:rPr>
        <w:rFonts w:ascii="Wingdings 3" w:hAnsi="Wingdings 3" w:hint="default"/>
      </w:rPr>
    </w:lvl>
    <w:lvl w:ilvl="8" w:tplc="BEA68246" w:tentative="1">
      <w:start w:val="1"/>
      <w:numFmt w:val="bullet"/>
      <w:lvlText w:val=""/>
      <w:lvlJc w:val="left"/>
      <w:pPr>
        <w:tabs>
          <w:tab w:val="num" w:pos="6480"/>
        </w:tabs>
        <w:ind w:left="6480" w:hanging="360"/>
      </w:pPr>
      <w:rPr>
        <w:rFonts w:ascii="Wingdings 3" w:hAnsi="Wingdings 3" w:hint="default"/>
      </w:rPr>
    </w:lvl>
  </w:abstractNum>
  <w:abstractNum w:abstractNumId="410" w15:restartNumberingAfterBreak="0">
    <w:nsid w:val="5A786578"/>
    <w:multiLevelType w:val="hybridMultilevel"/>
    <w:tmpl w:val="CE78505A"/>
    <w:lvl w:ilvl="0" w:tplc="04548DE2">
      <w:start w:val="1"/>
      <w:numFmt w:val="bullet"/>
      <w:lvlText w:val="•"/>
      <w:lvlJc w:val="left"/>
      <w:pPr>
        <w:tabs>
          <w:tab w:val="num" w:pos="720"/>
        </w:tabs>
        <w:ind w:left="720" w:hanging="360"/>
      </w:pPr>
      <w:rPr>
        <w:rFonts w:ascii="Arial" w:hAnsi="Arial" w:hint="default"/>
      </w:rPr>
    </w:lvl>
    <w:lvl w:ilvl="1" w:tplc="98127D76" w:tentative="1">
      <w:start w:val="1"/>
      <w:numFmt w:val="bullet"/>
      <w:lvlText w:val="•"/>
      <w:lvlJc w:val="left"/>
      <w:pPr>
        <w:tabs>
          <w:tab w:val="num" w:pos="1440"/>
        </w:tabs>
        <w:ind w:left="1440" w:hanging="360"/>
      </w:pPr>
      <w:rPr>
        <w:rFonts w:ascii="Arial" w:hAnsi="Arial" w:hint="default"/>
      </w:rPr>
    </w:lvl>
    <w:lvl w:ilvl="2" w:tplc="9320C922" w:tentative="1">
      <w:start w:val="1"/>
      <w:numFmt w:val="bullet"/>
      <w:lvlText w:val="•"/>
      <w:lvlJc w:val="left"/>
      <w:pPr>
        <w:tabs>
          <w:tab w:val="num" w:pos="2160"/>
        </w:tabs>
        <w:ind w:left="2160" w:hanging="360"/>
      </w:pPr>
      <w:rPr>
        <w:rFonts w:ascii="Arial" w:hAnsi="Arial" w:hint="default"/>
      </w:rPr>
    </w:lvl>
    <w:lvl w:ilvl="3" w:tplc="B7D6151E" w:tentative="1">
      <w:start w:val="1"/>
      <w:numFmt w:val="bullet"/>
      <w:lvlText w:val="•"/>
      <w:lvlJc w:val="left"/>
      <w:pPr>
        <w:tabs>
          <w:tab w:val="num" w:pos="2880"/>
        </w:tabs>
        <w:ind w:left="2880" w:hanging="360"/>
      </w:pPr>
      <w:rPr>
        <w:rFonts w:ascii="Arial" w:hAnsi="Arial" w:hint="default"/>
      </w:rPr>
    </w:lvl>
    <w:lvl w:ilvl="4" w:tplc="81F8A9E6" w:tentative="1">
      <w:start w:val="1"/>
      <w:numFmt w:val="bullet"/>
      <w:lvlText w:val="•"/>
      <w:lvlJc w:val="left"/>
      <w:pPr>
        <w:tabs>
          <w:tab w:val="num" w:pos="3600"/>
        </w:tabs>
        <w:ind w:left="3600" w:hanging="360"/>
      </w:pPr>
      <w:rPr>
        <w:rFonts w:ascii="Arial" w:hAnsi="Arial" w:hint="default"/>
      </w:rPr>
    </w:lvl>
    <w:lvl w:ilvl="5" w:tplc="6A2CA7F2" w:tentative="1">
      <w:start w:val="1"/>
      <w:numFmt w:val="bullet"/>
      <w:lvlText w:val="•"/>
      <w:lvlJc w:val="left"/>
      <w:pPr>
        <w:tabs>
          <w:tab w:val="num" w:pos="4320"/>
        </w:tabs>
        <w:ind w:left="4320" w:hanging="360"/>
      </w:pPr>
      <w:rPr>
        <w:rFonts w:ascii="Arial" w:hAnsi="Arial" w:hint="default"/>
      </w:rPr>
    </w:lvl>
    <w:lvl w:ilvl="6" w:tplc="57CA4A72" w:tentative="1">
      <w:start w:val="1"/>
      <w:numFmt w:val="bullet"/>
      <w:lvlText w:val="•"/>
      <w:lvlJc w:val="left"/>
      <w:pPr>
        <w:tabs>
          <w:tab w:val="num" w:pos="5040"/>
        </w:tabs>
        <w:ind w:left="5040" w:hanging="360"/>
      </w:pPr>
      <w:rPr>
        <w:rFonts w:ascii="Arial" w:hAnsi="Arial" w:hint="default"/>
      </w:rPr>
    </w:lvl>
    <w:lvl w:ilvl="7" w:tplc="59A8E068" w:tentative="1">
      <w:start w:val="1"/>
      <w:numFmt w:val="bullet"/>
      <w:lvlText w:val="•"/>
      <w:lvlJc w:val="left"/>
      <w:pPr>
        <w:tabs>
          <w:tab w:val="num" w:pos="5760"/>
        </w:tabs>
        <w:ind w:left="5760" w:hanging="360"/>
      </w:pPr>
      <w:rPr>
        <w:rFonts w:ascii="Arial" w:hAnsi="Arial" w:hint="default"/>
      </w:rPr>
    </w:lvl>
    <w:lvl w:ilvl="8" w:tplc="7566361A" w:tentative="1">
      <w:start w:val="1"/>
      <w:numFmt w:val="bullet"/>
      <w:lvlText w:val="•"/>
      <w:lvlJc w:val="left"/>
      <w:pPr>
        <w:tabs>
          <w:tab w:val="num" w:pos="6480"/>
        </w:tabs>
        <w:ind w:left="6480" w:hanging="360"/>
      </w:pPr>
      <w:rPr>
        <w:rFonts w:ascii="Arial" w:hAnsi="Arial" w:hint="default"/>
      </w:rPr>
    </w:lvl>
  </w:abstractNum>
  <w:abstractNum w:abstractNumId="411" w15:restartNumberingAfterBreak="0">
    <w:nsid w:val="5A8F574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5AEA14C4"/>
    <w:multiLevelType w:val="hybridMultilevel"/>
    <w:tmpl w:val="D0D8734C"/>
    <w:lvl w:ilvl="0" w:tplc="982090E8">
      <w:start w:val="1"/>
      <w:numFmt w:val="bullet"/>
      <w:lvlText w:val=""/>
      <w:lvlJc w:val="left"/>
      <w:pPr>
        <w:tabs>
          <w:tab w:val="num" w:pos="720"/>
        </w:tabs>
        <w:ind w:left="720" w:hanging="360"/>
      </w:pPr>
      <w:rPr>
        <w:rFonts w:ascii="Webdings" w:hAnsi="Webdings" w:hint="default"/>
      </w:rPr>
    </w:lvl>
    <w:lvl w:ilvl="1" w:tplc="90B8677C" w:tentative="1">
      <w:start w:val="1"/>
      <w:numFmt w:val="bullet"/>
      <w:lvlText w:val=""/>
      <w:lvlJc w:val="left"/>
      <w:pPr>
        <w:tabs>
          <w:tab w:val="num" w:pos="1440"/>
        </w:tabs>
        <w:ind w:left="1440" w:hanging="360"/>
      </w:pPr>
      <w:rPr>
        <w:rFonts w:ascii="Webdings" w:hAnsi="Webdings" w:hint="default"/>
      </w:rPr>
    </w:lvl>
    <w:lvl w:ilvl="2" w:tplc="92FC6120" w:tentative="1">
      <w:start w:val="1"/>
      <w:numFmt w:val="bullet"/>
      <w:lvlText w:val=""/>
      <w:lvlJc w:val="left"/>
      <w:pPr>
        <w:tabs>
          <w:tab w:val="num" w:pos="2160"/>
        </w:tabs>
        <w:ind w:left="2160" w:hanging="360"/>
      </w:pPr>
      <w:rPr>
        <w:rFonts w:ascii="Webdings" w:hAnsi="Webdings" w:hint="default"/>
      </w:rPr>
    </w:lvl>
    <w:lvl w:ilvl="3" w:tplc="78DAAAE0" w:tentative="1">
      <w:start w:val="1"/>
      <w:numFmt w:val="bullet"/>
      <w:lvlText w:val=""/>
      <w:lvlJc w:val="left"/>
      <w:pPr>
        <w:tabs>
          <w:tab w:val="num" w:pos="2880"/>
        </w:tabs>
        <w:ind w:left="2880" w:hanging="360"/>
      </w:pPr>
      <w:rPr>
        <w:rFonts w:ascii="Webdings" w:hAnsi="Webdings" w:hint="default"/>
      </w:rPr>
    </w:lvl>
    <w:lvl w:ilvl="4" w:tplc="DD46578C" w:tentative="1">
      <w:start w:val="1"/>
      <w:numFmt w:val="bullet"/>
      <w:lvlText w:val=""/>
      <w:lvlJc w:val="left"/>
      <w:pPr>
        <w:tabs>
          <w:tab w:val="num" w:pos="3600"/>
        </w:tabs>
        <w:ind w:left="3600" w:hanging="360"/>
      </w:pPr>
      <w:rPr>
        <w:rFonts w:ascii="Webdings" w:hAnsi="Webdings" w:hint="default"/>
      </w:rPr>
    </w:lvl>
    <w:lvl w:ilvl="5" w:tplc="2EE45D44" w:tentative="1">
      <w:start w:val="1"/>
      <w:numFmt w:val="bullet"/>
      <w:lvlText w:val=""/>
      <w:lvlJc w:val="left"/>
      <w:pPr>
        <w:tabs>
          <w:tab w:val="num" w:pos="4320"/>
        </w:tabs>
        <w:ind w:left="4320" w:hanging="360"/>
      </w:pPr>
      <w:rPr>
        <w:rFonts w:ascii="Webdings" w:hAnsi="Webdings" w:hint="default"/>
      </w:rPr>
    </w:lvl>
    <w:lvl w:ilvl="6" w:tplc="8FD6A970" w:tentative="1">
      <w:start w:val="1"/>
      <w:numFmt w:val="bullet"/>
      <w:lvlText w:val=""/>
      <w:lvlJc w:val="left"/>
      <w:pPr>
        <w:tabs>
          <w:tab w:val="num" w:pos="5040"/>
        </w:tabs>
        <w:ind w:left="5040" w:hanging="360"/>
      </w:pPr>
      <w:rPr>
        <w:rFonts w:ascii="Webdings" w:hAnsi="Webdings" w:hint="default"/>
      </w:rPr>
    </w:lvl>
    <w:lvl w:ilvl="7" w:tplc="D24A2204" w:tentative="1">
      <w:start w:val="1"/>
      <w:numFmt w:val="bullet"/>
      <w:lvlText w:val=""/>
      <w:lvlJc w:val="left"/>
      <w:pPr>
        <w:tabs>
          <w:tab w:val="num" w:pos="5760"/>
        </w:tabs>
        <w:ind w:left="5760" w:hanging="360"/>
      </w:pPr>
      <w:rPr>
        <w:rFonts w:ascii="Webdings" w:hAnsi="Webdings" w:hint="default"/>
      </w:rPr>
    </w:lvl>
    <w:lvl w:ilvl="8" w:tplc="76D8A73C" w:tentative="1">
      <w:start w:val="1"/>
      <w:numFmt w:val="bullet"/>
      <w:lvlText w:val=""/>
      <w:lvlJc w:val="left"/>
      <w:pPr>
        <w:tabs>
          <w:tab w:val="num" w:pos="6480"/>
        </w:tabs>
        <w:ind w:left="6480" w:hanging="360"/>
      </w:pPr>
      <w:rPr>
        <w:rFonts w:ascii="Webdings" w:hAnsi="Webdings" w:hint="default"/>
      </w:rPr>
    </w:lvl>
  </w:abstractNum>
  <w:abstractNum w:abstractNumId="413" w15:restartNumberingAfterBreak="0">
    <w:nsid w:val="5B144BD8"/>
    <w:multiLevelType w:val="hybridMultilevel"/>
    <w:tmpl w:val="C922B522"/>
    <w:lvl w:ilvl="0" w:tplc="800272F0">
      <w:start w:val="1"/>
      <w:numFmt w:val="bullet"/>
      <w:lvlText w:val=""/>
      <w:lvlJc w:val="left"/>
      <w:pPr>
        <w:tabs>
          <w:tab w:val="num" w:pos="720"/>
        </w:tabs>
        <w:ind w:left="720" w:hanging="360"/>
      </w:pPr>
      <w:rPr>
        <w:rFonts w:ascii="Wingdings" w:hAnsi="Wingdings" w:hint="default"/>
      </w:rPr>
    </w:lvl>
    <w:lvl w:ilvl="1" w:tplc="D4C2BB9A" w:tentative="1">
      <w:start w:val="1"/>
      <w:numFmt w:val="bullet"/>
      <w:lvlText w:val=""/>
      <w:lvlJc w:val="left"/>
      <w:pPr>
        <w:tabs>
          <w:tab w:val="num" w:pos="1440"/>
        </w:tabs>
        <w:ind w:left="1440" w:hanging="360"/>
      </w:pPr>
      <w:rPr>
        <w:rFonts w:ascii="Wingdings" w:hAnsi="Wingdings" w:hint="default"/>
      </w:rPr>
    </w:lvl>
    <w:lvl w:ilvl="2" w:tplc="7AF46648" w:tentative="1">
      <w:start w:val="1"/>
      <w:numFmt w:val="bullet"/>
      <w:lvlText w:val=""/>
      <w:lvlJc w:val="left"/>
      <w:pPr>
        <w:tabs>
          <w:tab w:val="num" w:pos="2160"/>
        </w:tabs>
        <w:ind w:left="2160" w:hanging="360"/>
      </w:pPr>
      <w:rPr>
        <w:rFonts w:ascii="Wingdings" w:hAnsi="Wingdings" w:hint="default"/>
      </w:rPr>
    </w:lvl>
    <w:lvl w:ilvl="3" w:tplc="5ABEB87A" w:tentative="1">
      <w:start w:val="1"/>
      <w:numFmt w:val="bullet"/>
      <w:lvlText w:val=""/>
      <w:lvlJc w:val="left"/>
      <w:pPr>
        <w:tabs>
          <w:tab w:val="num" w:pos="2880"/>
        </w:tabs>
        <w:ind w:left="2880" w:hanging="360"/>
      </w:pPr>
      <w:rPr>
        <w:rFonts w:ascii="Wingdings" w:hAnsi="Wingdings" w:hint="default"/>
      </w:rPr>
    </w:lvl>
    <w:lvl w:ilvl="4" w:tplc="CBB0AB0C" w:tentative="1">
      <w:start w:val="1"/>
      <w:numFmt w:val="bullet"/>
      <w:lvlText w:val=""/>
      <w:lvlJc w:val="left"/>
      <w:pPr>
        <w:tabs>
          <w:tab w:val="num" w:pos="3600"/>
        </w:tabs>
        <w:ind w:left="3600" w:hanging="360"/>
      </w:pPr>
      <w:rPr>
        <w:rFonts w:ascii="Wingdings" w:hAnsi="Wingdings" w:hint="default"/>
      </w:rPr>
    </w:lvl>
    <w:lvl w:ilvl="5" w:tplc="9D381DEA" w:tentative="1">
      <w:start w:val="1"/>
      <w:numFmt w:val="bullet"/>
      <w:lvlText w:val=""/>
      <w:lvlJc w:val="left"/>
      <w:pPr>
        <w:tabs>
          <w:tab w:val="num" w:pos="4320"/>
        </w:tabs>
        <w:ind w:left="4320" w:hanging="360"/>
      </w:pPr>
      <w:rPr>
        <w:rFonts w:ascii="Wingdings" w:hAnsi="Wingdings" w:hint="default"/>
      </w:rPr>
    </w:lvl>
    <w:lvl w:ilvl="6" w:tplc="E29889F6" w:tentative="1">
      <w:start w:val="1"/>
      <w:numFmt w:val="bullet"/>
      <w:lvlText w:val=""/>
      <w:lvlJc w:val="left"/>
      <w:pPr>
        <w:tabs>
          <w:tab w:val="num" w:pos="5040"/>
        </w:tabs>
        <w:ind w:left="5040" w:hanging="360"/>
      </w:pPr>
      <w:rPr>
        <w:rFonts w:ascii="Wingdings" w:hAnsi="Wingdings" w:hint="default"/>
      </w:rPr>
    </w:lvl>
    <w:lvl w:ilvl="7" w:tplc="21A88388" w:tentative="1">
      <w:start w:val="1"/>
      <w:numFmt w:val="bullet"/>
      <w:lvlText w:val=""/>
      <w:lvlJc w:val="left"/>
      <w:pPr>
        <w:tabs>
          <w:tab w:val="num" w:pos="5760"/>
        </w:tabs>
        <w:ind w:left="5760" w:hanging="360"/>
      </w:pPr>
      <w:rPr>
        <w:rFonts w:ascii="Wingdings" w:hAnsi="Wingdings" w:hint="default"/>
      </w:rPr>
    </w:lvl>
    <w:lvl w:ilvl="8" w:tplc="76CC0FD6" w:tentative="1">
      <w:start w:val="1"/>
      <w:numFmt w:val="bullet"/>
      <w:lvlText w:val=""/>
      <w:lvlJc w:val="left"/>
      <w:pPr>
        <w:tabs>
          <w:tab w:val="num" w:pos="6480"/>
        </w:tabs>
        <w:ind w:left="6480" w:hanging="360"/>
      </w:pPr>
      <w:rPr>
        <w:rFonts w:ascii="Wingdings" w:hAnsi="Wingdings" w:hint="default"/>
      </w:rPr>
    </w:lvl>
  </w:abstractNum>
  <w:abstractNum w:abstractNumId="414" w15:restartNumberingAfterBreak="0">
    <w:nsid w:val="5B9946E3"/>
    <w:multiLevelType w:val="hybridMultilevel"/>
    <w:tmpl w:val="489E5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5" w15:restartNumberingAfterBreak="0">
    <w:nsid w:val="5BAF0640"/>
    <w:multiLevelType w:val="hybridMultilevel"/>
    <w:tmpl w:val="E140D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6" w15:restartNumberingAfterBreak="0">
    <w:nsid w:val="5C2F2EF3"/>
    <w:multiLevelType w:val="hybridMultilevel"/>
    <w:tmpl w:val="B718904E"/>
    <w:lvl w:ilvl="0" w:tplc="84866916">
      <w:start w:val="1"/>
      <w:numFmt w:val="bullet"/>
      <w:lvlText w:val="•"/>
      <w:lvlJc w:val="left"/>
      <w:pPr>
        <w:tabs>
          <w:tab w:val="num" w:pos="720"/>
        </w:tabs>
        <w:ind w:left="720" w:hanging="360"/>
      </w:pPr>
      <w:rPr>
        <w:rFonts w:ascii="Arial" w:hAnsi="Arial" w:hint="default"/>
      </w:rPr>
    </w:lvl>
    <w:lvl w:ilvl="1" w:tplc="FA8C9090" w:tentative="1">
      <w:start w:val="1"/>
      <w:numFmt w:val="bullet"/>
      <w:lvlText w:val="•"/>
      <w:lvlJc w:val="left"/>
      <w:pPr>
        <w:tabs>
          <w:tab w:val="num" w:pos="1440"/>
        </w:tabs>
        <w:ind w:left="1440" w:hanging="360"/>
      </w:pPr>
      <w:rPr>
        <w:rFonts w:ascii="Arial" w:hAnsi="Arial" w:hint="default"/>
      </w:rPr>
    </w:lvl>
    <w:lvl w:ilvl="2" w:tplc="5B46F1A6" w:tentative="1">
      <w:start w:val="1"/>
      <w:numFmt w:val="bullet"/>
      <w:lvlText w:val="•"/>
      <w:lvlJc w:val="left"/>
      <w:pPr>
        <w:tabs>
          <w:tab w:val="num" w:pos="2160"/>
        </w:tabs>
        <w:ind w:left="2160" w:hanging="360"/>
      </w:pPr>
      <w:rPr>
        <w:rFonts w:ascii="Arial" w:hAnsi="Arial" w:hint="default"/>
      </w:rPr>
    </w:lvl>
    <w:lvl w:ilvl="3" w:tplc="0A302BE8" w:tentative="1">
      <w:start w:val="1"/>
      <w:numFmt w:val="bullet"/>
      <w:lvlText w:val="•"/>
      <w:lvlJc w:val="left"/>
      <w:pPr>
        <w:tabs>
          <w:tab w:val="num" w:pos="2880"/>
        </w:tabs>
        <w:ind w:left="2880" w:hanging="360"/>
      </w:pPr>
      <w:rPr>
        <w:rFonts w:ascii="Arial" w:hAnsi="Arial" w:hint="default"/>
      </w:rPr>
    </w:lvl>
    <w:lvl w:ilvl="4" w:tplc="B7BA05CE" w:tentative="1">
      <w:start w:val="1"/>
      <w:numFmt w:val="bullet"/>
      <w:lvlText w:val="•"/>
      <w:lvlJc w:val="left"/>
      <w:pPr>
        <w:tabs>
          <w:tab w:val="num" w:pos="3600"/>
        </w:tabs>
        <w:ind w:left="3600" w:hanging="360"/>
      </w:pPr>
      <w:rPr>
        <w:rFonts w:ascii="Arial" w:hAnsi="Arial" w:hint="default"/>
      </w:rPr>
    </w:lvl>
    <w:lvl w:ilvl="5" w:tplc="EC9CCEA8" w:tentative="1">
      <w:start w:val="1"/>
      <w:numFmt w:val="bullet"/>
      <w:lvlText w:val="•"/>
      <w:lvlJc w:val="left"/>
      <w:pPr>
        <w:tabs>
          <w:tab w:val="num" w:pos="4320"/>
        </w:tabs>
        <w:ind w:left="4320" w:hanging="360"/>
      </w:pPr>
      <w:rPr>
        <w:rFonts w:ascii="Arial" w:hAnsi="Arial" w:hint="default"/>
      </w:rPr>
    </w:lvl>
    <w:lvl w:ilvl="6" w:tplc="A8729406" w:tentative="1">
      <w:start w:val="1"/>
      <w:numFmt w:val="bullet"/>
      <w:lvlText w:val="•"/>
      <w:lvlJc w:val="left"/>
      <w:pPr>
        <w:tabs>
          <w:tab w:val="num" w:pos="5040"/>
        </w:tabs>
        <w:ind w:left="5040" w:hanging="360"/>
      </w:pPr>
      <w:rPr>
        <w:rFonts w:ascii="Arial" w:hAnsi="Arial" w:hint="default"/>
      </w:rPr>
    </w:lvl>
    <w:lvl w:ilvl="7" w:tplc="3AD68C46" w:tentative="1">
      <w:start w:val="1"/>
      <w:numFmt w:val="bullet"/>
      <w:lvlText w:val="•"/>
      <w:lvlJc w:val="left"/>
      <w:pPr>
        <w:tabs>
          <w:tab w:val="num" w:pos="5760"/>
        </w:tabs>
        <w:ind w:left="5760" w:hanging="360"/>
      </w:pPr>
      <w:rPr>
        <w:rFonts w:ascii="Arial" w:hAnsi="Arial" w:hint="default"/>
      </w:rPr>
    </w:lvl>
    <w:lvl w:ilvl="8" w:tplc="ECDC63E4" w:tentative="1">
      <w:start w:val="1"/>
      <w:numFmt w:val="bullet"/>
      <w:lvlText w:val="•"/>
      <w:lvlJc w:val="left"/>
      <w:pPr>
        <w:tabs>
          <w:tab w:val="num" w:pos="6480"/>
        </w:tabs>
        <w:ind w:left="6480" w:hanging="360"/>
      </w:pPr>
      <w:rPr>
        <w:rFonts w:ascii="Arial" w:hAnsi="Arial" w:hint="default"/>
      </w:rPr>
    </w:lvl>
  </w:abstractNum>
  <w:abstractNum w:abstractNumId="417" w15:restartNumberingAfterBreak="0">
    <w:nsid w:val="5C351DF4"/>
    <w:multiLevelType w:val="hybridMultilevel"/>
    <w:tmpl w:val="87C04336"/>
    <w:lvl w:ilvl="0" w:tplc="EC88D67E">
      <w:start w:val="1"/>
      <w:numFmt w:val="decimal"/>
      <w:lvlText w:val="%1."/>
      <w:lvlJc w:val="left"/>
      <w:pPr>
        <w:tabs>
          <w:tab w:val="num" w:pos="720"/>
        </w:tabs>
        <w:ind w:left="720" w:hanging="360"/>
      </w:pPr>
    </w:lvl>
    <w:lvl w:ilvl="1" w:tplc="57B2D662" w:tentative="1">
      <w:start w:val="1"/>
      <w:numFmt w:val="decimal"/>
      <w:lvlText w:val="%2."/>
      <w:lvlJc w:val="left"/>
      <w:pPr>
        <w:tabs>
          <w:tab w:val="num" w:pos="1440"/>
        </w:tabs>
        <w:ind w:left="1440" w:hanging="360"/>
      </w:pPr>
    </w:lvl>
    <w:lvl w:ilvl="2" w:tplc="2A5EE40E" w:tentative="1">
      <w:start w:val="1"/>
      <w:numFmt w:val="decimal"/>
      <w:lvlText w:val="%3."/>
      <w:lvlJc w:val="left"/>
      <w:pPr>
        <w:tabs>
          <w:tab w:val="num" w:pos="2160"/>
        </w:tabs>
        <w:ind w:left="2160" w:hanging="360"/>
      </w:pPr>
    </w:lvl>
    <w:lvl w:ilvl="3" w:tplc="AF56EDD2" w:tentative="1">
      <w:start w:val="1"/>
      <w:numFmt w:val="decimal"/>
      <w:lvlText w:val="%4."/>
      <w:lvlJc w:val="left"/>
      <w:pPr>
        <w:tabs>
          <w:tab w:val="num" w:pos="2880"/>
        </w:tabs>
        <w:ind w:left="2880" w:hanging="360"/>
      </w:pPr>
    </w:lvl>
    <w:lvl w:ilvl="4" w:tplc="1E807798" w:tentative="1">
      <w:start w:val="1"/>
      <w:numFmt w:val="decimal"/>
      <w:lvlText w:val="%5."/>
      <w:lvlJc w:val="left"/>
      <w:pPr>
        <w:tabs>
          <w:tab w:val="num" w:pos="3600"/>
        </w:tabs>
        <w:ind w:left="3600" w:hanging="360"/>
      </w:pPr>
    </w:lvl>
    <w:lvl w:ilvl="5" w:tplc="7BB67ED2" w:tentative="1">
      <w:start w:val="1"/>
      <w:numFmt w:val="decimal"/>
      <w:lvlText w:val="%6."/>
      <w:lvlJc w:val="left"/>
      <w:pPr>
        <w:tabs>
          <w:tab w:val="num" w:pos="4320"/>
        </w:tabs>
        <w:ind w:left="4320" w:hanging="360"/>
      </w:pPr>
    </w:lvl>
    <w:lvl w:ilvl="6" w:tplc="BB16B5E0" w:tentative="1">
      <w:start w:val="1"/>
      <w:numFmt w:val="decimal"/>
      <w:lvlText w:val="%7."/>
      <w:lvlJc w:val="left"/>
      <w:pPr>
        <w:tabs>
          <w:tab w:val="num" w:pos="5040"/>
        </w:tabs>
        <w:ind w:left="5040" w:hanging="360"/>
      </w:pPr>
    </w:lvl>
    <w:lvl w:ilvl="7" w:tplc="CE341A9E" w:tentative="1">
      <w:start w:val="1"/>
      <w:numFmt w:val="decimal"/>
      <w:lvlText w:val="%8."/>
      <w:lvlJc w:val="left"/>
      <w:pPr>
        <w:tabs>
          <w:tab w:val="num" w:pos="5760"/>
        </w:tabs>
        <w:ind w:left="5760" w:hanging="360"/>
      </w:pPr>
    </w:lvl>
    <w:lvl w:ilvl="8" w:tplc="8BD6342A" w:tentative="1">
      <w:start w:val="1"/>
      <w:numFmt w:val="decimal"/>
      <w:lvlText w:val="%9."/>
      <w:lvlJc w:val="left"/>
      <w:pPr>
        <w:tabs>
          <w:tab w:val="num" w:pos="6480"/>
        </w:tabs>
        <w:ind w:left="6480" w:hanging="360"/>
      </w:pPr>
    </w:lvl>
  </w:abstractNum>
  <w:abstractNum w:abstractNumId="418" w15:restartNumberingAfterBreak="0">
    <w:nsid w:val="5CAF7204"/>
    <w:multiLevelType w:val="hybridMultilevel"/>
    <w:tmpl w:val="FFFFFFFF"/>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9" w15:restartNumberingAfterBreak="0">
    <w:nsid w:val="5CF624C4"/>
    <w:multiLevelType w:val="hybridMultilevel"/>
    <w:tmpl w:val="77A20DA6"/>
    <w:lvl w:ilvl="0" w:tplc="033EC7E2">
      <w:start w:val="1"/>
      <w:numFmt w:val="bullet"/>
      <w:lvlText w:val=""/>
      <w:lvlJc w:val="left"/>
      <w:pPr>
        <w:tabs>
          <w:tab w:val="num" w:pos="720"/>
        </w:tabs>
        <w:ind w:left="720" w:hanging="360"/>
      </w:pPr>
      <w:rPr>
        <w:rFonts w:ascii="Wingdings" w:hAnsi="Wingdings" w:hint="default"/>
      </w:rPr>
    </w:lvl>
    <w:lvl w:ilvl="1" w:tplc="C2CCA3F8" w:tentative="1">
      <w:start w:val="1"/>
      <w:numFmt w:val="bullet"/>
      <w:lvlText w:val=""/>
      <w:lvlJc w:val="left"/>
      <w:pPr>
        <w:tabs>
          <w:tab w:val="num" w:pos="1440"/>
        </w:tabs>
        <w:ind w:left="1440" w:hanging="360"/>
      </w:pPr>
      <w:rPr>
        <w:rFonts w:ascii="Wingdings" w:hAnsi="Wingdings" w:hint="default"/>
      </w:rPr>
    </w:lvl>
    <w:lvl w:ilvl="2" w:tplc="E19E181E" w:tentative="1">
      <w:start w:val="1"/>
      <w:numFmt w:val="bullet"/>
      <w:lvlText w:val=""/>
      <w:lvlJc w:val="left"/>
      <w:pPr>
        <w:tabs>
          <w:tab w:val="num" w:pos="2160"/>
        </w:tabs>
        <w:ind w:left="2160" w:hanging="360"/>
      </w:pPr>
      <w:rPr>
        <w:rFonts w:ascii="Wingdings" w:hAnsi="Wingdings" w:hint="default"/>
      </w:rPr>
    </w:lvl>
    <w:lvl w:ilvl="3" w:tplc="A3E40468" w:tentative="1">
      <w:start w:val="1"/>
      <w:numFmt w:val="bullet"/>
      <w:lvlText w:val=""/>
      <w:lvlJc w:val="left"/>
      <w:pPr>
        <w:tabs>
          <w:tab w:val="num" w:pos="2880"/>
        </w:tabs>
        <w:ind w:left="2880" w:hanging="360"/>
      </w:pPr>
      <w:rPr>
        <w:rFonts w:ascii="Wingdings" w:hAnsi="Wingdings" w:hint="default"/>
      </w:rPr>
    </w:lvl>
    <w:lvl w:ilvl="4" w:tplc="6C56A558" w:tentative="1">
      <w:start w:val="1"/>
      <w:numFmt w:val="bullet"/>
      <w:lvlText w:val=""/>
      <w:lvlJc w:val="left"/>
      <w:pPr>
        <w:tabs>
          <w:tab w:val="num" w:pos="3600"/>
        </w:tabs>
        <w:ind w:left="3600" w:hanging="360"/>
      </w:pPr>
      <w:rPr>
        <w:rFonts w:ascii="Wingdings" w:hAnsi="Wingdings" w:hint="default"/>
      </w:rPr>
    </w:lvl>
    <w:lvl w:ilvl="5" w:tplc="9C18F440" w:tentative="1">
      <w:start w:val="1"/>
      <w:numFmt w:val="bullet"/>
      <w:lvlText w:val=""/>
      <w:lvlJc w:val="left"/>
      <w:pPr>
        <w:tabs>
          <w:tab w:val="num" w:pos="4320"/>
        </w:tabs>
        <w:ind w:left="4320" w:hanging="360"/>
      </w:pPr>
      <w:rPr>
        <w:rFonts w:ascii="Wingdings" w:hAnsi="Wingdings" w:hint="default"/>
      </w:rPr>
    </w:lvl>
    <w:lvl w:ilvl="6" w:tplc="C4C8B670" w:tentative="1">
      <w:start w:val="1"/>
      <w:numFmt w:val="bullet"/>
      <w:lvlText w:val=""/>
      <w:lvlJc w:val="left"/>
      <w:pPr>
        <w:tabs>
          <w:tab w:val="num" w:pos="5040"/>
        </w:tabs>
        <w:ind w:left="5040" w:hanging="360"/>
      </w:pPr>
      <w:rPr>
        <w:rFonts w:ascii="Wingdings" w:hAnsi="Wingdings" w:hint="default"/>
      </w:rPr>
    </w:lvl>
    <w:lvl w:ilvl="7" w:tplc="65D29F60" w:tentative="1">
      <w:start w:val="1"/>
      <w:numFmt w:val="bullet"/>
      <w:lvlText w:val=""/>
      <w:lvlJc w:val="left"/>
      <w:pPr>
        <w:tabs>
          <w:tab w:val="num" w:pos="5760"/>
        </w:tabs>
        <w:ind w:left="5760" w:hanging="360"/>
      </w:pPr>
      <w:rPr>
        <w:rFonts w:ascii="Wingdings" w:hAnsi="Wingdings" w:hint="default"/>
      </w:rPr>
    </w:lvl>
    <w:lvl w:ilvl="8" w:tplc="B7969704" w:tentative="1">
      <w:start w:val="1"/>
      <w:numFmt w:val="bullet"/>
      <w:lvlText w:val=""/>
      <w:lvlJc w:val="left"/>
      <w:pPr>
        <w:tabs>
          <w:tab w:val="num" w:pos="6480"/>
        </w:tabs>
        <w:ind w:left="6480" w:hanging="360"/>
      </w:pPr>
      <w:rPr>
        <w:rFonts w:ascii="Wingdings" w:hAnsi="Wingdings" w:hint="default"/>
      </w:rPr>
    </w:lvl>
  </w:abstractNum>
  <w:abstractNum w:abstractNumId="420" w15:restartNumberingAfterBreak="0">
    <w:nsid w:val="5D7B02C1"/>
    <w:multiLevelType w:val="hybridMultilevel"/>
    <w:tmpl w:val="984C1B38"/>
    <w:lvl w:ilvl="0" w:tplc="965A818A">
      <w:start w:val="1"/>
      <w:numFmt w:val="bullet"/>
      <w:lvlText w:val="•"/>
      <w:lvlJc w:val="left"/>
      <w:pPr>
        <w:tabs>
          <w:tab w:val="num" w:pos="720"/>
        </w:tabs>
        <w:ind w:left="720" w:hanging="360"/>
      </w:pPr>
      <w:rPr>
        <w:rFonts w:ascii="Arial" w:hAnsi="Arial" w:hint="default"/>
      </w:rPr>
    </w:lvl>
    <w:lvl w:ilvl="1" w:tplc="23140926" w:tentative="1">
      <w:start w:val="1"/>
      <w:numFmt w:val="bullet"/>
      <w:lvlText w:val="•"/>
      <w:lvlJc w:val="left"/>
      <w:pPr>
        <w:tabs>
          <w:tab w:val="num" w:pos="1440"/>
        </w:tabs>
        <w:ind w:left="1440" w:hanging="360"/>
      </w:pPr>
      <w:rPr>
        <w:rFonts w:ascii="Arial" w:hAnsi="Arial" w:hint="default"/>
      </w:rPr>
    </w:lvl>
    <w:lvl w:ilvl="2" w:tplc="6E1ECDD6" w:tentative="1">
      <w:start w:val="1"/>
      <w:numFmt w:val="bullet"/>
      <w:lvlText w:val="•"/>
      <w:lvlJc w:val="left"/>
      <w:pPr>
        <w:tabs>
          <w:tab w:val="num" w:pos="2160"/>
        </w:tabs>
        <w:ind w:left="2160" w:hanging="360"/>
      </w:pPr>
      <w:rPr>
        <w:rFonts w:ascii="Arial" w:hAnsi="Arial" w:hint="default"/>
      </w:rPr>
    </w:lvl>
    <w:lvl w:ilvl="3" w:tplc="097061D6" w:tentative="1">
      <w:start w:val="1"/>
      <w:numFmt w:val="bullet"/>
      <w:lvlText w:val="•"/>
      <w:lvlJc w:val="left"/>
      <w:pPr>
        <w:tabs>
          <w:tab w:val="num" w:pos="2880"/>
        </w:tabs>
        <w:ind w:left="2880" w:hanging="360"/>
      </w:pPr>
      <w:rPr>
        <w:rFonts w:ascii="Arial" w:hAnsi="Arial" w:hint="default"/>
      </w:rPr>
    </w:lvl>
    <w:lvl w:ilvl="4" w:tplc="BD7CE9F4" w:tentative="1">
      <w:start w:val="1"/>
      <w:numFmt w:val="bullet"/>
      <w:lvlText w:val="•"/>
      <w:lvlJc w:val="left"/>
      <w:pPr>
        <w:tabs>
          <w:tab w:val="num" w:pos="3600"/>
        </w:tabs>
        <w:ind w:left="3600" w:hanging="360"/>
      </w:pPr>
      <w:rPr>
        <w:rFonts w:ascii="Arial" w:hAnsi="Arial" w:hint="default"/>
      </w:rPr>
    </w:lvl>
    <w:lvl w:ilvl="5" w:tplc="B8341156" w:tentative="1">
      <w:start w:val="1"/>
      <w:numFmt w:val="bullet"/>
      <w:lvlText w:val="•"/>
      <w:lvlJc w:val="left"/>
      <w:pPr>
        <w:tabs>
          <w:tab w:val="num" w:pos="4320"/>
        </w:tabs>
        <w:ind w:left="4320" w:hanging="360"/>
      </w:pPr>
      <w:rPr>
        <w:rFonts w:ascii="Arial" w:hAnsi="Arial" w:hint="default"/>
      </w:rPr>
    </w:lvl>
    <w:lvl w:ilvl="6" w:tplc="5BC88AA6" w:tentative="1">
      <w:start w:val="1"/>
      <w:numFmt w:val="bullet"/>
      <w:lvlText w:val="•"/>
      <w:lvlJc w:val="left"/>
      <w:pPr>
        <w:tabs>
          <w:tab w:val="num" w:pos="5040"/>
        </w:tabs>
        <w:ind w:left="5040" w:hanging="360"/>
      </w:pPr>
      <w:rPr>
        <w:rFonts w:ascii="Arial" w:hAnsi="Arial" w:hint="default"/>
      </w:rPr>
    </w:lvl>
    <w:lvl w:ilvl="7" w:tplc="8EDC0AC4" w:tentative="1">
      <w:start w:val="1"/>
      <w:numFmt w:val="bullet"/>
      <w:lvlText w:val="•"/>
      <w:lvlJc w:val="left"/>
      <w:pPr>
        <w:tabs>
          <w:tab w:val="num" w:pos="5760"/>
        </w:tabs>
        <w:ind w:left="5760" w:hanging="360"/>
      </w:pPr>
      <w:rPr>
        <w:rFonts w:ascii="Arial" w:hAnsi="Arial" w:hint="default"/>
      </w:rPr>
    </w:lvl>
    <w:lvl w:ilvl="8" w:tplc="4CF6D4E8" w:tentative="1">
      <w:start w:val="1"/>
      <w:numFmt w:val="bullet"/>
      <w:lvlText w:val="•"/>
      <w:lvlJc w:val="left"/>
      <w:pPr>
        <w:tabs>
          <w:tab w:val="num" w:pos="6480"/>
        </w:tabs>
        <w:ind w:left="6480" w:hanging="360"/>
      </w:pPr>
      <w:rPr>
        <w:rFonts w:ascii="Arial" w:hAnsi="Arial" w:hint="default"/>
      </w:rPr>
    </w:lvl>
  </w:abstractNum>
  <w:abstractNum w:abstractNumId="421" w15:restartNumberingAfterBreak="0">
    <w:nsid w:val="5DD61917"/>
    <w:multiLevelType w:val="multilevel"/>
    <w:tmpl w:val="2272D1D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340"/>
        </w:tabs>
        <w:ind w:left="2160" w:hanging="180"/>
      </w:pPr>
      <w:rPr>
        <w:rFonts w:ascii="Symbol" w:hAnsi="Symbol" w:hint="default"/>
        <w:color w:val="auto"/>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422" w15:restartNumberingAfterBreak="0">
    <w:nsid w:val="5E0067DB"/>
    <w:multiLevelType w:val="hybridMultilevel"/>
    <w:tmpl w:val="C568B710"/>
    <w:lvl w:ilvl="0" w:tplc="6956721A">
      <w:start w:val="1"/>
      <w:numFmt w:val="decimal"/>
      <w:lvlText w:val="%1."/>
      <w:lvlJc w:val="left"/>
      <w:pPr>
        <w:tabs>
          <w:tab w:val="num" w:pos="720"/>
        </w:tabs>
        <w:ind w:left="720" w:hanging="360"/>
      </w:pPr>
      <w:rPr>
        <w:rFonts w:asciiTheme="minorHAnsi" w:eastAsiaTheme="minorHAnsi" w:hAnsiTheme="minorHAnsi" w:cstheme="minorBidi"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423" w15:restartNumberingAfterBreak="0">
    <w:nsid w:val="5E065226"/>
    <w:multiLevelType w:val="hybridMultilevel"/>
    <w:tmpl w:val="A7920432"/>
    <w:lvl w:ilvl="0" w:tplc="35D8EA0C">
      <w:start w:val="1"/>
      <w:numFmt w:val="bullet"/>
      <w:lvlText w:val=""/>
      <w:lvlJc w:val="left"/>
      <w:pPr>
        <w:tabs>
          <w:tab w:val="num" w:pos="720"/>
        </w:tabs>
        <w:ind w:left="720" w:hanging="360"/>
      </w:pPr>
      <w:rPr>
        <w:rFonts w:ascii="Wingdings" w:hAnsi="Wingdings" w:hint="default"/>
      </w:rPr>
    </w:lvl>
    <w:lvl w:ilvl="1" w:tplc="642672DE" w:tentative="1">
      <w:start w:val="1"/>
      <w:numFmt w:val="bullet"/>
      <w:lvlText w:val=""/>
      <w:lvlJc w:val="left"/>
      <w:pPr>
        <w:tabs>
          <w:tab w:val="num" w:pos="1440"/>
        </w:tabs>
        <w:ind w:left="1440" w:hanging="360"/>
      </w:pPr>
      <w:rPr>
        <w:rFonts w:ascii="Wingdings" w:hAnsi="Wingdings" w:hint="default"/>
      </w:rPr>
    </w:lvl>
    <w:lvl w:ilvl="2" w:tplc="158C1616" w:tentative="1">
      <w:start w:val="1"/>
      <w:numFmt w:val="bullet"/>
      <w:lvlText w:val=""/>
      <w:lvlJc w:val="left"/>
      <w:pPr>
        <w:tabs>
          <w:tab w:val="num" w:pos="2160"/>
        </w:tabs>
        <w:ind w:left="2160" w:hanging="360"/>
      </w:pPr>
      <w:rPr>
        <w:rFonts w:ascii="Wingdings" w:hAnsi="Wingdings" w:hint="default"/>
      </w:rPr>
    </w:lvl>
    <w:lvl w:ilvl="3" w:tplc="C4429324" w:tentative="1">
      <w:start w:val="1"/>
      <w:numFmt w:val="bullet"/>
      <w:lvlText w:val=""/>
      <w:lvlJc w:val="left"/>
      <w:pPr>
        <w:tabs>
          <w:tab w:val="num" w:pos="2880"/>
        </w:tabs>
        <w:ind w:left="2880" w:hanging="360"/>
      </w:pPr>
      <w:rPr>
        <w:rFonts w:ascii="Wingdings" w:hAnsi="Wingdings" w:hint="default"/>
      </w:rPr>
    </w:lvl>
    <w:lvl w:ilvl="4" w:tplc="45506EAA" w:tentative="1">
      <w:start w:val="1"/>
      <w:numFmt w:val="bullet"/>
      <w:lvlText w:val=""/>
      <w:lvlJc w:val="left"/>
      <w:pPr>
        <w:tabs>
          <w:tab w:val="num" w:pos="3600"/>
        </w:tabs>
        <w:ind w:left="3600" w:hanging="360"/>
      </w:pPr>
      <w:rPr>
        <w:rFonts w:ascii="Wingdings" w:hAnsi="Wingdings" w:hint="default"/>
      </w:rPr>
    </w:lvl>
    <w:lvl w:ilvl="5" w:tplc="F6B6440C" w:tentative="1">
      <w:start w:val="1"/>
      <w:numFmt w:val="bullet"/>
      <w:lvlText w:val=""/>
      <w:lvlJc w:val="left"/>
      <w:pPr>
        <w:tabs>
          <w:tab w:val="num" w:pos="4320"/>
        </w:tabs>
        <w:ind w:left="4320" w:hanging="360"/>
      </w:pPr>
      <w:rPr>
        <w:rFonts w:ascii="Wingdings" w:hAnsi="Wingdings" w:hint="default"/>
      </w:rPr>
    </w:lvl>
    <w:lvl w:ilvl="6" w:tplc="DF3ED904" w:tentative="1">
      <w:start w:val="1"/>
      <w:numFmt w:val="bullet"/>
      <w:lvlText w:val=""/>
      <w:lvlJc w:val="left"/>
      <w:pPr>
        <w:tabs>
          <w:tab w:val="num" w:pos="5040"/>
        </w:tabs>
        <w:ind w:left="5040" w:hanging="360"/>
      </w:pPr>
      <w:rPr>
        <w:rFonts w:ascii="Wingdings" w:hAnsi="Wingdings" w:hint="default"/>
      </w:rPr>
    </w:lvl>
    <w:lvl w:ilvl="7" w:tplc="042C520C" w:tentative="1">
      <w:start w:val="1"/>
      <w:numFmt w:val="bullet"/>
      <w:lvlText w:val=""/>
      <w:lvlJc w:val="left"/>
      <w:pPr>
        <w:tabs>
          <w:tab w:val="num" w:pos="5760"/>
        </w:tabs>
        <w:ind w:left="5760" w:hanging="360"/>
      </w:pPr>
      <w:rPr>
        <w:rFonts w:ascii="Wingdings" w:hAnsi="Wingdings" w:hint="default"/>
      </w:rPr>
    </w:lvl>
    <w:lvl w:ilvl="8" w:tplc="09A2EA7A" w:tentative="1">
      <w:start w:val="1"/>
      <w:numFmt w:val="bullet"/>
      <w:lvlText w:val=""/>
      <w:lvlJc w:val="left"/>
      <w:pPr>
        <w:tabs>
          <w:tab w:val="num" w:pos="6480"/>
        </w:tabs>
        <w:ind w:left="6480" w:hanging="360"/>
      </w:pPr>
      <w:rPr>
        <w:rFonts w:ascii="Wingdings" w:hAnsi="Wingdings" w:hint="default"/>
      </w:rPr>
    </w:lvl>
  </w:abstractNum>
  <w:abstractNum w:abstractNumId="424" w15:restartNumberingAfterBreak="0">
    <w:nsid w:val="5EE40DE9"/>
    <w:multiLevelType w:val="hybridMultilevel"/>
    <w:tmpl w:val="A12A6300"/>
    <w:lvl w:ilvl="0" w:tplc="54B62C56">
      <w:start w:val="1"/>
      <w:numFmt w:val="bullet"/>
      <w:lvlText w:val="•"/>
      <w:lvlJc w:val="left"/>
      <w:pPr>
        <w:tabs>
          <w:tab w:val="num" w:pos="720"/>
        </w:tabs>
        <w:ind w:left="720" w:hanging="360"/>
      </w:pPr>
      <w:rPr>
        <w:rFonts w:ascii="Arial" w:hAnsi="Arial" w:hint="default"/>
      </w:rPr>
    </w:lvl>
    <w:lvl w:ilvl="1" w:tplc="67BE6222" w:tentative="1">
      <w:start w:val="1"/>
      <w:numFmt w:val="bullet"/>
      <w:lvlText w:val="•"/>
      <w:lvlJc w:val="left"/>
      <w:pPr>
        <w:tabs>
          <w:tab w:val="num" w:pos="1440"/>
        </w:tabs>
        <w:ind w:left="1440" w:hanging="360"/>
      </w:pPr>
      <w:rPr>
        <w:rFonts w:ascii="Arial" w:hAnsi="Arial" w:hint="default"/>
      </w:rPr>
    </w:lvl>
    <w:lvl w:ilvl="2" w:tplc="2F0EBA76" w:tentative="1">
      <w:start w:val="1"/>
      <w:numFmt w:val="bullet"/>
      <w:lvlText w:val="•"/>
      <w:lvlJc w:val="left"/>
      <w:pPr>
        <w:tabs>
          <w:tab w:val="num" w:pos="2160"/>
        </w:tabs>
        <w:ind w:left="2160" w:hanging="360"/>
      </w:pPr>
      <w:rPr>
        <w:rFonts w:ascii="Arial" w:hAnsi="Arial" w:hint="default"/>
      </w:rPr>
    </w:lvl>
    <w:lvl w:ilvl="3" w:tplc="EE70D6EC" w:tentative="1">
      <w:start w:val="1"/>
      <w:numFmt w:val="bullet"/>
      <w:lvlText w:val="•"/>
      <w:lvlJc w:val="left"/>
      <w:pPr>
        <w:tabs>
          <w:tab w:val="num" w:pos="2880"/>
        </w:tabs>
        <w:ind w:left="2880" w:hanging="360"/>
      </w:pPr>
      <w:rPr>
        <w:rFonts w:ascii="Arial" w:hAnsi="Arial" w:hint="default"/>
      </w:rPr>
    </w:lvl>
    <w:lvl w:ilvl="4" w:tplc="9D6479B0" w:tentative="1">
      <w:start w:val="1"/>
      <w:numFmt w:val="bullet"/>
      <w:lvlText w:val="•"/>
      <w:lvlJc w:val="left"/>
      <w:pPr>
        <w:tabs>
          <w:tab w:val="num" w:pos="3600"/>
        </w:tabs>
        <w:ind w:left="3600" w:hanging="360"/>
      </w:pPr>
      <w:rPr>
        <w:rFonts w:ascii="Arial" w:hAnsi="Arial" w:hint="default"/>
      </w:rPr>
    </w:lvl>
    <w:lvl w:ilvl="5" w:tplc="E054B1E8" w:tentative="1">
      <w:start w:val="1"/>
      <w:numFmt w:val="bullet"/>
      <w:lvlText w:val="•"/>
      <w:lvlJc w:val="left"/>
      <w:pPr>
        <w:tabs>
          <w:tab w:val="num" w:pos="4320"/>
        </w:tabs>
        <w:ind w:left="4320" w:hanging="360"/>
      </w:pPr>
      <w:rPr>
        <w:rFonts w:ascii="Arial" w:hAnsi="Arial" w:hint="default"/>
      </w:rPr>
    </w:lvl>
    <w:lvl w:ilvl="6" w:tplc="97D2CA68" w:tentative="1">
      <w:start w:val="1"/>
      <w:numFmt w:val="bullet"/>
      <w:lvlText w:val="•"/>
      <w:lvlJc w:val="left"/>
      <w:pPr>
        <w:tabs>
          <w:tab w:val="num" w:pos="5040"/>
        </w:tabs>
        <w:ind w:left="5040" w:hanging="360"/>
      </w:pPr>
      <w:rPr>
        <w:rFonts w:ascii="Arial" w:hAnsi="Arial" w:hint="default"/>
      </w:rPr>
    </w:lvl>
    <w:lvl w:ilvl="7" w:tplc="7E9E17DE" w:tentative="1">
      <w:start w:val="1"/>
      <w:numFmt w:val="bullet"/>
      <w:lvlText w:val="•"/>
      <w:lvlJc w:val="left"/>
      <w:pPr>
        <w:tabs>
          <w:tab w:val="num" w:pos="5760"/>
        </w:tabs>
        <w:ind w:left="5760" w:hanging="360"/>
      </w:pPr>
      <w:rPr>
        <w:rFonts w:ascii="Arial" w:hAnsi="Arial" w:hint="default"/>
      </w:rPr>
    </w:lvl>
    <w:lvl w:ilvl="8" w:tplc="E4AAE502" w:tentative="1">
      <w:start w:val="1"/>
      <w:numFmt w:val="bullet"/>
      <w:lvlText w:val="•"/>
      <w:lvlJc w:val="left"/>
      <w:pPr>
        <w:tabs>
          <w:tab w:val="num" w:pos="6480"/>
        </w:tabs>
        <w:ind w:left="6480" w:hanging="360"/>
      </w:pPr>
      <w:rPr>
        <w:rFonts w:ascii="Arial" w:hAnsi="Arial" w:hint="default"/>
      </w:rPr>
    </w:lvl>
  </w:abstractNum>
  <w:abstractNum w:abstractNumId="425" w15:restartNumberingAfterBreak="0">
    <w:nsid w:val="5F0936B2"/>
    <w:multiLevelType w:val="hybridMultilevel"/>
    <w:tmpl w:val="33025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6" w15:restartNumberingAfterBreak="0">
    <w:nsid w:val="5F0D4BE0"/>
    <w:multiLevelType w:val="hybridMultilevel"/>
    <w:tmpl w:val="44EA4DCA"/>
    <w:lvl w:ilvl="0" w:tplc="B24EDE32">
      <w:start w:val="1"/>
      <w:numFmt w:val="bullet"/>
      <w:lvlText w:val=""/>
      <w:lvlJc w:val="left"/>
      <w:pPr>
        <w:tabs>
          <w:tab w:val="num" w:pos="720"/>
        </w:tabs>
        <w:ind w:left="720" w:hanging="360"/>
      </w:pPr>
      <w:rPr>
        <w:rFonts w:ascii="Symbol" w:hAnsi="Symbol" w:hint="default"/>
      </w:rPr>
    </w:lvl>
    <w:lvl w:ilvl="1" w:tplc="DBBA20E2" w:tentative="1">
      <w:start w:val="1"/>
      <w:numFmt w:val="bullet"/>
      <w:lvlText w:val=""/>
      <w:lvlJc w:val="left"/>
      <w:pPr>
        <w:tabs>
          <w:tab w:val="num" w:pos="1440"/>
        </w:tabs>
        <w:ind w:left="1440" w:hanging="360"/>
      </w:pPr>
      <w:rPr>
        <w:rFonts w:ascii="Symbol" w:hAnsi="Symbol" w:hint="default"/>
      </w:rPr>
    </w:lvl>
    <w:lvl w:ilvl="2" w:tplc="EBD607AA" w:tentative="1">
      <w:start w:val="1"/>
      <w:numFmt w:val="bullet"/>
      <w:lvlText w:val=""/>
      <w:lvlJc w:val="left"/>
      <w:pPr>
        <w:tabs>
          <w:tab w:val="num" w:pos="2160"/>
        </w:tabs>
        <w:ind w:left="2160" w:hanging="360"/>
      </w:pPr>
      <w:rPr>
        <w:rFonts w:ascii="Symbol" w:hAnsi="Symbol" w:hint="default"/>
      </w:rPr>
    </w:lvl>
    <w:lvl w:ilvl="3" w:tplc="6A967800" w:tentative="1">
      <w:start w:val="1"/>
      <w:numFmt w:val="bullet"/>
      <w:lvlText w:val=""/>
      <w:lvlJc w:val="left"/>
      <w:pPr>
        <w:tabs>
          <w:tab w:val="num" w:pos="2880"/>
        </w:tabs>
        <w:ind w:left="2880" w:hanging="360"/>
      </w:pPr>
      <w:rPr>
        <w:rFonts w:ascii="Symbol" w:hAnsi="Symbol" w:hint="default"/>
      </w:rPr>
    </w:lvl>
    <w:lvl w:ilvl="4" w:tplc="3D0A0514" w:tentative="1">
      <w:start w:val="1"/>
      <w:numFmt w:val="bullet"/>
      <w:lvlText w:val=""/>
      <w:lvlJc w:val="left"/>
      <w:pPr>
        <w:tabs>
          <w:tab w:val="num" w:pos="3600"/>
        </w:tabs>
        <w:ind w:left="3600" w:hanging="360"/>
      </w:pPr>
      <w:rPr>
        <w:rFonts w:ascii="Symbol" w:hAnsi="Symbol" w:hint="default"/>
      </w:rPr>
    </w:lvl>
    <w:lvl w:ilvl="5" w:tplc="48DC93EE" w:tentative="1">
      <w:start w:val="1"/>
      <w:numFmt w:val="bullet"/>
      <w:lvlText w:val=""/>
      <w:lvlJc w:val="left"/>
      <w:pPr>
        <w:tabs>
          <w:tab w:val="num" w:pos="4320"/>
        </w:tabs>
        <w:ind w:left="4320" w:hanging="360"/>
      </w:pPr>
      <w:rPr>
        <w:rFonts w:ascii="Symbol" w:hAnsi="Symbol" w:hint="default"/>
      </w:rPr>
    </w:lvl>
    <w:lvl w:ilvl="6" w:tplc="A94C65AE" w:tentative="1">
      <w:start w:val="1"/>
      <w:numFmt w:val="bullet"/>
      <w:lvlText w:val=""/>
      <w:lvlJc w:val="left"/>
      <w:pPr>
        <w:tabs>
          <w:tab w:val="num" w:pos="5040"/>
        </w:tabs>
        <w:ind w:left="5040" w:hanging="360"/>
      </w:pPr>
      <w:rPr>
        <w:rFonts w:ascii="Symbol" w:hAnsi="Symbol" w:hint="default"/>
      </w:rPr>
    </w:lvl>
    <w:lvl w:ilvl="7" w:tplc="1E60B364" w:tentative="1">
      <w:start w:val="1"/>
      <w:numFmt w:val="bullet"/>
      <w:lvlText w:val=""/>
      <w:lvlJc w:val="left"/>
      <w:pPr>
        <w:tabs>
          <w:tab w:val="num" w:pos="5760"/>
        </w:tabs>
        <w:ind w:left="5760" w:hanging="360"/>
      </w:pPr>
      <w:rPr>
        <w:rFonts w:ascii="Symbol" w:hAnsi="Symbol" w:hint="default"/>
      </w:rPr>
    </w:lvl>
    <w:lvl w:ilvl="8" w:tplc="A218E6A2" w:tentative="1">
      <w:start w:val="1"/>
      <w:numFmt w:val="bullet"/>
      <w:lvlText w:val=""/>
      <w:lvlJc w:val="left"/>
      <w:pPr>
        <w:tabs>
          <w:tab w:val="num" w:pos="6480"/>
        </w:tabs>
        <w:ind w:left="6480" w:hanging="360"/>
      </w:pPr>
      <w:rPr>
        <w:rFonts w:ascii="Symbol" w:hAnsi="Symbol" w:hint="default"/>
      </w:rPr>
    </w:lvl>
  </w:abstractNum>
  <w:abstractNum w:abstractNumId="427" w15:restartNumberingAfterBreak="0">
    <w:nsid w:val="5F114E7F"/>
    <w:multiLevelType w:val="multilevel"/>
    <w:tmpl w:val="FFFFFFFF"/>
    <w:lvl w:ilvl="0">
      <w:start w:val="1"/>
      <w:numFmt w:val="hebrew1"/>
      <w:lvlText w:val="%1."/>
      <w:lvlJc w:val="left"/>
      <w:pPr>
        <w:tabs>
          <w:tab w:val="num" w:pos="720"/>
        </w:tabs>
        <w:ind w:left="720" w:hanging="360"/>
      </w:pPr>
      <w:rPr>
        <w:rFonts w:cs="Times New Roman" w:hint="default"/>
      </w:rPr>
    </w:lvl>
    <w:lvl w:ilvl="1">
      <w:start w:val="1"/>
      <w:numFmt w:val="decimal"/>
      <w:lvlText w:val="%2."/>
      <w:lvlJc w:val="left"/>
      <w:pPr>
        <w:tabs>
          <w:tab w:val="num" w:pos="1440"/>
        </w:tabs>
        <w:ind w:left="1440" w:hanging="360"/>
      </w:pPr>
      <w:rPr>
        <w:rFonts w:cs="Times New Roman" w:hint="default"/>
      </w:rPr>
    </w:lvl>
    <w:lvl w:ilvl="2">
      <w:start w:val="1"/>
      <w:numFmt w:val="bullet"/>
      <w:lvlText w:val=""/>
      <w:lvlJc w:val="left"/>
      <w:pPr>
        <w:tabs>
          <w:tab w:val="num" w:pos="2340"/>
        </w:tabs>
        <w:ind w:left="2160" w:hanging="180"/>
      </w:pPr>
      <w:rPr>
        <w:rFonts w:ascii="Symbol" w:hAnsi="Symbol" w:hint="default"/>
        <w:color w:val="auto"/>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428" w15:restartNumberingAfterBreak="0">
    <w:nsid w:val="5FCF4BE5"/>
    <w:multiLevelType w:val="hybridMultilevel"/>
    <w:tmpl w:val="AC049E98"/>
    <w:lvl w:ilvl="0" w:tplc="95A665FE">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9" w15:restartNumberingAfterBreak="0">
    <w:nsid w:val="5FD53F40"/>
    <w:multiLevelType w:val="hybridMultilevel"/>
    <w:tmpl w:val="945887B6"/>
    <w:lvl w:ilvl="0" w:tplc="B03C9016">
      <w:start w:val="1"/>
      <w:numFmt w:val="decimal"/>
      <w:lvlText w:val="%1."/>
      <w:lvlJc w:val="left"/>
      <w:pPr>
        <w:tabs>
          <w:tab w:val="num" w:pos="720"/>
        </w:tabs>
        <w:ind w:left="720" w:hanging="360"/>
      </w:pPr>
    </w:lvl>
    <w:lvl w:ilvl="1" w:tplc="11AA1E0A" w:tentative="1">
      <w:start w:val="1"/>
      <w:numFmt w:val="decimal"/>
      <w:lvlText w:val="%2."/>
      <w:lvlJc w:val="left"/>
      <w:pPr>
        <w:tabs>
          <w:tab w:val="num" w:pos="1440"/>
        </w:tabs>
        <w:ind w:left="1440" w:hanging="360"/>
      </w:pPr>
    </w:lvl>
    <w:lvl w:ilvl="2" w:tplc="C994E3CE" w:tentative="1">
      <w:start w:val="1"/>
      <w:numFmt w:val="decimal"/>
      <w:lvlText w:val="%3."/>
      <w:lvlJc w:val="left"/>
      <w:pPr>
        <w:tabs>
          <w:tab w:val="num" w:pos="2160"/>
        </w:tabs>
        <w:ind w:left="2160" w:hanging="360"/>
      </w:pPr>
    </w:lvl>
    <w:lvl w:ilvl="3" w:tplc="F2184318" w:tentative="1">
      <w:start w:val="1"/>
      <w:numFmt w:val="decimal"/>
      <w:lvlText w:val="%4."/>
      <w:lvlJc w:val="left"/>
      <w:pPr>
        <w:tabs>
          <w:tab w:val="num" w:pos="2880"/>
        </w:tabs>
        <w:ind w:left="2880" w:hanging="360"/>
      </w:pPr>
    </w:lvl>
    <w:lvl w:ilvl="4" w:tplc="60527F0A" w:tentative="1">
      <w:start w:val="1"/>
      <w:numFmt w:val="decimal"/>
      <w:lvlText w:val="%5."/>
      <w:lvlJc w:val="left"/>
      <w:pPr>
        <w:tabs>
          <w:tab w:val="num" w:pos="3600"/>
        </w:tabs>
        <w:ind w:left="3600" w:hanging="360"/>
      </w:pPr>
    </w:lvl>
    <w:lvl w:ilvl="5" w:tplc="0B4E1028" w:tentative="1">
      <w:start w:val="1"/>
      <w:numFmt w:val="decimal"/>
      <w:lvlText w:val="%6."/>
      <w:lvlJc w:val="left"/>
      <w:pPr>
        <w:tabs>
          <w:tab w:val="num" w:pos="4320"/>
        </w:tabs>
        <w:ind w:left="4320" w:hanging="360"/>
      </w:pPr>
    </w:lvl>
    <w:lvl w:ilvl="6" w:tplc="53F8AA8A" w:tentative="1">
      <w:start w:val="1"/>
      <w:numFmt w:val="decimal"/>
      <w:lvlText w:val="%7."/>
      <w:lvlJc w:val="left"/>
      <w:pPr>
        <w:tabs>
          <w:tab w:val="num" w:pos="5040"/>
        </w:tabs>
        <w:ind w:left="5040" w:hanging="360"/>
      </w:pPr>
    </w:lvl>
    <w:lvl w:ilvl="7" w:tplc="E64E05B6" w:tentative="1">
      <w:start w:val="1"/>
      <w:numFmt w:val="decimal"/>
      <w:lvlText w:val="%8."/>
      <w:lvlJc w:val="left"/>
      <w:pPr>
        <w:tabs>
          <w:tab w:val="num" w:pos="5760"/>
        </w:tabs>
        <w:ind w:left="5760" w:hanging="360"/>
      </w:pPr>
    </w:lvl>
    <w:lvl w:ilvl="8" w:tplc="837832E8" w:tentative="1">
      <w:start w:val="1"/>
      <w:numFmt w:val="decimal"/>
      <w:lvlText w:val="%9."/>
      <w:lvlJc w:val="left"/>
      <w:pPr>
        <w:tabs>
          <w:tab w:val="num" w:pos="6480"/>
        </w:tabs>
        <w:ind w:left="6480" w:hanging="360"/>
      </w:pPr>
    </w:lvl>
  </w:abstractNum>
  <w:abstractNum w:abstractNumId="430" w15:restartNumberingAfterBreak="0">
    <w:nsid w:val="5FEA5EB2"/>
    <w:multiLevelType w:val="hybridMultilevel"/>
    <w:tmpl w:val="2D3E2712"/>
    <w:lvl w:ilvl="0" w:tplc="43688286">
      <w:start w:val="1"/>
      <w:numFmt w:val="bullet"/>
      <w:lvlText w:val=""/>
      <w:lvlJc w:val="left"/>
      <w:pPr>
        <w:tabs>
          <w:tab w:val="num" w:pos="720"/>
        </w:tabs>
        <w:ind w:left="720" w:hanging="360"/>
      </w:pPr>
      <w:rPr>
        <w:rFonts w:ascii="Wingdings" w:hAnsi="Wingdings" w:hint="default"/>
      </w:rPr>
    </w:lvl>
    <w:lvl w:ilvl="1" w:tplc="C60EC42E">
      <w:numFmt w:val="bullet"/>
      <w:lvlText w:val=""/>
      <w:lvlJc w:val="left"/>
      <w:pPr>
        <w:tabs>
          <w:tab w:val="num" w:pos="1440"/>
        </w:tabs>
        <w:ind w:left="1440" w:hanging="360"/>
      </w:pPr>
      <w:rPr>
        <w:rFonts w:ascii="Wingdings" w:hAnsi="Wingdings" w:hint="default"/>
      </w:rPr>
    </w:lvl>
    <w:lvl w:ilvl="2" w:tplc="D5D84A1E" w:tentative="1">
      <w:start w:val="1"/>
      <w:numFmt w:val="bullet"/>
      <w:lvlText w:val=""/>
      <w:lvlJc w:val="left"/>
      <w:pPr>
        <w:tabs>
          <w:tab w:val="num" w:pos="2160"/>
        </w:tabs>
        <w:ind w:left="2160" w:hanging="360"/>
      </w:pPr>
      <w:rPr>
        <w:rFonts w:ascii="Wingdings" w:hAnsi="Wingdings" w:hint="default"/>
      </w:rPr>
    </w:lvl>
    <w:lvl w:ilvl="3" w:tplc="F5928C50" w:tentative="1">
      <w:start w:val="1"/>
      <w:numFmt w:val="bullet"/>
      <w:lvlText w:val=""/>
      <w:lvlJc w:val="left"/>
      <w:pPr>
        <w:tabs>
          <w:tab w:val="num" w:pos="2880"/>
        </w:tabs>
        <w:ind w:left="2880" w:hanging="360"/>
      </w:pPr>
      <w:rPr>
        <w:rFonts w:ascii="Wingdings" w:hAnsi="Wingdings" w:hint="default"/>
      </w:rPr>
    </w:lvl>
    <w:lvl w:ilvl="4" w:tplc="61B858D2" w:tentative="1">
      <w:start w:val="1"/>
      <w:numFmt w:val="bullet"/>
      <w:lvlText w:val=""/>
      <w:lvlJc w:val="left"/>
      <w:pPr>
        <w:tabs>
          <w:tab w:val="num" w:pos="3600"/>
        </w:tabs>
        <w:ind w:left="3600" w:hanging="360"/>
      </w:pPr>
      <w:rPr>
        <w:rFonts w:ascii="Wingdings" w:hAnsi="Wingdings" w:hint="default"/>
      </w:rPr>
    </w:lvl>
    <w:lvl w:ilvl="5" w:tplc="FF10CF80" w:tentative="1">
      <w:start w:val="1"/>
      <w:numFmt w:val="bullet"/>
      <w:lvlText w:val=""/>
      <w:lvlJc w:val="left"/>
      <w:pPr>
        <w:tabs>
          <w:tab w:val="num" w:pos="4320"/>
        </w:tabs>
        <w:ind w:left="4320" w:hanging="360"/>
      </w:pPr>
      <w:rPr>
        <w:rFonts w:ascii="Wingdings" w:hAnsi="Wingdings" w:hint="default"/>
      </w:rPr>
    </w:lvl>
    <w:lvl w:ilvl="6" w:tplc="E92E189A" w:tentative="1">
      <w:start w:val="1"/>
      <w:numFmt w:val="bullet"/>
      <w:lvlText w:val=""/>
      <w:lvlJc w:val="left"/>
      <w:pPr>
        <w:tabs>
          <w:tab w:val="num" w:pos="5040"/>
        </w:tabs>
        <w:ind w:left="5040" w:hanging="360"/>
      </w:pPr>
      <w:rPr>
        <w:rFonts w:ascii="Wingdings" w:hAnsi="Wingdings" w:hint="default"/>
      </w:rPr>
    </w:lvl>
    <w:lvl w:ilvl="7" w:tplc="16F29172" w:tentative="1">
      <w:start w:val="1"/>
      <w:numFmt w:val="bullet"/>
      <w:lvlText w:val=""/>
      <w:lvlJc w:val="left"/>
      <w:pPr>
        <w:tabs>
          <w:tab w:val="num" w:pos="5760"/>
        </w:tabs>
        <w:ind w:left="5760" w:hanging="360"/>
      </w:pPr>
      <w:rPr>
        <w:rFonts w:ascii="Wingdings" w:hAnsi="Wingdings" w:hint="default"/>
      </w:rPr>
    </w:lvl>
    <w:lvl w:ilvl="8" w:tplc="457CFA30" w:tentative="1">
      <w:start w:val="1"/>
      <w:numFmt w:val="bullet"/>
      <w:lvlText w:val=""/>
      <w:lvlJc w:val="left"/>
      <w:pPr>
        <w:tabs>
          <w:tab w:val="num" w:pos="6480"/>
        </w:tabs>
        <w:ind w:left="6480" w:hanging="360"/>
      </w:pPr>
      <w:rPr>
        <w:rFonts w:ascii="Wingdings" w:hAnsi="Wingdings" w:hint="default"/>
      </w:rPr>
    </w:lvl>
  </w:abstractNum>
  <w:abstractNum w:abstractNumId="431" w15:restartNumberingAfterBreak="0">
    <w:nsid w:val="5FFE61CA"/>
    <w:multiLevelType w:val="hybridMultilevel"/>
    <w:tmpl w:val="FFFFFFFF"/>
    <w:lvl w:ilvl="0" w:tplc="0409000F">
      <w:start w:val="1"/>
      <w:numFmt w:val="decimal"/>
      <w:lvlText w:val="%1."/>
      <w:lvlJc w:val="left"/>
      <w:pPr>
        <w:ind w:left="1080" w:hanging="360"/>
      </w:pPr>
      <w:rPr>
        <w:rFonts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432" w15:restartNumberingAfterBreak="0">
    <w:nsid w:val="600A24B1"/>
    <w:multiLevelType w:val="hybridMultilevel"/>
    <w:tmpl w:val="82BC00C6"/>
    <w:lvl w:ilvl="0" w:tplc="2A64AFAA">
      <w:start w:val="1"/>
      <w:numFmt w:val="bullet"/>
      <w:lvlText w:val=""/>
      <w:lvlJc w:val="left"/>
      <w:pPr>
        <w:tabs>
          <w:tab w:val="num" w:pos="720"/>
        </w:tabs>
        <w:ind w:left="720" w:hanging="360"/>
      </w:pPr>
      <w:rPr>
        <w:rFonts w:ascii="Wingdings" w:hAnsi="Wingdings" w:hint="default"/>
      </w:rPr>
    </w:lvl>
    <w:lvl w:ilvl="1" w:tplc="BE7E9232" w:tentative="1">
      <w:start w:val="1"/>
      <w:numFmt w:val="bullet"/>
      <w:lvlText w:val=""/>
      <w:lvlJc w:val="left"/>
      <w:pPr>
        <w:tabs>
          <w:tab w:val="num" w:pos="1440"/>
        </w:tabs>
        <w:ind w:left="1440" w:hanging="360"/>
      </w:pPr>
      <w:rPr>
        <w:rFonts w:ascii="Wingdings" w:hAnsi="Wingdings" w:hint="default"/>
      </w:rPr>
    </w:lvl>
    <w:lvl w:ilvl="2" w:tplc="F03E41F2" w:tentative="1">
      <w:start w:val="1"/>
      <w:numFmt w:val="bullet"/>
      <w:lvlText w:val=""/>
      <w:lvlJc w:val="left"/>
      <w:pPr>
        <w:tabs>
          <w:tab w:val="num" w:pos="2160"/>
        </w:tabs>
        <w:ind w:left="2160" w:hanging="360"/>
      </w:pPr>
      <w:rPr>
        <w:rFonts w:ascii="Wingdings" w:hAnsi="Wingdings" w:hint="default"/>
      </w:rPr>
    </w:lvl>
    <w:lvl w:ilvl="3" w:tplc="3F6C9262" w:tentative="1">
      <w:start w:val="1"/>
      <w:numFmt w:val="bullet"/>
      <w:lvlText w:val=""/>
      <w:lvlJc w:val="left"/>
      <w:pPr>
        <w:tabs>
          <w:tab w:val="num" w:pos="2880"/>
        </w:tabs>
        <w:ind w:left="2880" w:hanging="360"/>
      </w:pPr>
      <w:rPr>
        <w:rFonts w:ascii="Wingdings" w:hAnsi="Wingdings" w:hint="default"/>
      </w:rPr>
    </w:lvl>
    <w:lvl w:ilvl="4" w:tplc="440A8520" w:tentative="1">
      <w:start w:val="1"/>
      <w:numFmt w:val="bullet"/>
      <w:lvlText w:val=""/>
      <w:lvlJc w:val="left"/>
      <w:pPr>
        <w:tabs>
          <w:tab w:val="num" w:pos="3600"/>
        </w:tabs>
        <w:ind w:left="3600" w:hanging="360"/>
      </w:pPr>
      <w:rPr>
        <w:rFonts w:ascii="Wingdings" w:hAnsi="Wingdings" w:hint="default"/>
      </w:rPr>
    </w:lvl>
    <w:lvl w:ilvl="5" w:tplc="82D8F9F8" w:tentative="1">
      <w:start w:val="1"/>
      <w:numFmt w:val="bullet"/>
      <w:lvlText w:val=""/>
      <w:lvlJc w:val="left"/>
      <w:pPr>
        <w:tabs>
          <w:tab w:val="num" w:pos="4320"/>
        </w:tabs>
        <w:ind w:left="4320" w:hanging="360"/>
      </w:pPr>
      <w:rPr>
        <w:rFonts w:ascii="Wingdings" w:hAnsi="Wingdings" w:hint="default"/>
      </w:rPr>
    </w:lvl>
    <w:lvl w:ilvl="6" w:tplc="5A04C272" w:tentative="1">
      <w:start w:val="1"/>
      <w:numFmt w:val="bullet"/>
      <w:lvlText w:val=""/>
      <w:lvlJc w:val="left"/>
      <w:pPr>
        <w:tabs>
          <w:tab w:val="num" w:pos="5040"/>
        </w:tabs>
        <w:ind w:left="5040" w:hanging="360"/>
      </w:pPr>
      <w:rPr>
        <w:rFonts w:ascii="Wingdings" w:hAnsi="Wingdings" w:hint="default"/>
      </w:rPr>
    </w:lvl>
    <w:lvl w:ilvl="7" w:tplc="4C4C92D2" w:tentative="1">
      <w:start w:val="1"/>
      <w:numFmt w:val="bullet"/>
      <w:lvlText w:val=""/>
      <w:lvlJc w:val="left"/>
      <w:pPr>
        <w:tabs>
          <w:tab w:val="num" w:pos="5760"/>
        </w:tabs>
        <w:ind w:left="5760" w:hanging="360"/>
      </w:pPr>
      <w:rPr>
        <w:rFonts w:ascii="Wingdings" w:hAnsi="Wingdings" w:hint="default"/>
      </w:rPr>
    </w:lvl>
    <w:lvl w:ilvl="8" w:tplc="06CC3E14" w:tentative="1">
      <w:start w:val="1"/>
      <w:numFmt w:val="bullet"/>
      <w:lvlText w:val=""/>
      <w:lvlJc w:val="left"/>
      <w:pPr>
        <w:tabs>
          <w:tab w:val="num" w:pos="6480"/>
        </w:tabs>
        <w:ind w:left="6480" w:hanging="360"/>
      </w:pPr>
      <w:rPr>
        <w:rFonts w:ascii="Wingdings" w:hAnsi="Wingdings" w:hint="default"/>
      </w:rPr>
    </w:lvl>
  </w:abstractNum>
  <w:abstractNum w:abstractNumId="433" w15:restartNumberingAfterBreak="0">
    <w:nsid w:val="60266725"/>
    <w:multiLevelType w:val="hybridMultilevel"/>
    <w:tmpl w:val="65E20C9C"/>
    <w:lvl w:ilvl="0" w:tplc="1DA00050">
      <w:start w:val="1"/>
      <w:numFmt w:val="bullet"/>
      <w:lvlText w:val=""/>
      <w:lvlJc w:val="left"/>
      <w:pPr>
        <w:tabs>
          <w:tab w:val="num" w:pos="720"/>
        </w:tabs>
        <w:ind w:left="720" w:hanging="360"/>
      </w:pPr>
      <w:rPr>
        <w:rFonts w:ascii="Wingdings" w:hAnsi="Wingdings" w:hint="default"/>
      </w:rPr>
    </w:lvl>
    <w:lvl w:ilvl="1" w:tplc="7A76748A" w:tentative="1">
      <w:start w:val="1"/>
      <w:numFmt w:val="bullet"/>
      <w:lvlText w:val=""/>
      <w:lvlJc w:val="left"/>
      <w:pPr>
        <w:tabs>
          <w:tab w:val="num" w:pos="1440"/>
        </w:tabs>
        <w:ind w:left="1440" w:hanging="360"/>
      </w:pPr>
      <w:rPr>
        <w:rFonts w:ascii="Wingdings" w:hAnsi="Wingdings" w:hint="default"/>
      </w:rPr>
    </w:lvl>
    <w:lvl w:ilvl="2" w:tplc="3202D5E2" w:tentative="1">
      <w:start w:val="1"/>
      <w:numFmt w:val="bullet"/>
      <w:lvlText w:val=""/>
      <w:lvlJc w:val="left"/>
      <w:pPr>
        <w:tabs>
          <w:tab w:val="num" w:pos="2160"/>
        </w:tabs>
        <w:ind w:left="2160" w:hanging="360"/>
      </w:pPr>
      <w:rPr>
        <w:rFonts w:ascii="Wingdings" w:hAnsi="Wingdings" w:hint="default"/>
      </w:rPr>
    </w:lvl>
    <w:lvl w:ilvl="3" w:tplc="D856FCEC" w:tentative="1">
      <w:start w:val="1"/>
      <w:numFmt w:val="bullet"/>
      <w:lvlText w:val=""/>
      <w:lvlJc w:val="left"/>
      <w:pPr>
        <w:tabs>
          <w:tab w:val="num" w:pos="2880"/>
        </w:tabs>
        <w:ind w:left="2880" w:hanging="360"/>
      </w:pPr>
      <w:rPr>
        <w:rFonts w:ascii="Wingdings" w:hAnsi="Wingdings" w:hint="default"/>
      </w:rPr>
    </w:lvl>
    <w:lvl w:ilvl="4" w:tplc="82AEDE24" w:tentative="1">
      <w:start w:val="1"/>
      <w:numFmt w:val="bullet"/>
      <w:lvlText w:val=""/>
      <w:lvlJc w:val="left"/>
      <w:pPr>
        <w:tabs>
          <w:tab w:val="num" w:pos="3600"/>
        </w:tabs>
        <w:ind w:left="3600" w:hanging="360"/>
      </w:pPr>
      <w:rPr>
        <w:rFonts w:ascii="Wingdings" w:hAnsi="Wingdings" w:hint="default"/>
      </w:rPr>
    </w:lvl>
    <w:lvl w:ilvl="5" w:tplc="B6544ECE" w:tentative="1">
      <w:start w:val="1"/>
      <w:numFmt w:val="bullet"/>
      <w:lvlText w:val=""/>
      <w:lvlJc w:val="left"/>
      <w:pPr>
        <w:tabs>
          <w:tab w:val="num" w:pos="4320"/>
        </w:tabs>
        <w:ind w:left="4320" w:hanging="360"/>
      </w:pPr>
      <w:rPr>
        <w:rFonts w:ascii="Wingdings" w:hAnsi="Wingdings" w:hint="default"/>
      </w:rPr>
    </w:lvl>
    <w:lvl w:ilvl="6" w:tplc="8C400560" w:tentative="1">
      <w:start w:val="1"/>
      <w:numFmt w:val="bullet"/>
      <w:lvlText w:val=""/>
      <w:lvlJc w:val="left"/>
      <w:pPr>
        <w:tabs>
          <w:tab w:val="num" w:pos="5040"/>
        </w:tabs>
        <w:ind w:left="5040" w:hanging="360"/>
      </w:pPr>
      <w:rPr>
        <w:rFonts w:ascii="Wingdings" w:hAnsi="Wingdings" w:hint="default"/>
      </w:rPr>
    </w:lvl>
    <w:lvl w:ilvl="7" w:tplc="6BCABFFE" w:tentative="1">
      <w:start w:val="1"/>
      <w:numFmt w:val="bullet"/>
      <w:lvlText w:val=""/>
      <w:lvlJc w:val="left"/>
      <w:pPr>
        <w:tabs>
          <w:tab w:val="num" w:pos="5760"/>
        </w:tabs>
        <w:ind w:left="5760" w:hanging="360"/>
      </w:pPr>
      <w:rPr>
        <w:rFonts w:ascii="Wingdings" w:hAnsi="Wingdings" w:hint="default"/>
      </w:rPr>
    </w:lvl>
    <w:lvl w:ilvl="8" w:tplc="E4B47766" w:tentative="1">
      <w:start w:val="1"/>
      <w:numFmt w:val="bullet"/>
      <w:lvlText w:val=""/>
      <w:lvlJc w:val="left"/>
      <w:pPr>
        <w:tabs>
          <w:tab w:val="num" w:pos="6480"/>
        </w:tabs>
        <w:ind w:left="6480" w:hanging="360"/>
      </w:pPr>
      <w:rPr>
        <w:rFonts w:ascii="Wingdings" w:hAnsi="Wingdings" w:hint="default"/>
      </w:rPr>
    </w:lvl>
  </w:abstractNum>
  <w:abstractNum w:abstractNumId="434" w15:restartNumberingAfterBreak="0">
    <w:nsid w:val="60974100"/>
    <w:multiLevelType w:val="hybridMultilevel"/>
    <w:tmpl w:val="FFFFFFFF"/>
    <w:lvl w:ilvl="0" w:tplc="0409000F">
      <w:start w:val="1"/>
      <w:numFmt w:val="decimal"/>
      <w:lvlText w:val="%1."/>
      <w:lvlJc w:val="left"/>
      <w:pPr>
        <w:ind w:left="1080" w:hanging="360"/>
      </w:pPr>
      <w:rPr>
        <w:rFonts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435" w15:restartNumberingAfterBreak="0">
    <w:nsid w:val="609D36FB"/>
    <w:multiLevelType w:val="hybridMultilevel"/>
    <w:tmpl w:val="DB78287C"/>
    <w:lvl w:ilvl="0" w:tplc="91B071B8">
      <w:start w:val="1"/>
      <w:numFmt w:val="bullet"/>
      <w:lvlText w:val=""/>
      <w:lvlJc w:val="left"/>
      <w:pPr>
        <w:tabs>
          <w:tab w:val="num" w:pos="720"/>
        </w:tabs>
        <w:ind w:left="720" w:hanging="360"/>
      </w:pPr>
      <w:rPr>
        <w:rFonts w:ascii="Wingdings" w:hAnsi="Wingdings" w:hint="default"/>
      </w:rPr>
    </w:lvl>
    <w:lvl w:ilvl="1" w:tplc="0D32B410">
      <w:numFmt w:val="bullet"/>
      <w:lvlText w:val=""/>
      <w:lvlJc w:val="left"/>
      <w:pPr>
        <w:tabs>
          <w:tab w:val="num" w:pos="1440"/>
        </w:tabs>
        <w:ind w:left="1440" w:hanging="360"/>
      </w:pPr>
      <w:rPr>
        <w:rFonts w:ascii="Wingdings" w:hAnsi="Wingdings" w:hint="default"/>
      </w:rPr>
    </w:lvl>
    <w:lvl w:ilvl="2" w:tplc="62361274" w:tentative="1">
      <w:start w:val="1"/>
      <w:numFmt w:val="bullet"/>
      <w:lvlText w:val=""/>
      <w:lvlJc w:val="left"/>
      <w:pPr>
        <w:tabs>
          <w:tab w:val="num" w:pos="2160"/>
        </w:tabs>
        <w:ind w:left="2160" w:hanging="360"/>
      </w:pPr>
      <w:rPr>
        <w:rFonts w:ascii="Wingdings" w:hAnsi="Wingdings" w:hint="default"/>
      </w:rPr>
    </w:lvl>
    <w:lvl w:ilvl="3" w:tplc="431CE9C6" w:tentative="1">
      <w:start w:val="1"/>
      <w:numFmt w:val="bullet"/>
      <w:lvlText w:val=""/>
      <w:lvlJc w:val="left"/>
      <w:pPr>
        <w:tabs>
          <w:tab w:val="num" w:pos="2880"/>
        </w:tabs>
        <w:ind w:left="2880" w:hanging="360"/>
      </w:pPr>
      <w:rPr>
        <w:rFonts w:ascii="Wingdings" w:hAnsi="Wingdings" w:hint="default"/>
      </w:rPr>
    </w:lvl>
    <w:lvl w:ilvl="4" w:tplc="F2008CCE" w:tentative="1">
      <w:start w:val="1"/>
      <w:numFmt w:val="bullet"/>
      <w:lvlText w:val=""/>
      <w:lvlJc w:val="left"/>
      <w:pPr>
        <w:tabs>
          <w:tab w:val="num" w:pos="3600"/>
        </w:tabs>
        <w:ind w:left="3600" w:hanging="360"/>
      </w:pPr>
      <w:rPr>
        <w:rFonts w:ascii="Wingdings" w:hAnsi="Wingdings" w:hint="default"/>
      </w:rPr>
    </w:lvl>
    <w:lvl w:ilvl="5" w:tplc="1E32B4D2" w:tentative="1">
      <w:start w:val="1"/>
      <w:numFmt w:val="bullet"/>
      <w:lvlText w:val=""/>
      <w:lvlJc w:val="left"/>
      <w:pPr>
        <w:tabs>
          <w:tab w:val="num" w:pos="4320"/>
        </w:tabs>
        <w:ind w:left="4320" w:hanging="360"/>
      </w:pPr>
      <w:rPr>
        <w:rFonts w:ascii="Wingdings" w:hAnsi="Wingdings" w:hint="default"/>
      </w:rPr>
    </w:lvl>
    <w:lvl w:ilvl="6" w:tplc="64D47394" w:tentative="1">
      <w:start w:val="1"/>
      <w:numFmt w:val="bullet"/>
      <w:lvlText w:val=""/>
      <w:lvlJc w:val="left"/>
      <w:pPr>
        <w:tabs>
          <w:tab w:val="num" w:pos="5040"/>
        </w:tabs>
        <w:ind w:left="5040" w:hanging="360"/>
      </w:pPr>
      <w:rPr>
        <w:rFonts w:ascii="Wingdings" w:hAnsi="Wingdings" w:hint="default"/>
      </w:rPr>
    </w:lvl>
    <w:lvl w:ilvl="7" w:tplc="58226CC4" w:tentative="1">
      <w:start w:val="1"/>
      <w:numFmt w:val="bullet"/>
      <w:lvlText w:val=""/>
      <w:lvlJc w:val="left"/>
      <w:pPr>
        <w:tabs>
          <w:tab w:val="num" w:pos="5760"/>
        </w:tabs>
        <w:ind w:left="5760" w:hanging="360"/>
      </w:pPr>
      <w:rPr>
        <w:rFonts w:ascii="Wingdings" w:hAnsi="Wingdings" w:hint="default"/>
      </w:rPr>
    </w:lvl>
    <w:lvl w:ilvl="8" w:tplc="FE1C0A3E" w:tentative="1">
      <w:start w:val="1"/>
      <w:numFmt w:val="bullet"/>
      <w:lvlText w:val=""/>
      <w:lvlJc w:val="left"/>
      <w:pPr>
        <w:tabs>
          <w:tab w:val="num" w:pos="6480"/>
        </w:tabs>
        <w:ind w:left="6480" w:hanging="360"/>
      </w:pPr>
      <w:rPr>
        <w:rFonts w:ascii="Wingdings" w:hAnsi="Wingdings" w:hint="default"/>
      </w:rPr>
    </w:lvl>
  </w:abstractNum>
  <w:abstractNum w:abstractNumId="436" w15:restartNumberingAfterBreak="0">
    <w:nsid w:val="60A02910"/>
    <w:multiLevelType w:val="hybridMultilevel"/>
    <w:tmpl w:val="22E87B30"/>
    <w:lvl w:ilvl="0" w:tplc="75243FEE">
      <w:start w:val="1"/>
      <w:numFmt w:val="bullet"/>
      <w:lvlText w:val=""/>
      <w:lvlJc w:val="left"/>
      <w:pPr>
        <w:tabs>
          <w:tab w:val="num" w:pos="720"/>
        </w:tabs>
        <w:ind w:left="720" w:hanging="360"/>
      </w:pPr>
      <w:rPr>
        <w:rFonts w:ascii="Wingdings" w:hAnsi="Wingdings" w:hint="default"/>
      </w:rPr>
    </w:lvl>
    <w:lvl w:ilvl="1" w:tplc="DEE4812C" w:tentative="1">
      <w:start w:val="1"/>
      <w:numFmt w:val="bullet"/>
      <w:lvlText w:val=""/>
      <w:lvlJc w:val="left"/>
      <w:pPr>
        <w:tabs>
          <w:tab w:val="num" w:pos="1440"/>
        </w:tabs>
        <w:ind w:left="1440" w:hanging="360"/>
      </w:pPr>
      <w:rPr>
        <w:rFonts w:ascii="Wingdings" w:hAnsi="Wingdings" w:hint="default"/>
      </w:rPr>
    </w:lvl>
    <w:lvl w:ilvl="2" w:tplc="E144835C" w:tentative="1">
      <w:start w:val="1"/>
      <w:numFmt w:val="bullet"/>
      <w:lvlText w:val=""/>
      <w:lvlJc w:val="left"/>
      <w:pPr>
        <w:tabs>
          <w:tab w:val="num" w:pos="2160"/>
        </w:tabs>
        <w:ind w:left="2160" w:hanging="360"/>
      </w:pPr>
      <w:rPr>
        <w:rFonts w:ascii="Wingdings" w:hAnsi="Wingdings" w:hint="default"/>
      </w:rPr>
    </w:lvl>
    <w:lvl w:ilvl="3" w:tplc="CB202C9E" w:tentative="1">
      <w:start w:val="1"/>
      <w:numFmt w:val="bullet"/>
      <w:lvlText w:val=""/>
      <w:lvlJc w:val="left"/>
      <w:pPr>
        <w:tabs>
          <w:tab w:val="num" w:pos="2880"/>
        </w:tabs>
        <w:ind w:left="2880" w:hanging="360"/>
      </w:pPr>
      <w:rPr>
        <w:rFonts w:ascii="Wingdings" w:hAnsi="Wingdings" w:hint="default"/>
      </w:rPr>
    </w:lvl>
    <w:lvl w:ilvl="4" w:tplc="0A68A982" w:tentative="1">
      <w:start w:val="1"/>
      <w:numFmt w:val="bullet"/>
      <w:lvlText w:val=""/>
      <w:lvlJc w:val="left"/>
      <w:pPr>
        <w:tabs>
          <w:tab w:val="num" w:pos="3600"/>
        </w:tabs>
        <w:ind w:left="3600" w:hanging="360"/>
      </w:pPr>
      <w:rPr>
        <w:rFonts w:ascii="Wingdings" w:hAnsi="Wingdings" w:hint="default"/>
      </w:rPr>
    </w:lvl>
    <w:lvl w:ilvl="5" w:tplc="7E4A7AC4" w:tentative="1">
      <w:start w:val="1"/>
      <w:numFmt w:val="bullet"/>
      <w:lvlText w:val=""/>
      <w:lvlJc w:val="left"/>
      <w:pPr>
        <w:tabs>
          <w:tab w:val="num" w:pos="4320"/>
        </w:tabs>
        <w:ind w:left="4320" w:hanging="360"/>
      </w:pPr>
      <w:rPr>
        <w:rFonts w:ascii="Wingdings" w:hAnsi="Wingdings" w:hint="default"/>
      </w:rPr>
    </w:lvl>
    <w:lvl w:ilvl="6" w:tplc="57327D38" w:tentative="1">
      <w:start w:val="1"/>
      <w:numFmt w:val="bullet"/>
      <w:lvlText w:val=""/>
      <w:lvlJc w:val="left"/>
      <w:pPr>
        <w:tabs>
          <w:tab w:val="num" w:pos="5040"/>
        </w:tabs>
        <w:ind w:left="5040" w:hanging="360"/>
      </w:pPr>
      <w:rPr>
        <w:rFonts w:ascii="Wingdings" w:hAnsi="Wingdings" w:hint="default"/>
      </w:rPr>
    </w:lvl>
    <w:lvl w:ilvl="7" w:tplc="3354821E" w:tentative="1">
      <w:start w:val="1"/>
      <w:numFmt w:val="bullet"/>
      <w:lvlText w:val=""/>
      <w:lvlJc w:val="left"/>
      <w:pPr>
        <w:tabs>
          <w:tab w:val="num" w:pos="5760"/>
        </w:tabs>
        <w:ind w:left="5760" w:hanging="360"/>
      </w:pPr>
      <w:rPr>
        <w:rFonts w:ascii="Wingdings" w:hAnsi="Wingdings" w:hint="default"/>
      </w:rPr>
    </w:lvl>
    <w:lvl w:ilvl="8" w:tplc="5D948342" w:tentative="1">
      <w:start w:val="1"/>
      <w:numFmt w:val="bullet"/>
      <w:lvlText w:val=""/>
      <w:lvlJc w:val="left"/>
      <w:pPr>
        <w:tabs>
          <w:tab w:val="num" w:pos="6480"/>
        </w:tabs>
        <w:ind w:left="6480" w:hanging="360"/>
      </w:pPr>
      <w:rPr>
        <w:rFonts w:ascii="Wingdings" w:hAnsi="Wingdings" w:hint="default"/>
      </w:rPr>
    </w:lvl>
  </w:abstractNum>
  <w:abstractNum w:abstractNumId="437" w15:restartNumberingAfterBreak="0">
    <w:nsid w:val="60F42A26"/>
    <w:multiLevelType w:val="hybridMultilevel"/>
    <w:tmpl w:val="5C3E25D4"/>
    <w:lvl w:ilvl="0" w:tplc="A28A334A">
      <w:start w:val="1"/>
      <w:numFmt w:val="bullet"/>
      <w:lvlText w:val="•"/>
      <w:lvlJc w:val="left"/>
      <w:pPr>
        <w:tabs>
          <w:tab w:val="num" w:pos="720"/>
        </w:tabs>
        <w:ind w:left="720" w:hanging="360"/>
      </w:pPr>
      <w:rPr>
        <w:rFonts w:ascii="Arial" w:hAnsi="Arial" w:hint="default"/>
      </w:rPr>
    </w:lvl>
    <w:lvl w:ilvl="1" w:tplc="0966E68E" w:tentative="1">
      <w:start w:val="1"/>
      <w:numFmt w:val="bullet"/>
      <w:lvlText w:val="•"/>
      <w:lvlJc w:val="left"/>
      <w:pPr>
        <w:tabs>
          <w:tab w:val="num" w:pos="1440"/>
        </w:tabs>
        <w:ind w:left="1440" w:hanging="360"/>
      </w:pPr>
      <w:rPr>
        <w:rFonts w:ascii="Arial" w:hAnsi="Arial" w:hint="default"/>
      </w:rPr>
    </w:lvl>
    <w:lvl w:ilvl="2" w:tplc="55423690" w:tentative="1">
      <w:start w:val="1"/>
      <w:numFmt w:val="bullet"/>
      <w:lvlText w:val="•"/>
      <w:lvlJc w:val="left"/>
      <w:pPr>
        <w:tabs>
          <w:tab w:val="num" w:pos="2160"/>
        </w:tabs>
        <w:ind w:left="2160" w:hanging="360"/>
      </w:pPr>
      <w:rPr>
        <w:rFonts w:ascii="Arial" w:hAnsi="Arial" w:hint="default"/>
      </w:rPr>
    </w:lvl>
    <w:lvl w:ilvl="3" w:tplc="BB0AF36C" w:tentative="1">
      <w:start w:val="1"/>
      <w:numFmt w:val="bullet"/>
      <w:lvlText w:val="•"/>
      <w:lvlJc w:val="left"/>
      <w:pPr>
        <w:tabs>
          <w:tab w:val="num" w:pos="2880"/>
        </w:tabs>
        <w:ind w:left="2880" w:hanging="360"/>
      </w:pPr>
      <w:rPr>
        <w:rFonts w:ascii="Arial" w:hAnsi="Arial" w:hint="default"/>
      </w:rPr>
    </w:lvl>
    <w:lvl w:ilvl="4" w:tplc="133A0D58" w:tentative="1">
      <w:start w:val="1"/>
      <w:numFmt w:val="bullet"/>
      <w:lvlText w:val="•"/>
      <w:lvlJc w:val="left"/>
      <w:pPr>
        <w:tabs>
          <w:tab w:val="num" w:pos="3600"/>
        </w:tabs>
        <w:ind w:left="3600" w:hanging="360"/>
      </w:pPr>
      <w:rPr>
        <w:rFonts w:ascii="Arial" w:hAnsi="Arial" w:hint="default"/>
      </w:rPr>
    </w:lvl>
    <w:lvl w:ilvl="5" w:tplc="2F10CA24" w:tentative="1">
      <w:start w:val="1"/>
      <w:numFmt w:val="bullet"/>
      <w:lvlText w:val="•"/>
      <w:lvlJc w:val="left"/>
      <w:pPr>
        <w:tabs>
          <w:tab w:val="num" w:pos="4320"/>
        </w:tabs>
        <w:ind w:left="4320" w:hanging="360"/>
      </w:pPr>
      <w:rPr>
        <w:rFonts w:ascii="Arial" w:hAnsi="Arial" w:hint="default"/>
      </w:rPr>
    </w:lvl>
    <w:lvl w:ilvl="6" w:tplc="4AE2448A" w:tentative="1">
      <w:start w:val="1"/>
      <w:numFmt w:val="bullet"/>
      <w:lvlText w:val="•"/>
      <w:lvlJc w:val="left"/>
      <w:pPr>
        <w:tabs>
          <w:tab w:val="num" w:pos="5040"/>
        </w:tabs>
        <w:ind w:left="5040" w:hanging="360"/>
      </w:pPr>
      <w:rPr>
        <w:rFonts w:ascii="Arial" w:hAnsi="Arial" w:hint="default"/>
      </w:rPr>
    </w:lvl>
    <w:lvl w:ilvl="7" w:tplc="E31E9558" w:tentative="1">
      <w:start w:val="1"/>
      <w:numFmt w:val="bullet"/>
      <w:lvlText w:val="•"/>
      <w:lvlJc w:val="left"/>
      <w:pPr>
        <w:tabs>
          <w:tab w:val="num" w:pos="5760"/>
        </w:tabs>
        <w:ind w:left="5760" w:hanging="360"/>
      </w:pPr>
      <w:rPr>
        <w:rFonts w:ascii="Arial" w:hAnsi="Arial" w:hint="default"/>
      </w:rPr>
    </w:lvl>
    <w:lvl w:ilvl="8" w:tplc="E35A73EE" w:tentative="1">
      <w:start w:val="1"/>
      <w:numFmt w:val="bullet"/>
      <w:lvlText w:val="•"/>
      <w:lvlJc w:val="left"/>
      <w:pPr>
        <w:tabs>
          <w:tab w:val="num" w:pos="6480"/>
        </w:tabs>
        <w:ind w:left="6480" w:hanging="360"/>
      </w:pPr>
      <w:rPr>
        <w:rFonts w:ascii="Arial" w:hAnsi="Arial" w:hint="default"/>
      </w:rPr>
    </w:lvl>
  </w:abstractNum>
  <w:abstractNum w:abstractNumId="438" w15:restartNumberingAfterBreak="0">
    <w:nsid w:val="61036D7B"/>
    <w:multiLevelType w:val="hybridMultilevel"/>
    <w:tmpl w:val="BDE0C15C"/>
    <w:lvl w:ilvl="0" w:tplc="7CB4990E">
      <w:start w:val="3"/>
      <w:numFmt w:val="decimal"/>
      <w:lvlText w:val="%1."/>
      <w:lvlJc w:val="left"/>
      <w:pPr>
        <w:tabs>
          <w:tab w:val="num" w:pos="720"/>
        </w:tabs>
        <w:ind w:left="720" w:hanging="360"/>
      </w:pPr>
    </w:lvl>
    <w:lvl w:ilvl="1" w:tplc="4FF499DC" w:tentative="1">
      <w:start w:val="1"/>
      <w:numFmt w:val="decimal"/>
      <w:lvlText w:val="%2."/>
      <w:lvlJc w:val="left"/>
      <w:pPr>
        <w:tabs>
          <w:tab w:val="num" w:pos="1440"/>
        </w:tabs>
        <w:ind w:left="1440" w:hanging="360"/>
      </w:pPr>
    </w:lvl>
    <w:lvl w:ilvl="2" w:tplc="06FC75B0" w:tentative="1">
      <w:start w:val="1"/>
      <w:numFmt w:val="decimal"/>
      <w:lvlText w:val="%3."/>
      <w:lvlJc w:val="left"/>
      <w:pPr>
        <w:tabs>
          <w:tab w:val="num" w:pos="2160"/>
        </w:tabs>
        <w:ind w:left="2160" w:hanging="360"/>
      </w:pPr>
    </w:lvl>
    <w:lvl w:ilvl="3" w:tplc="41281A5E" w:tentative="1">
      <w:start w:val="1"/>
      <w:numFmt w:val="decimal"/>
      <w:lvlText w:val="%4."/>
      <w:lvlJc w:val="left"/>
      <w:pPr>
        <w:tabs>
          <w:tab w:val="num" w:pos="2880"/>
        </w:tabs>
        <w:ind w:left="2880" w:hanging="360"/>
      </w:pPr>
    </w:lvl>
    <w:lvl w:ilvl="4" w:tplc="0BCC0892" w:tentative="1">
      <w:start w:val="1"/>
      <w:numFmt w:val="decimal"/>
      <w:lvlText w:val="%5."/>
      <w:lvlJc w:val="left"/>
      <w:pPr>
        <w:tabs>
          <w:tab w:val="num" w:pos="3600"/>
        </w:tabs>
        <w:ind w:left="3600" w:hanging="360"/>
      </w:pPr>
    </w:lvl>
    <w:lvl w:ilvl="5" w:tplc="286ADAB8" w:tentative="1">
      <w:start w:val="1"/>
      <w:numFmt w:val="decimal"/>
      <w:lvlText w:val="%6."/>
      <w:lvlJc w:val="left"/>
      <w:pPr>
        <w:tabs>
          <w:tab w:val="num" w:pos="4320"/>
        </w:tabs>
        <w:ind w:left="4320" w:hanging="360"/>
      </w:pPr>
    </w:lvl>
    <w:lvl w:ilvl="6" w:tplc="5AA27C36" w:tentative="1">
      <w:start w:val="1"/>
      <w:numFmt w:val="decimal"/>
      <w:lvlText w:val="%7."/>
      <w:lvlJc w:val="left"/>
      <w:pPr>
        <w:tabs>
          <w:tab w:val="num" w:pos="5040"/>
        </w:tabs>
        <w:ind w:left="5040" w:hanging="360"/>
      </w:pPr>
    </w:lvl>
    <w:lvl w:ilvl="7" w:tplc="A72E3916" w:tentative="1">
      <w:start w:val="1"/>
      <w:numFmt w:val="decimal"/>
      <w:lvlText w:val="%8."/>
      <w:lvlJc w:val="left"/>
      <w:pPr>
        <w:tabs>
          <w:tab w:val="num" w:pos="5760"/>
        </w:tabs>
        <w:ind w:left="5760" w:hanging="360"/>
      </w:pPr>
    </w:lvl>
    <w:lvl w:ilvl="8" w:tplc="55DE8A84" w:tentative="1">
      <w:start w:val="1"/>
      <w:numFmt w:val="decimal"/>
      <w:lvlText w:val="%9."/>
      <w:lvlJc w:val="left"/>
      <w:pPr>
        <w:tabs>
          <w:tab w:val="num" w:pos="6480"/>
        </w:tabs>
        <w:ind w:left="6480" w:hanging="360"/>
      </w:pPr>
    </w:lvl>
  </w:abstractNum>
  <w:abstractNum w:abstractNumId="439" w15:restartNumberingAfterBreak="0">
    <w:nsid w:val="611959BE"/>
    <w:multiLevelType w:val="hybridMultilevel"/>
    <w:tmpl w:val="FFFFFFFF"/>
    <w:lvl w:ilvl="0" w:tplc="E65008F4">
      <w:start w:val="1"/>
      <w:numFmt w:val="hebrew1"/>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40" w15:restartNumberingAfterBreak="0">
    <w:nsid w:val="61221000"/>
    <w:multiLevelType w:val="hybridMultilevel"/>
    <w:tmpl w:val="FEE2C33E"/>
    <w:lvl w:ilvl="0" w:tplc="C5469BF2">
      <w:start w:val="1"/>
      <w:numFmt w:val="bullet"/>
      <w:lvlText w:val="◦"/>
      <w:lvlJc w:val="left"/>
      <w:pPr>
        <w:tabs>
          <w:tab w:val="num" w:pos="720"/>
        </w:tabs>
        <w:ind w:left="720" w:hanging="360"/>
      </w:pPr>
      <w:rPr>
        <w:rFonts w:ascii="Garamond" w:hAnsi="Garamond" w:hint="default"/>
      </w:rPr>
    </w:lvl>
    <w:lvl w:ilvl="1" w:tplc="068EBA68" w:tentative="1">
      <w:start w:val="1"/>
      <w:numFmt w:val="bullet"/>
      <w:lvlText w:val="◦"/>
      <w:lvlJc w:val="left"/>
      <w:pPr>
        <w:tabs>
          <w:tab w:val="num" w:pos="1440"/>
        </w:tabs>
        <w:ind w:left="1440" w:hanging="360"/>
      </w:pPr>
      <w:rPr>
        <w:rFonts w:ascii="Garamond" w:hAnsi="Garamond" w:hint="default"/>
      </w:rPr>
    </w:lvl>
    <w:lvl w:ilvl="2" w:tplc="A05C7CE6" w:tentative="1">
      <w:start w:val="1"/>
      <w:numFmt w:val="bullet"/>
      <w:lvlText w:val="◦"/>
      <w:lvlJc w:val="left"/>
      <w:pPr>
        <w:tabs>
          <w:tab w:val="num" w:pos="2160"/>
        </w:tabs>
        <w:ind w:left="2160" w:hanging="360"/>
      </w:pPr>
      <w:rPr>
        <w:rFonts w:ascii="Garamond" w:hAnsi="Garamond" w:hint="default"/>
      </w:rPr>
    </w:lvl>
    <w:lvl w:ilvl="3" w:tplc="0EA8BAB2" w:tentative="1">
      <w:start w:val="1"/>
      <w:numFmt w:val="bullet"/>
      <w:lvlText w:val="◦"/>
      <w:lvlJc w:val="left"/>
      <w:pPr>
        <w:tabs>
          <w:tab w:val="num" w:pos="2880"/>
        </w:tabs>
        <w:ind w:left="2880" w:hanging="360"/>
      </w:pPr>
      <w:rPr>
        <w:rFonts w:ascii="Garamond" w:hAnsi="Garamond" w:hint="default"/>
      </w:rPr>
    </w:lvl>
    <w:lvl w:ilvl="4" w:tplc="CF96319E" w:tentative="1">
      <w:start w:val="1"/>
      <w:numFmt w:val="bullet"/>
      <w:lvlText w:val="◦"/>
      <w:lvlJc w:val="left"/>
      <w:pPr>
        <w:tabs>
          <w:tab w:val="num" w:pos="3600"/>
        </w:tabs>
        <w:ind w:left="3600" w:hanging="360"/>
      </w:pPr>
      <w:rPr>
        <w:rFonts w:ascii="Garamond" w:hAnsi="Garamond" w:hint="default"/>
      </w:rPr>
    </w:lvl>
    <w:lvl w:ilvl="5" w:tplc="ECE0F5BA" w:tentative="1">
      <w:start w:val="1"/>
      <w:numFmt w:val="bullet"/>
      <w:lvlText w:val="◦"/>
      <w:lvlJc w:val="left"/>
      <w:pPr>
        <w:tabs>
          <w:tab w:val="num" w:pos="4320"/>
        </w:tabs>
        <w:ind w:left="4320" w:hanging="360"/>
      </w:pPr>
      <w:rPr>
        <w:rFonts w:ascii="Garamond" w:hAnsi="Garamond" w:hint="default"/>
      </w:rPr>
    </w:lvl>
    <w:lvl w:ilvl="6" w:tplc="AA6A1A98" w:tentative="1">
      <w:start w:val="1"/>
      <w:numFmt w:val="bullet"/>
      <w:lvlText w:val="◦"/>
      <w:lvlJc w:val="left"/>
      <w:pPr>
        <w:tabs>
          <w:tab w:val="num" w:pos="5040"/>
        </w:tabs>
        <w:ind w:left="5040" w:hanging="360"/>
      </w:pPr>
      <w:rPr>
        <w:rFonts w:ascii="Garamond" w:hAnsi="Garamond" w:hint="default"/>
      </w:rPr>
    </w:lvl>
    <w:lvl w:ilvl="7" w:tplc="B28C1094" w:tentative="1">
      <w:start w:val="1"/>
      <w:numFmt w:val="bullet"/>
      <w:lvlText w:val="◦"/>
      <w:lvlJc w:val="left"/>
      <w:pPr>
        <w:tabs>
          <w:tab w:val="num" w:pos="5760"/>
        </w:tabs>
        <w:ind w:left="5760" w:hanging="360"/>
      </w:pPr>
      <w:rPr>
        <w:rFonts w:ascii="Garamond" w:hAnsi="Garamond" w:hint="default"/>
      </w:rPr>
    </w:lvl>
    <w:lvl w:ilvl="8" w:tplc="4E1AAC5E" w:tentative="1">
      <w:start w:val="1"/>
      <w:numFmt w:val="bullet"/>
      <w:lvlText w:val="◦"/>
      <w:lvlJc w:val="left"/>
      <w:pPr>
        <w:tabs>
          <w:tab w:val="num" w:pos="6480"/>
        </w:tabs>
        <w:ind w:left="6480" w:hanging="360"/>
      </w:pPr>
      <w:rPr>
        <w:rFonts w:ascii="Garamond" w:hAnsi="Garamond" w:hint="default"/>
      </w:rPr>
    </w:lvl>
  </w:abstractNum>
  <w:abstractNum w:abstractNumId="441" w15:restartNumberingAfterBreak="0">
    <w:nsid w:val="61BE704C"/>
    <w:multiLevelType w:val="hybridMultilevel"/>
    <w:tmpl w:val="A830ACC2"/>
    <w:lvl w:ilvl="0" w:tplc="2FCACBFC">
      <w:start w:val="1"/>
      <w:numFmt w:val="bullet"/>
      <w:lvlText w:val="•"/>
      <w:lvlJc w:val="left"/>
      <w:pPr>
        <w:tabs>
          <w:tab w:val="num" w:pos="720"/>
        </w:tabs>
        <w:ind w:left="720" w:hanging="360"/>
      </w:pPr>
      <w:rPr>
        <w:rFonts w:ascii="Arial" w:hAnsi="Arial" w:hint="default"/>
      </w:rPr>
    </w:lvl>
    <w:lvl w:ilvl="1" w:tplc="2D4E4F0C" w:tentative="1">
      <w:start w:val="1"/>
      <w:numFmt w:val="bullet"/>
      <w:lvlText w:val="•"/>
      <w:lvlJc w:val="left"/>
      <w:pPr>
        <w:tabs>
          <w:tab w:val="num" w:pos="1440"/>
        </w:tabs>
        <w:ind w:left="1440" w:hanging="360"/>
      </w:pPr>
      <w:rPr>
        <w:rFonts w:ascii="Arial" w:hAnsi="Arial" w:hint="default"/>
      </w:rPr>
    </w:lvl>
    <w:lvl w:ilvl="2" w:tplc="E18AF448" w:tentative="1">
      <w:start w:val="1"/>
      <w:numFmt w:val="bullet"/>
      <w:lvlText w:val="•"/>
      <w:lvlJc w:val="left"/>
      <w:pPr>
        <w:tabs>
          <w:tab w:val="num" w:pos="2160"/>
        </w:tabs>
        <w:ind w:left="2160" w:hanging="360"/>
      </w:pPr>
      <w:rPr>
        <w:rFonts w:ascii="Arial" w:hAnsi="Arial" w:hint="default"/>
      </w:rPr>
    </w:lvl>
    <w:lvl w:ilvl="3" w:tplc="084CBDBC" w:tentative="1">
      <w:start w:val="1"/>
      <w:numFmt w:val="bullet"/>
      <w:lvlText w:val="•"/>
      <w:lvlJc w:val="left"/>
      <w:pPr>
        <w:tabs>
          <w:tab w:val="num" w:pos="2880"/>
        </w:tabs>
        <w:ind w:left="2880" w:hanging="360"/>
      </w:pPr>
      <w:rPr>
        <w:rFonts w:ascii="Arial" w:hAnsi="Arial" w:hint="default"/>
      </w:rPr>
    </w:lvl>
    <w:lvl w:ilvl="4" w:tplc="63120B42" w:tentative="1">
      <w:start w:val="1"/>
      <w:numFmt w:val="bullet"/>
      <w:lvlText w:val="•"/>
      <w:lvlJc w:val="left"/>
      <w:pPr>
        <w:tabs>
          <w:tab w:val="num" w:pos="3600"/>
        </w:tabs>
        <w:ind w:left="3600" w:hanging="360"/>
      </w:pPr>
      <w:rPr>
        <w:rFonts w:ascii="Arial" w:hAnsi="Arial" w:hint="default"/>
      </w:rPr>
    </w:lvl>
    <w:lvl w:ilvl="5" w:tplc="5D227F04" w:tentative="1">
      <w:start w:val="1"/>
      <w:numFmt w:val="bullet"/>
      <w:lvlText w:val="•"/>
      <w:lvlJc w:val="left"/>
      <w:pPr>
        <w:tabs>
          <w:tab w:val="num" w:pos="4320"/>
        </w:tabs>
        <w:ind w:left="4320" w:hanging="360"/>
      </w:pPr>
      <w:rPr>
        <w:rFonts w:ascii="Arial" w:hAnsi="Arial" w:hint="default"/>
      </w:rPr>
    </w:lvl>
    <w:lvl w:ilvl="6" w:tplc="53706A06" w:tentative="1">
      <w:start w:val="1"/>
      <w:numFmt w:val="bullet"/>
      <w:lvlText w:val="•"/>
      <w:lvlJc w:val="left"/>
      <w:pPr>
        <w:tabs>
          <w:tab w:val="num" w:pos="5040"/>
        </w:tabs>
        <w:ind w:left="5040" w:hanging="360"/>
      </w:pPr>
      <w:rPr>
        <w:rFonts w:ascii="Arial" w:hAnsi="Arial" w:hint="default"/>
      </w:rPr>
    </w:lvl>
    <w:lvl w:ilvl="7" w:tplc="E22AFAAE" w:tentative="1">
      <w:start w:val="1"/>
      <w:numFmt w:val="bullet"/>
      <w:lvlText w:val="•"/>
      <w:lvlJc w:val="left"/>
      <w:pPr>
        <w:tabs>
          <w:tab w:val="num" w:pos="5760"/>
        </w:tabs>
        <w:ind w:left="5760" w:hanging="360"/>
      </w:pPr>
      <w:rPr>
        <w:rFonts w:ascii="Arial" w:hAnsi="Arial" w:hint="default"/>
      </w:rPr>
    </w:lvl>
    <w:lvl w:ilvl="8" w:tplc="AE9E7410" w:tentative="1">
      <w:start w:val="1"/>
      <w:numFmt w:val="bullet"/>
      <w:lvlText w:val="•"/>
      <w:lvlJc w:val="left"/>
      <w:pPr>
        <w:tabs>
          <w:tab w:val="num" w:pos="6480"/>
        </w:tabs>
        <w:ind w:left="6480" w:hanging="360"/>
      </w:pPr>
      <w:rPr>
        <w:rFonts w:ascii="Arial" w:hAnsi="Arial" w:hint="default"/>
      </w:rPr>
    </w:lvl>
  </w:abstractNum>
  <w:abstractNum w:abstractNumId="442" w15:restartNumberingAfterBreak="0">
    <w:nsid w:val="61FB160C"/>
    <w:multiLevelType w:val="hybridMultilevel"/>
    <w:tmpl w:val="19A8A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3" w15:restartNumberingAfterBreak="0">
    <w:nsid w:val="624C471B"/>
    <w:multiLevelType w:val="hybridMultilevel"/>
    <w:tmpl w:val="1EAC3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4" w15:restartNumberingAfterBreak="0">
    <w:nsid w:val="62884E97"/>
    <w:multiLevelType w:val="hybridMultilevel"/>
    <w:tmpl w:val="BCCEDD4A"/>
    <w:lvl w:ilvl="0" w:tplc="F86285BA">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5" w15:restartNumberingAfterBreak="0">
    <w:nsid w:val="6325469A"/>
    <w:multiLevelType w:val="hybridMultilevel"/>
    <w:tmpl w:val="ABA6ACCC"/>
    <w:lvl w:ilvl="0" w:tplc="9C36744A">
      <w:start w:val="1"/>
      <w:numFmt w:val="bullet"/>
      <w:lvlText w:val=""/>
      <w:lvlJc w:val="left"/>
      <w:pPr>
        <w:tabs>
          <w:tab w:val="num" w:pos="720"/>
        </w:tabs>
        <w:ind w:left="720" w:hanging="360"/>
      </w:pPr>
      <w:rPr>
        <w:rFonts w:ascii="Wingdings" w:hAnsi="Wingdings" w:hint="default"/>
      </w:rPr>
    </w:lvl>
    <w:lvl w:ilvl="1" w:tplc="BD4219E2" w:tentative="1">
      <w:start w:val="1"/>
      <w:numFmt w:val="bullet"/>
      <w:lvlText w:val=""/>
      <w:lvlJc w:val="left"/>
      <w:pPr>
        <w:tabs>
          <w:tab w:val="num" w:pos="1440"/>
        </w:tabs>
        <w:ind w:left="1440" w:hanging="360"/>
      </w:pPr>
      <w:rPr>
        <w:rFonts w:ascii="Wingdings" w:hAnsi="Wingdings" w:hint="default"/>
      </w:rPr>
    </w:lvl>
    <w:lvl w:ilvl="2" w:tplc="3DC05DBE" w:tentative="1">
      <w:start w:val="1"/>
      <w:numFmt w:val="bullet"/>
      <w:lvlText w:val=""/>
      <w:lvlJc w:val="left"/>
      <w:pPr>
        <w:tabs>
          <w:tab w:val="num" w:pos="2160"/>
        </w:tabs>
        <w:ind w:left="2160" w:hanging="360"/>
      </w:pPr>
      <w:rPr>
        <w:rFonts w:ascii="Wingdings" w:hAnsi="Wingdings" w:hint="default"/>
      </w:rPr>
    </w:lvl>
    <w:lvl w:ilvl="3" w:tplc="D55A95A6" w:tentative="1">
      <w:start w:val="1"/>
      <w:numFmt w:val="bullet"/>
      <w:lvlText w:val=""/>
      <w:lvlJc w:val="left"/>
      <w:pPr>
        <w:tabs>
          <w:tab w:val="num" w:pos="2880"/>
        </w:tabs>
        <w:ind w:left="2880" w:hanging="360"/>
      </w:pPr>
      <w:rPr>
        <w:rFonts w:ascii="Wingdings" w:hAnsi="Wingdings" w:hint="default"/>
      </w:rPr>
    </w:lvl>
    <w:lvl w:ilvl="4" w:tplc="A202AF08" w:tentative="1">
      <w:start w:val="1"/>
      <w:numFmt w:val="bullet"/>
      <w:lvlText w:val=""/>
      <w:lvlJc w:val="left"/>
      <w:pPr>
        <w:tabs>
          <w:tab w:val="num" w:pos="3600"/>
        </w:tabs>
        <w:ind w:left="3600" w:hanging="360"/>
      </w:pPr>
      <w:rPr>
        <w:rFonts w:ascii="Wingdings" w:hAnsi="Wingdings" w:hint="default"/>
      </w:rPr>
    </w:lvl>
    <w:lvl w:ilvl="5" w:tplc="60505134" w:tentative="1">
      <w:start w:val="1"/>
      <w:numFmt w:val="bullet"/>
      <w:lvlText w:val=""/>
      <w:lvlJc w:val="left"/>
      <w:pPr>
        <w:tabs>
          <w:tab w:val="num" w:pos="4320"/>
        </w:tabs>
        <w:ind w:left="4320" w:hanging="360"/>
      </w:pPr>
      <w:rPr>
        <w:rFonts w:ascii="Wingdings" w:hAnsi="Wingdings" w:hint="default"/>
      </w:rPr>
    </w:lvl>
    <w:lvl w:ilvl="6" w:tplc="A0E057D0" w:tentative="1">
      <w:start w:val="1"/>
      <w:numFmt w:val="bullet"/>
      <w:lvlText w:val=""/>
      <w:lvlJc w:val="left"/>
      <w:pPr>
        <w:tabs>
          <w:tab w:val="num" w:pos="5040"/>
        </w:tabs>
        <w:ind w:left="5040" w:hanging="360"/>
      </w:pPr>
      <w:rPr>
        <w:rFonts w:ascii="Wingdings" w:hAnsi="Wingdings" w:hint="default"/>
      </w:rPr>
    </w:lvl>
    <w:lvl w:ilvl="7" w:tplc="43E05BCA" w:tentative="1">
      <w:start w:val="1"/>
      <w:numFmt w:val="bullet"/>
      <w:lvlText w:val=""/>
      <w:lvlJc w:val="left"/>
      <w:pPr>
        <w:tabs>
          <w:tab w:val="num" w:pos="5760"/>
        </w:tabs>
        <w:ind w:left="5760" w:hanging="360"/>
      </w:pPr>
      <w:rPr>
        <w:rFonts w:ascii="Wingdings" w:hAnsi="Wingdings" w:hint="default"/>
      </w:rPr>
    </w:lvl>
    <w:lvl w:ilvl="8" w:tplc="C6CC17A0" w:tentative="1">
      <w:start w:val="1"/>
      <w:numFmt w:val="bullet"/>
      <w:lvlText w:val=""/>
      <w:lvlJc w:val="left"/>
      <w:pPr>
        <w:tabs>
          <w:tab w:val="num" w:pos="6480"/>
        </w:tabs>
        <w:ind w:left="6480" w:hanging="360"/>
      </w:pPr>
      <w:rPr>
        <w:rFonts w:ascii="Wingdings" w:hAnsi="Wingdings" w:hint="default"/>
      </w:rPr>
    </w:lvl>
  </w:abstractNum>
  <w:abstractNum w:abstractNumId="446" w15:restartNumberingAfterBreak="0">
    <w:nsid w:val="63423842"/>
    <w:multiLevelType w:val="hybridMultilevel"/>
    <w:tmpl w:val="73BC8E64"/>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47" w15:restartNumberingAfterBreak="0">
    <w:nsid w:val="634B6EF2"/>
    <w:multiLevelType w:val="multilevel"/>
    <w:tmpl w:val="A4D8866A"/>
    <w:lvl w:ilvl="0">
      <w:start w:val="1"/>
      <w:numFmt w:val="hebrew1"/>
      <w:lvlText w:val="%1."/>
      <w:lvlJc w:val="left"/>
      <w:pPr>
        <w:tabs>
          <w:tab w:val="num" w:pos="720"/>
        </w:tabs>
        <w:ind w:left="720" w:hanging="360"/>
      </w:pPr>
      <w:rPr>
        <w:rFonts w:cs="Times New Roman" w:hint="default"/>
      </w:rPr>
    </w:lvl>
    <w:lvl w:ilvl="1">
      <w:start w:val="1"/>
      <w:numFmt w:val="bullet"/>
      <w:lvlText w:val=""/>
      <w:lvlJc w:val="left"/>
      <w:pPr>
        <w:ind w:left="1080" w:hanging="360"/>
      </w:pPr>
      <w:rPr>
        <w:rFonts w:ascii="Symbol" w:hAnsi="Symbol" w:hint="default"/>
      </w:rPr>
    </w:lvl>
    <w:lvl w:ilvl="2">
      <w:start w:val="1"/>
      <w:numFmt w:val="bullet"/>
      <w:lvlText w:val=""/>
      <w:lvlJc w:val="left"/>
      <w:pPr>
        <w:tabs>
          <w:tab w:val="num" w:pos="2340"/>
        </w:tabs>
        <w:ind w:left="2160" w:hanging="180"/>
      </w:pPr>
      <w:rPr>
        <w:rFonts w:ascii="Symbol" w:hAnsi="Symbol" w:hint="default"/>
        <w:color w:val="auto"/>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448" w15:restartNumberingAfterBreak="0">
    <w:nsid w:val="63544AA2"/>
    <w:multiLevelType w:val="hybridMultilevel"/>
    <w:tmpl w:val="F4F6045A"/>
    <w:lvl w:ilvl="0" w:tplc="32706890">
      <w:start w:val="1"/>
      <w:numFmt w:val="bullet"/>
      <w:lvlText w:val=""/>
      <w:lvlJc w:val="left"/>
      <w:pPr>
        <w:tabs>
          <w:tab w:val="num" w:pos="720"/>
        </w:tabs>
        <w:ind w:left="720" w:hanging="360"/>
      </w:pPr>
      <w:rPr>
        <w:rFonts w:ascii="Wingdings" w:hAnsi="Wingdings" w:hint="default"/>
      </w:rPr>
    </w:lvl>
    <w:lvl w:ilvl="1" w:tplc="DAEC0AA2" w:tentative="1">
      <w:start w:val="1"/>
      <w:numFmt w:val="bullet"/>
      <w:lvlText w:val=""/>
      <w:lvlJc w:val="left"/>
      <w:pPr>
        <w:tabs>
          <w:tab w:val="num" w:pos="1440"/>
        </w:tabs>
        <w:ind w:left="1440" w:hanging="360"/>
      </w:pPr>
      <w:rPr>
        <w:rFonts w:ascii="Wingdings" w:hAnsi="Wingdings" w:hint="default"/>
      </w:rPr>
    </w:lvl>
    <w:lvl w:ilvl="2" w:tplc="69F429F8" w:tentative="1">
      <w:start w:val="1"/>
      <w:numFmt w:val="bullet"/>
      <w:lvlText w:val=""/>
      <w:lvlJc w:val="left"/>
      <w:pPr>
        <w:tabs>
          <w:tab w:val="num" w:pos="2160"/>
        </w:tabs>
        <w:ind w:left="2160" w:hanging="360"/>
      </w:pPr>
      <w:rPr>
        <w:rFonts w:ascii="Wingdings" w:hAnsi="Wingdings" w:hint="default"/>
      </w:rPr>
    </w:lvl>
    <w:lvl w:ilvl="3" w:tplc="9E06DD54" w:tentative="1">
      <w:start w:val="1"/>
      <w:numFmt w:val="bullet"/>
      <w:lvlText w:val=""/>
      <w:lvlJc w:val="left"/>
      <w:pPr>
        <w:tabs>
          <w:tab w:val="num" w:pos="2880"/>
        </w:tabs>
        <w:ind w:left="2880" w:hanging="360"/>
      </w:pPr>
      <w:rPr>
        <w:rFonts w:ascii="Wingdings" w:hAnsi="Wingdings" w:hint="default"/>
      </w:rPr>
    </w:lvl>
    <w:lvl w:ilvl="4" w:tplc="755A60A8" w:tentative="1">
      <w:start w:val="1"/>
      <w:numFmt w:val="bullet"/>
      <w:lvlText w:val=""/>
      <w:lvlJc w:val="left"/>
      <w:pPr>
        <w:tabs>
          <w:tab w:val="num" w:pos="3600"/>
        </w:tabs>
        <w:ind w:left="3600" w:hanging="360"/>
      </w:pPr>
      <w:rPr>
        <w:rFonts w:ascii="Wingdings" w:hAnsi="Wingdings" w:hint="default"/>
      </w:rPr>
    </w:lvl>
    <w:lvl w:ilvl="5" w:tplc="A39649A2" w:tentative="1">
      <w:start w:val="1"/>
      <w:numFmt w:val="bullet"/>
      <w:lvlText w:val=""/>
      <w:lvlJc w:val="left"/>
      <w:pPr>
        <w:tabs>
          <w:tab w:val="num" w:pos="4320"/>
        </w:tabs>
        <w:ind w:left="4320" w:hanging="360"/>
      </w:pPr>
      <w:rPr>
        <w:rFonts w:ascii="Wingdings" w:hAnsi="Wingdings" w:hint="default"/>
      </w:rPr>
    </w:lvl>
    <w:lvl w:ilvl="6" w:tplc="20328774" w:tentative="1">
      <w:start w:val="1"/>
      <w:numFmt w:val="bullet"/>
      <w:lvlText w:val=""/>
      <w:lvlJc w:val="left"/>
      <w:pPr>
        <w:tabs>
          <w:tab w:val="num" w:pos="5040"/>
        </w:tabs>
        <w:ind w:left="5040" w:hanging="360"/>
      </w:pPr>
      <w:rPr>
        <w:rFonts w:ascii="Wingdings" w:hAnsi="Wingdings" w:hint="default"/>
      </w:rPr>
    </w:lvl>
    <w:lvl w:ilvl="7" w:tplc="F09AD25C" w:tentative="1">
      <w:start w:val="1"/>
      <w:numFmt w:val="bullet"/>
      <w:lvlText w:val=""/>
      <w:lvlJc w:val="left"/>
      <w:pPr>
        <w:tabs>
          <w:tab w:val="num" w:pos="5760"/>
        </w:tabs>
        <w:ind w:left="5760" w:hanging="360"/>
      </w:pPr>
      <w:rPr>
        <w:rFonts w:ascii="Wingdings" w:hAnsi="Wingdings" w:hint="default"/>
      </w:rPr>
    </w:lvl>
    <w:lvl w:ilvl="8" w:tplc="B86A4E02" w:tentative="1">
      <w:start w:val="1"/>
      <w:numFmt w:val="bullet"/>
      <w:lvlText w:val=""/>
      <w:lvlJc w:val="left"/>
      <w:pPr>
        <w:tabs>
          <w:tab w:val="num" w:pos="6480"/>
        </w:tabs>
        <w:ind w:left="6480" w:hanging="360"/>
      </w:pPr>
      <w:rPr>
        <w:rFonts w:ascii="Wingdings" w:hAnsi="Wingdings" w:hint="default"/>
      </w:rPr>
    </w:lvl>
  </w:abstractNum>
  <w:abstractNum w:abstractNumId="449" w15:restartNumberingAfterBreak="0">
    <w:nsid w:val="638D6631"/>
    <w:multiLevelType w:val="hybridMultilevel"/>
    <w:tmpl w:val="461024DA"/>
    <w:lvl w:ilvl="0" w:tplc="0C265676">
      <w:start w:val="1"/>
      <w:numFmt w:val="bullet"/>
      <w:lvlText w:val="•"/>
      <w:lvlJc w:val="left"/>
      <w:pPr>
        <w:tabs>
          <w:tab w:val="num" w:pos="720"/>
        </w:tabs>
        <w:ind w:left="720" w:hanging="360"/>
      </w:pPr>
      <w:rPr>
        <w:rFonts w:ascii="Arial" w:hAnsi="Arial" w:hint="default"/>
      </w:rPr>
    </w:lvl>
    <w:lvl w:ilvl="1" w:tplc="7BE4362E" w:tentative="1">
      <w:start w:val="1"/>
      <w:numFmt w:val="bullet"/>
      <w:lvlText w:val="•"/>
      <w:lvlJc w:val="left"/>
      <w:pPr>
        <w:tabs>
          <w:tab w:val="num" w:pos="1440"/>
        </w:tabs>
        <w:ind w:left="1440" w:hanging="360"/>
      </w:pPr>
      <w:rPr>
        <w:rFonts w:ascii="Arial" w:hAnsi="Arial" w:hint="default"/>
      </w:rPr>
    </w:lvl>
    <w:lvl w:ilvl="2" w:tplc="F0523760" w:tentative="1">
      <w:start w:val="1"/>
      <w:numFmt w:val="bullet"/>
      <w:lvlText w:val="•"/>
      <w:lvlJc w:val="left"/>
      <w:pPr>
        <w:tabs>
          <w:tab w:val="num" w:pos="2160"/>
        </w:tabs>
        <w:ind w:left="2160" w:hanging="360"/>
      </w:pPr>
      <w:rPr>
        <w:rFonts w:ascii="Arial" w:hAnsi="Arial" w:hint="default"/>
      </w:rPr>
    </w:lvl>
    <w:lvl w:ilvl="3" w:tplc="B03A41F8" w:tentative="1">
      <w:start w:val="1"/>
      <w:numFmt w:val="bullet"/>
      <w:lvlText w:val="•"/>
      <w:lvlJc w:val="left"/>
      <w:pPr>
        <w:tabs>
          <w:tab w:val="num" w:pos="2880"/>
        </w:tabs>
        <w:ind w:left="2880" w:hanging="360"/>
      </w:pPr>
      <w:rPr>
        <w:rFonts w:ascii="Arial" w:hAnsi="Arial" w:hint="default"/>
      </w:rPr>
    </w:lvl>
    <w:lvl w:ilvl="4" w:tplc="246C9FA6" w:tentative="1">
      <w:start w:val="1"/>
      <w:numFmt w:val="bullet"/>
      <w:lvlText w:val="•"/>
      <w:lvlJc w:val="left"/>
      <w:pPr>
        <w:tabs>
          <w:tab w:val="num" w:pos="3600"/>
        </w:tabs>
        <w:ind w:left="3600" w:hanging="360"/>
      </w:pPr>
      <w:rPr>
        <w:rFonts w:ascii="Arial" w:hAnsi="Arial" w:hint="default"/>
      </w:rPr>
    </w:lvl>
    <w:lvl w:ilvl="5" w:tplc="1520E4F4" w:tentative="1">
      <w:start w:val="1"/>
      <w:numFmt w:val="bullet"/>
      <w:lvlText w:val="•"/>
      <w:lvlJc w:val="left"/>
      <w:pPr>
        <w:tabs>
          <w:tab w:val="num" w:pos="4320"/>
        </w:tabs>
        <w:ind w:left="4320" w:hanging="360"/>
      </w:pPr>
      <w:rPr>
        <w:rFonts w:ascii="Arial" w:hAnsi="Arial" w:hint="default"/>
      </w:rPr>
    </w:lvl>
    <w:lvl w:ilvl="6" w:tplc="16A03CB4" w:tentative="1">
      <w:start w:val="1"/>
      <w:numFmt w:val="bullet"/>
      <w:lvlText w:val="•"/>
      <w:lvlJc w:val="left"/>
      <w:pPr>
        <w:tabs>
          <w:tab w:val="num" w:pos="5040"/>
        </w:tabs>
        <w:ind w:left="5040" w:hanging="360"/>
      </w:pPr>
      <w:rPr>
        <w:rFonts w:ascii="Arial" w:hAnsi="Arial" w:hint="default"/>
      </w:rPr>
    </w:lvl>
    <w:lvl w:ilvl="7" w:tplc="42D0A78A" w:tentative="1">
      <w:start w:val="1"/>
      <w:numFmt w:val="bullet"/>
      <w:lvlText w:val="•"/>
      <w:lvlJc w:val="left"/>
      <w:pPr>
        <w:tabs>
          <w:tab w:val="num" w:pos="5760"/>
        </w:tabs>
        <w:ind w:left="5760" w:hanging="360"/>
      </w:pPr>
      <w:rPr>
        <w:rFonts w:ascii="Arial" w:hAnsi="Arial" w:hint="default"/>
      </w:rPr>
    </w:lvl>
    <w:lvl w:ilvl="8" w:tplc="E8F6E004" w:tentative="1">
      <w:start w:val="1"/>
      <w:numFmt w:val="bullet"/>
      <w:lvlText w:val="•"/>
      <w:lvlJc w:val="left"/>
      <w:pPr>
        <w:tabs>
          <w:tab w:val="num" w:pos="6480"/>
        </w:tabs>
        <w:ind w:left="6480" w:hanging="360"/>
      </w:pPr>
      <w:rPr>
        <w:rFonts w:ascii="Arial" w:hAnsi="Arial" w:hint="default"/>
      </w:rPr>
    </w:lvl>
  </w:abstractNum>
  <w:abstractNum w:abstractNumId="450" w15:restartNumberingAfterBreak="0">
    <w:nsid w:val="639A5895"/>
    <w:multiLevelType w:val="hybridMultilevel"/>
    <w:tmpl w:val="FFFFFFFF"/>
    <w:lvl w:ilvl="0" w:tplc="79B0CD40">
      <w:start w:val="1"/>
      <w:numFmt w:val="hebrew1"/>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1" w15:restartNumberingAfterBreak="0">
    <w:nsid w:val="639C18C0"/>
    <w:multiLevelType w:val="hybridMultilevel"/>
    <w:tmpl w:val="63B46396"/>
    <w:lvl w:ilvl="0" w:tplc="C89EE870">
      <w:start w:val="1"/>
      <w:numFmt w:val="decimal"/>
      <w:lvlText w:val="%1."/>
      <w:lvlJc w:val="left"/>
      <w:pPr>
        <w:tabs>
          <w:tab w:val="num" w:pos="720"/>
        </w:tabs>
        <w:ind w:left="720" w:hanging="360"/>
      </w:pPr>
    </w:lvl>
    <w:lvl w:ilvl="1" w:tplc="B9160200" w:tentative="1">
      <w:start w:val="1"/>
      <w:numFmt w:val="decimal"/>
      <w:lvlText w:val="%2."/>
      <w:lvlJc w:val="left"/>
      <w:pPr>
        <w:tabs>
          <w:tab w:val="num" w:pos="1440"/>
        </w:tabs>
        <w:ind w:left="1440" w:hanging="360"/>
      </w:pPr>
    </w:lvl>
    <w:lvl w:ilvl="2" w:tplc="F90AA312" w:tentative="1">
      <w:start w:val="1"/>
      <w:numFmt w:val="decimal"/>
      <w:lvlText w:val="%3."/>
      <w:lvlJc w:val="left"/>
      <w:pPr>
        <w:tabs>
          <w:tab w:val="num" w:pos="2160"/>
        </w:tabs>
        <w:ind w:left="2160" w:hanging="360"/>
      </w:pPr>
    </w:lvl>
    <w:lvl w:ilvl="3" w:tplc="6BC03628" w:tentative="1">
      <w:start w:val="1"/>
      <w:numFmt w:val="decimal"/>
      <w:lvlText w:val="%4."/>
      <w:lvlJc w:val="left"/>
      <w:pPr>
        <w:tabs>
          <w:tab w:val="num" w:pos="2880"/>
        </w:tabs>
        <w:ind w:left="2880" w:hanging="360"/>
      </w:pPr>
    </w:lvl>
    <w:lvl w:ilvl="4" w:tplc="18A27E48" w:tentative="1">
      <w:start w:val="1"/>
      <w:numFmt w:val="decimal"/>
      <w:lvlText w:val="%5."/>
      <w:lvlJc w:val="left"/>
      <w:pPr>
        <w:tabs>
          <w:tab w:val="num" w:pos="3600"/>
        </w:tabs>
        <w:ind w:left="3600" w:hanging="360"/>
      </w:pPr>
    </w:lvl>
    <w:lvl w:ilvl="5" w:tplc="03449E48" w:tentative="1">
      <w:start w:val="1"/>
      <w:numFmt w:val="decimal"/>
      <w:lvlText w:val="%6."/>
      <w:lvlJc w:val="left"/>
      <w:pPr>
        <w:tabs>
          <w:tab w:val="num" w:pos="4320"/>
        </w:tabs>
        <w:ind w:left="4320" w:hanging="360"/>
      </w:pPr>
    </w:lvl>
    <w:lvl w:ilvl="6" w:tplc="B97AF8B6" w:tentative="1">
      <w:start w:val="1"/>
      <w:numFmt w:val="decimal"/>
      <w:lvlText w:val="%7."/>
      <w:lvlJc w:val="left"/>
      <w:pPr>
        <w:tabs>
          <w:tab w:val="num" w:pos="5040"/>
        </w:tabs>
        <w:ind w:left="5040" w:hanging="360"/>
      </w:pPr>
    </w:lvl>
    <w:lvl w:ilvl="7" w:tplc="E48454C6" w:tentative="1">
      <w:start w:val="1"/>
      <w:numFmt w:val="decimal"/>
      <w:lvlText w:val="%8."/>
      <w:lvlJc w:val="left"/>
      <w:pPr>
        <w:tabs>
          <w:tab w:val="num" w:pos="5760"/>
        </w:tabs>
        <w:ind w:left="5760" w:hanging="360"/>
      </w:pPr>
    </w:lvl>
    <w:lvl w:ilvl="8" w:tplc="C74090FC" w:tentative="1">
      <w:start w:val="1"/>
      <w:numFmt w:val="decimal"/>
      <w:lvlText w:val="%9."/>
      <w:lvlJc w:val="left"/>
      <w:pPr>
        <w:tabs>
          <w:tab w:val="num" w:pos="6480"/>
        </w:tabs>
        <w:ind w:left="6480" w:hanging="360"/>
      </w:pPr>
    </w:lvl>
  </w:abstractNum>
  <w:abstractNum w:abstractNumId="452" w15:restartNumberingAfterBreak="0">
    <w:nsid w:val="645D089B"/>
    <w:multiLevelType w:val="hybridMultilevel"/>
    <w:tmpl w:val="8B5A9EC8"/>
    <w:lvl w:ilvl="0" w:tplc="FF8C4CDA">
      <w:start w:val="1"/>
      <w:numFmt w:val="bullet"/>
      <w:lvlText w:val=""/>
      <w:lvlJc w:val="left"/>
      <w:pPr>
        <w:tabs>
          <w:tab w:val="num" w:pos="720"/>
        </w:tabs>
        <w:ind w:left="720" w:hanging="360"/>
      </w:pPr>
      <w:rPr>
        <w:rFonts w:ascii="Wingdings" w:hAnsi="Wingdings" w:hint="default"/>
      </w:rPr>
    </w:lvl>
    <w:lvl w:ilvl="1" w:tplc="C172A43E" w:tentative="1">
      <w:start w:val="1"/>
      <w:numFmt w:val="bullet"/>
      <w:lvlText w:val=""/>
      <w:lvlJc w:val="left"/>
      <w:pPr>
        <w:tabs>
          <w:tab w:val="num" w:pos="1440"/>
        </w:tabs>
        <w:ind w:left="1440" w:hanging="360"/>
      </w:pPr>
      <w:rPr>
        <w:rFonts w:ascii="Wingdings" w:hAnsi="Wingdings" w:hint="default"/>
      </w:rPr>
    </w:lvl>
    <w:lvl w:ilvl="2" w:tplc="476A38D8" w:tentative="1">
      <w:start w:val="1"/>
      <w:numFmt w:val="bullet"/>
      <w:lvlText w:val=""/>
      <w:lvlJc w:val="left"/>
      <w:pPr>
        <w:tabs>
          <w:tab w:val="num" w:pos="2160"/>
        </w:tabs>
        <w:ind w:left="2160" w:hanging="360"/>
      </w:pPr>
      <w:rPr>
        <w:rFonts w:ascii="Wingdings" w:hAnsi="Wingdings" w:hint="default"/>
      </w:rPr>
    </w:lvl>
    <w:lvl w:ilvl="3" w:tplc="3946ADD6" w:tentative="1">
      <w:start w:val="1"/>
      <w:numFmt w:val="bullet"/>
      <w:lvlText w:val=""/>
      <w:lvlJc w:val="left"/>
      <w:pPr>
        <w:tabs>
          <w:tab w:val="num" w:pos="2880"/>
        </w:tabs>
        <w:ind w:left="2880" w:hanging="360"/>
      </w:pPr>
      <w:rPr>
        <w:rFonts w:ascii="Wingdings" w:hAnsi="Wingdings" w:hint="default"/>
      </w:rPr>
    </w:lvl>
    <w:lvl w:ilvl="4" w:tplc="6C28BC84" w:tentative="1">
      <w:start w:val="1"/>
      <w:numFmt w:val="bullet"/>
      <w:lvlText w:val=""/>
      <w:lvlJc w:val="left"/>
      <w:pPr>
        <w:tabs>
          <w:tab w:val="num" w:pos="3600"/>
        </w:tabs>
        <w:ind w:left="3600" w:hanging="360"/>
      </w:pPr>
      <w:rPr>
        <w:rFonts w:ascii="Wingdings" w:hAnsi="Wingdings" w:hint="default"/>
      </w:rPr>
    </w:lvl>
    <w:lvl w:ilvl="5" w:tplc="88440806" w:tentative="1">
      <w:start w:val="1"/>
      <w:numFmt w:val="bullet"/>
      <w:lvlText w:val=""/>
      <w:lvlJc w:val="left"/>
      <w:pPr>
        <w:tabs>
          <w:tab w:val="num" w:pos="4320"/>
        </w:tabs>
        <w:ind w:left="4320" w:hanging="360"/>
      </w:pPr>
      <w:rPr>
        <w:rFonts w:ascii="Wingdings" w:hAnsi="Wingdings" w:hint="default"/>
      </w:rPr>
    </w:lvl>
    <w:lvl w:ilvl="6" w:tplc="28B875A6" w:tentative="1">
      <w:start w:val="1"/>
      <w:numFmt w:val="bullet"/>
      <w:lvlText w:val=""/>
      <w:lvlJc w:val="left"/>
      <w:pPr>
        <w:tabs>
          <w:tab w:val="num" w:pos="5040"/>
        </w:tabs>
        <w:ind w:left="5040" w:hanging="360"/>
      </w:pPr>
      <w:rPr>
        <w:rFonts w:ascii="Wingdings" w:hAnsi="Wingdings" w:hint="default"/>
      </w:rPr>
    </w:lvl>
    <w:lvl w:ilvl="7" w:tplc="D08E6BC2" w:tentative="1">
      <w:start w:val="1"/>
      <w:numFmt w:val="bullet"/>
      <w:lvlText w:val=""/>
      <w:lvlJc w:val="left"/>
      <w:pPr>
        <w:tabs>
          <w:tab w:val="num" w:pos="5760"/>
        </w:tabs>
        <w:ind w:left="5760" w:hanging="360"/>
      </w:pPr>
      <w:rPr>
        <w:rFonts w:ascii="Wingdings" w:hAnsi="Wingdings" w:hint="default"/>
      </w:rPr>
    </w:lvl>
    <w:lvl w:ilvl="8" w:tplc="54E8DEEC" w:tentative="1">
      <w:start w:val="1"/>
      <w:numFmt w:val="bullet"/>
      <w:lvlText w:val=""/>
      <w:lvlJc w:val="left"/>
      <w:pPr>
        <w:tabs>
          <w:tab w:val="num" w:pos="6480"/>
        </w:tabs>
        <w:ind w:left="6480" w:hanging="360"/>
      </w:pPr>
      <w:rPr>
        <w:rFonts w:ascii="Wingdings" w:hAnsi="Wingdings" w:hint="default"/>
      </w:rPr>
    </w:lvl>
  </w:abstractNum>
  <w:abstractNum w:abstractNumId="453" w15:restartNumberingAfterBreak="0">
    <w:nsid w:val="64666605"/>
    <w:multiLevelType w:val="hybridMultilevel"/>
    <w:tmpl w:val="45BA3C1E"/>
    <w:lvl w:ilvl="0" w:tplc="CFDA7C62">
      <w:start w:val="1"/>
      <w:numFmt w:val="bullet"/>
      <w:lvlText w:val=""/>
      <w:lvlJc w:val="left"/>
      <w:pPr>
        <w:tabs>
          <w:tab w:val="num" w:pos="720"/>
        </w:tabs>
        <w:ind w:left="720" w:hanging="360"/>
      </w:pPr>
      <w:rPr>
        <w:rFonts w:ascii="Wingdings" w:hAnsi="Wingdings" w:hint="default"/>
      </w:rPr>
    </w:lvl>
    <w:lvl w:ilvl="1" w:tplc="557AB090" w:tentative="1">
      <w:start w:val="1"/>
      <w:numFmt w:val="bullet"/>
      <w:lvlText w:val=""/>
      <w:lvlJc w:val="left"/>
      <w:pPr>
        <w:tabs>
          <w:tab w:val="num" w:pos="1440"/>
        </w:tabs>
        <w:ind w:left="1440" w:hanging="360"/>
      </w:pPr>
      <w:rPr>
        <w:rFonts w:ascii="Wingdings" w:hAnsi="Wingdings" w:hint="default"/>
      </w:rPr>
    </w:lvl>
    <w:lvl w:ilvl="2" w:tplc="2214D9A8" w:tentative="1">
      <w:start w:val="1"/>
      <w:numFmt w:val="bullet"/>
      <w:lvlText w:val=""/>
      <w:lvlJc w:val="left"/>
      <w:pPr>
        <w:tabs>
          <w:tab w:val="num" w:pos="2160"/>
        </w:tabs>
        <w:ind w:left="2160" w:hanging="360"/>
      </w:pPr>
      <w:rPr>
        <w:rFonts w:ascii="Wingdings" w:hAnsi="Wingdings" w:hint="default"/>
      </w:rPr>
    </w:lvl>
    <w:lvl w:ilvl="3" w:tplc="BB4CC5E8" w:tentative="1">
      <w:start w:val="1"/>
      <w:numFmt w:val="bullet"/>
      <w:lvlText w:val=""/>
      <w:lvlJc w:val="left"/>
      <w:pPr>
        <w:tabs>
          <w:tab w:val="num" w:pos="2880"/>
        </w:tabs>
        <w:ind w:left="2880" w:hanging="360"/>
      </w:pPr>
      <w:rPr>
        <w:rFonts w:ascii="Wingdings" w:hAnsi="Wingdings" w:hint="default"/>
      </w:rPr>
    </w:lvl>
    <w:lvl w:ilvl="4" w:tplc="EB5CA9E4" w:tentative="1">
      <w:start w:val="1"/>
      <w:numFmt w:val="bullet"/>
      <w:lvlText w:val=""/>
      <w:lvlJc w:val="left"/>
      <w:pPr>
        <w:tabs>
          <w:tab w:val="num" w:pos="3600"/>
        </w:tabs>
        <w:ind w:left="3600" w:hanging="360"/>
      </w:pPr>
      <w:rPr>
        <w:rFonts w:ascii="Wingdings" w:hAnsi="Wingdings" w:hint="default"/>
      </w:rPr>
    </w:lvl>
    <w:lvl w:ilvl="5" w:tplc="0E0AE3D4" w:tentative="1">
      <w:start w:val="1"/>
      <w:numFmt w:val="bullet"/>
      <w:lvlText w:val=""/>
      <w:lvlJc w:val="left"/>
      <w:pPr>
        <w:tabs>
          <w:tab w:val="num" w:pos="4320"/>
        </w:tabs>
        <w:ind w:left="4320" w:hanging="360"/>
      </w:pPr>
      <w:rPr>
        <w:rFonts w:ascii="Wingdings" w:hAnsi="Wingdings" w:hint="default"/>
      </w:rPr>
    </w:lvl>
    <w:lvl w:ilvl="6" w:tplc="EF784D74" w:tentative="1">
      <w:start w:val="1"/>
      <w:numFmt w:val="bullet"/>
      <w:lvlText w:val=""/>
      <w:lvlJc w:val="left"/>
      <w:pPr>
        <w:tabs>
          <w:tab w:val="num" w:pos="5040"/>
        </w:tabs>
        <w:ind w:left="5040" w:hanging="360"/>
      </w:pPr>
      <w:rPr>
        <w:rFonts w:ascii="Wingdings" w:hAnsi="Wingdings" w:hint="default"/>
      </w:rPr>
    </w:lvl>
    <w:lvl w:ilvl="7" w:tplc="C1B005D0" w:tentative="1">
      <w:start w:val="1"/>
      <w:numFmt w:val="bullet"/>
      <w:lvlText w:val=""/>
      <w:lvlJc w:val="left"/>
      <w:pPr>
        <w:tabs>
          <w:tab w:val="num" w:pos="5760"/>
        </w:tabs>
        <w:ind w:left="5760" w:hanging="360"/>
      </w:pPr>
      <w:rPr>
        <w:rFonts w:ascii="Wingdings" w:hAnsi="Wingdings" w:hint="default"/>
      </w:rPr>
    </w:lvl>
    <w:lvl w:ilvl="8" w:tplc="3AA2ACBA" w:tentative="1">
      <w:start w:val="1"/>
      <w:numFmt w:val="bullet"/>
      <w:lvlText w:val=""/>
      <w:lvlJc w:val="left"/>
      <w:pPr>
        <w:tabs>
          <w:tab w:val="num" w:pos="6480"/>
        </w:tabs>
        <w:ind w:left="6480" w:hanging="360"/>
      </w:pPr>
      <w:rPr>
        <w:rFonts w:ascii="Wingdings" w:hAnsi="Wingdings" w:hint="default"/>
      </w:rPr>
    </w:lvl>
  </w:abstractNum>
  <w:abstractNum w:abstractNumId="454" w15:restartNumberingAfterBreak="0">
    <w:nsid w:val="64CD5896"/>
    <w:multiLevelType w:val="multilevel"/>
    <w:tmpl w:val="F4C6F90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5" w15:restartNumberingAfterBreak="0">
    <w:nsid w:val="65566B3E"/>
    <w:multiLevelType w:val="hybridMultilevel"/>
    <w:tmpl w:val="E924CE5A"/>
    <w:lvl w:ilvl="0" w:tplc="D45EB02A">
      <w:start w:val="1"/>
      <w:numFmt w:val="bullet"/>
      <w:lvlText w:val=""/>
      <w:lvlJc w:val="left"/>
      <w:pPr>
        <w:tabs>
          <w:tab w:val="num" w:pos="720"/>
        </w:tabs>
        <w:ind w:left="720" w:hanging="360"/>
      </w:pPr>
      <w:rPr>
        <w:rFonts w:ascii="Wingdings" w:hAnsi="Wingdings" w:hint="default"/>
      </w:rPr>
    </w:lvl>
    <w:lvl w:ilvl="1" w:tplc="DCF2C7AE" w:tentative="1">
      <w:start w:val="1"/>
      <w:numFmt w:val="bullet"/>
      <w:lvlText w:val=""/>
      <w:lvlJc w:val="left"/>
      <w:pPr>
        <w:tabs>
          <w:tab w:val="num" w:pos="1440"/>
        </w:tabs>
        <w:ind w:left="1440" w:hanging="360"/>
      </w:pPr>
      <w:rPr>
        <w:rFonts w:ascii="Wingdings" w:hAnsi="Wingdings" w:hint="default"/>
      </w:rPr>
    </w:lvl>
    <w:lvl w:ilvl="2" w:tplc="DFD20772" w:tentative="1">
      <w:start w:val="1"/>
      <w:numFmt w:val="bullet"/>
      <w:lvlText w:val=""/>
      <w:lvlJc w:val="left"/>
      <w:pPr>
        <w:tabs>
          <w:tab w:val="num" w:pos="2160"/>
        </w:tabs>
        <w:ind w:left="2160" w:hanging="360"/>
      </w:pPr>
      <w:rPr>
        <w:rFonts w:ascii="Wingdings" w:hAnsi="Wingdings" w:hint="default"/>
      </w:rPr>
    </w:lvl>
    <w:lvl w:ilvl="3" w:tplc="1E088BB4" w:tentative="1">
      <w:start w:val="1"/>
      <w:numFmt w:val="bullet"/>
      <w:lvlText w:val=""/>
      <w:lvlJc w:val="left"/>
      <w:pPr>
        <w:tabs>
          <w:tab w:val="num" w:pos="2880"/>
        </w:tabs>
        <w:ind w:left="2880" w:hanging="360"/>
      </w:pPr>
      <w:rPr>
        <w:rFonts w:ascii="Wingdings" w:hAnsi="Wingdings" w:hint="default"/>
      </w:rPr>
    </w:lvl>
    <w:lvl w:ilvl="4" w:tplc="FA264252" w:tentative="1">
      <w:start w:val="1"/>
      <w:numFmt w:val="bullet"/>
      <w:lvlText w:val=""/>
      <w:lvlJc w:val="left"/>
      <w:pPr>
        <w:tabs>
          <w:tab w:val="num" w:pos="3600"/>
        </w:tabs>
        <w:ind w:left="3600" w:hanging="360"/>
      </w:pPr>
      <w:rPr>
        <w:rFonts w:ascii="Wingdings" w:hAnsi="Wingdings" w:hint="default"/>
      </w:rPr>
    </w:lvl>
    <w:lvl w:ilvl="5" w:tplc="DA3269FE" w:tentative="1">
      <w:start w:val="1"/>
      <w:numFmt w:val="bullet"/>
      <w:lvlText w:val=""/>
      <w:lvlJc w:val="left"/>
      <w:pPr>
        <w:tabs>
          <w:tab w:val="num" w:pos="4320"/>
        </w:tabs>
        <w:ind w:left="4320" w:hanging="360"/>
      </w:pPr>
      <w:rPr>
        <w:rFonts w:ascii="Wingdings" w:hAnsi="Wingdings" w:hint="default"/>
      </w:rPr>
    </w:lvl>
    <w:lvl w:ilvl="6" w:tplc="CF822F6C" w:tentative="1">
      <w:start w:val="1"/>
      <w:numFmt w:val="bullet"/>
      <w:lvlText w:val=""/>
      <w:lvlJc w:val="left"/>
      <w:pPr>
        <w:tabs>
          <w:tab w:val="num" w:pos="5040"/>
        </w:tabs>
        <w:ind w:left="5040" w:hanging="360"/>
      </w:pPr>
      <w:rPr>
        <w:rFonts w:ascii="Wingdings" w:hAnsi="Wingdings" w:hint="default"/>
      </w:rPr>
    </w:lvl>
    <w:lvl w:ilvl="7" w:tplc="928A31DA" w:tentative="1">
      <w:start w:val="1"/>
      <w:numFmt w:val="bullet"/>
      <w:lvlText w:val=""/>
      <w:lvlJc w:val="left"/>
      <w:pPr>
        <w:tabs>
          <w:tab w:val="num" w:pos="5760"/>
        </w:tabs>
        <w:ind w:left="5760" w:hanging="360"/>
      </w:pPr>
      <w:rPr>
        <w:rFonts w:ascii="Wingdings" w:hAnsi="Wingdings" w:hint="default"/>
      </w:rPr>
    </w:lvl>
    <w:lvl w:ilvl="8" w:tplc="C9683B66" w:tentative="1">
      <w:start w:val="1"/>
      <w:numFmt w:val="bullet"/>
      <w:lvlText w:val=""/>
      <w:lvlJc w:val="left"/>
      <w:pPr>
        <w:tabs>
          <w:tab w:val="num" w:pos="6480"/>
        </w:tabs>
        <w:ind w:left="6480" w:hanging="360"/>
      </w:pPr>
      <w:rPr>
        <w:rFonts w:ascii="Wingdings" w:hAnsi="Wingdings" w:hint="default"/>
      </w:rPr>
    </w:lvl>
  </w:abstractNum>
  <w:abstractNum w:abstractNumId="456" w15:restartNumberingAfterBreak="0">
    <w:nsid w:val="65640CDD"/>
    <w:multiLevelType w:val="hybridMultilevel"/>
    <w:tmpl w:val="FFFFFFFF"/>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7" w15:restartNumberingAfterBreak="0">
    <w:nsid w:val="656D6313"/>
    <w:multiLevelType w:val="hybridMultilevel"/>
    <w:tmpl w:val="3602346C"/>
    <w:lvl w:ilvl="0" w:tplc="88E89336">
      <w:start w:val="1"/>
      <w:numFmt w:val="bullet"/>
      <w:lvlText w:val="•"/>
      <w:lvlJc w:val="left"/>
      <w:pPr>
        <w:tabs>
          <w:tab w:val="num" w:pos="720"/>
        </w:tabs>
        <w:ind w:left="720" w:hanging="360"/>
      </w:pPr>
      <w:rPr>
        <w:rFonts w:ascii="Arial" w:hAnsi="Arial" w:hint="default"/>
      </w:rPr>
    </w:lvl>
    <w:lvl w:ilvl="1" w:tplc="FEC8E5FC" w:tentative="1">
      <w:start w:val="1"/>
      <w:numFmt w:val="bullet"/>
      <w:lvlText w:val="•"/>
      <w:lvlJc w:val="left"/>
      <w:pPr>
        <w:tabs>
          <w:tab w:val="num" w:pos="1440"/>
        </w:tabs>
        <w:ind w:left="1440" w:hanging="360"/>
      </w:pPr>
      <w:rPr>
        <w:rFonts w:ascii="Arial" w:hAnsi="Arial" w:hint="default"/>
      </w:rPr>
    </w:lvl>
    <w:lvl w:ilvl="2" w:tplc="8AEE69E6" w:tentative="1">
      <w:start w:val="1"/>
      <w:numFmt w:val="bullet"/>
      <w:lvlText w:val="•"/>
      <w:lvlJc w:val="left"/>
      <w:pPr>
        <w:tabs>
          <w:tab w:val="num" w:pos="2160"/>
        </w:tabs>
        <w:ind w:left="2160" w:hanging="360"/>
      </w:pPr>
      <w:rPr>
        <w:rFonts w:ascii="Arial" w:hAnsi="Arial" w:hint="default"/>
      </w:rPr>
    </w:lvl>
    <w:lvl w:ilvl="3" w:tplc="3BEE6318" w:tentative="1">
      <w:start w:val="1"/>
      <w:numFmt w:val="bullet"/>
      <w:lvlText w:val="•"/>
      <w:lvlJc w:val="left"/>
      <w:pPr>
        <w:tabs>
          <w:tab w:val="num" w:pos="2880"/>
        </w:tabs>
        <w:ind w:left="2880" w:hanging="360"/>
      </w:pPr>
      <w:rPr>
        <w:rFonts w:ascii="Arial" w:hAnsi="Arial" w:hint="default"/>
      </w:rPr>
    </w:lvl>
    <w:lvl w:ilvl="4" w:tplc="003EBEC8" w:tentative="1">
      <w:start w:val="1"/>
      <w:numFmt w:val="bullet"/>
      <w:lvlText w:val="•"/>
      <w:lvlJc w:val="left"/>
      <w:pPr>
        <w:tabs>
          <w:tab w:val="num" w:pos="3600"/>
        </w:tabs>
        <w:ind w:left="3600" w:hanging="360"/>
      </w:pPr>
      <w:rPr>
        <w:rFonts w:ascii="Arial" w:hAnsi="Arial" w:hint="default"/>
      </w:rPr>
    </w:lvl>
    <w:lvl w:ilvl="5" w:tplc="9C0E6FD2" w:tentative="1">
      <w:start w:val="1"/>
      <w:numFmt w:val="bullet"/>
      <w:lvlText w:val="•"/>
      <w:lvlJc w:val="left"/>
      <w:pPr>
        <w:tabs>
          <w:tab w:val="num" w:pos="4320"/>
        </w:tabs>
        <w:ind w:left="4320" w:hanging="360"/>
      </w:pPr>
      <w:rPr>
        <w:rFonts w:ascii="Arial" w:hAnsi="Arial" w:hint="default"/>
      </w:rPr>
    </w:lvl>
    <w:lvl w:ilvl="6" w:tplc="3F8C53AC" w:tentative="1">
      <w:start w:val="1"/>
      <w:numFmt w:val="bullet"/>
      <w:lvlText w:val="•"/>
      <w:lvlJc w:val="left"/>
      <w:pPr>
        <w:tabs>
          <w:tab w:val="num" w:pos="5040"/>
        </w:tabs>
        <w:ind w:left="5040" w:hanging="360"/>
      </w:pPr>
      <w:rPr>
        <w:rFonts w:ascii="Arial" w:hAnsi="Arial" w:hint="default"/>
      </w:rPr>
    </w:lvl>
    <w:lvl w:ilvl="7" w:tplc="5FE071F8" w:tentative="1">
      <w:start w:val="1"/>
      <w:numFmt w:val="bullet"/>
      <w:lvlText w:val="•"/>
      <w:lvlJc w:val="left"/>
      <w:pPr>
        <w:tabs>
          <w:tab w:val="num" w:pos="5760"/>
        </w:tabs>
        <w:ind w:left="5760" w:hanging="360"/>
      </w:pPr>
      <w:rPr>
        <w:rFonts w:ascii="Arial" w:hAnsi="Arial" w:hint="default"/>
      </w:rPr>
    </w:lvl>
    <w:lvl w:ilvl="8" w:tplc="9ABA625E" w:tentative="1">
      <w:start w:val="1"/>
      <w:numFmt w:val="bullet"/>
      <w:lvlText w:val="•"/>
      <w:lvlJc w:val="left"/>
      <w:pPr>
        <w:tabs>
          <w:tab w:val="num" w:pos="6480"/>
        </w:tabs>
        <w:ind w:left="6480" w:hanging="360"/>
      </w:pPr>
      <w:rPr>
        <w:rFonts w:ascii="Arial" w:hAnsi="Arial" w:hint="default"/>
      </w:rPr>
    </w:lvl>
  </w:abstractNum>
  <w:abstractNum w:abstractNumId="458" w15:restartNumberingAfterBreak="0">
    <w:nsid w:val="658C6572"/>
    <w:multiLevelType w:val="multilevel"/>
    <w:tmpl w:val="222EC3C0"/>
    <w:lvl w:ilvl="0">
      <w:start w:val="1"/>
      <w:numFmt w:val="hebrew1"/>
      <w:lvlText w:val="%1."/>
      <w:lvlJc w:val="left"/>
      <w:pPr>
        <w:tabs>
          <w:tab w:val="num" w:pos="720"/>
        </w:tabs>
        <w:ind w:left="720" w:hanging="360"/>
      </w:pPr>
      <w:rPr>
        <w:rFonts w:cs="Times New Roman" w:hint="default"/>
      </w:rPr>
    </w:lvl>
    <w:lvl w:ilvl="1">
      <w:start w:val="1"/>
      <w:numFmt w:val="decimal"/>
      <w:lvlText w:val="%2."/>
      <w:lvlJc w:val="left"/>
      <w:pPr>
        <w:ind w:left="1080" w:hanging="360"/>
      </w:pPr>
      <w:rPr>
        <w:rFonts w:hint="default"/>
        <w:b/>
      </w:rPr>
    </w:lvl>
    <w:lvl w:ilvl="2">
      <w:start w:val="1"/>
      <w:numFmt w:val="bullet"/>
      <w:lvlText w:val=""/>
      <w:lvlJc w:val="left"/>
      <w:pPr>
        <w:tabs>
          <w:tab w:val="num" w:pos="2340"/>
        </w:tabs>
        <w:ind w:left="2160" w:hanging="180"/>
      </w:pPr>
      <w:rPr>
        <w:rFonts w:ascii="Symbol" w:hAnsi="Symbol" w:hint="default"/>
        <w:color w:val="auto"/>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459" w15:restartNumberingAfterBreak="0">
    <w:nsid w:val="66173C54"/>
    <w:multiLevelType w:val="hybridMultilevel"/>
    <w:tmpl w:val="F992F5DC"/>
    <w:lvl w:ilvl="0" w:tplc="04090009">
      <w:start w:val="1"/>
      <w:numFmt w:val="bullet"/>
      <w:lvlText w:val=""/>
      <w:lvlJc w:val="left"/>
      <w:pPr>
        <w:tabs>
          <w:tab w:val="num" w:pos="720"/>
        </w:tabs>
        <w:ind w:left="720" w:hanging="360"/>
      </w:pPr>
      <w:rPr>
        <w:rFonts w:ascii="Wingdings" w:hAnsi="Wingdings" w:hint="default"/>
      </w:rPr>
    </w:lvl>
    <w:lvl w:ilvl="1" w:tplc="5D585246">
      <w:numFmt w:val="bullet"/>
      <w:lvlText w:val=""/>
      <w:lvlJc w:val="left"/>
      <w:pPr>
        <w:tabs>
          <w:tab w:val="num" w:pos="4329"/>
        </w:tabs>
        <w:ind w:left="4329" w:hanging="360"/>
      </w:pPr>
      <w:rPr>
        <w:rFonts w:ascii="Wingdings" w:hAnsi="Wingdings" w:hint="default"/>
      </w:rPr>
    </w:lvl>
    <w:lvl w:ilvl="2" w:tplc="E4286AF6">
      <w:start w:val="2"/>
      <w:numFmt w:val="bullet"/>
      <w:lvlText w:val="-"/>
      <w:lvlJc w:val="left"/>
      <w:pPr>
        <w:ind w:left="2160" w:hanging="360"/>
      </w:pPr>
      <w:rPr>
        <w:rFonts w:ascii="Arial" w:eastAsiaTheme="minorHAnsi" w:hAnsi="Arial" w:cs="Arial" w:hint="default"/>
      </w:rPr>
    </w:lvl>
    <w:lvl w:ilvl="3" w:tplc="2116C7A2">
      <w:start w:val="1"/>
      <w:numFmt w:val="bullet"/>
      <w:lvlText w:val=""/>
      <w:lvlJc w:val="left"/>
      <w:pPr>
        <w:tabs>
          <w:tab w:val="num" w:pos="2880"/>
        </w:tabs>
        <w:ind w:left="2880" w:hanging="360"/>
      </w:pPr>
      <w:rPr>
        <w:rFonts w:ascii="Wingdings" w:hAnsi="Wingdings" w:hint="default"/>
      </w:rPr>
    </w:lvl>
    <w:lvl w:ilvl="4" w:tplc="4784E5F4" w:tentative="1">
      <w:start w:val="1"/>
      <w:numFmt w:val="bullet"/>
      <w:lvlText w:val=""/>
      <w:lvlJc w:val="left"/>
      <w:pPr>
        <w:tabs>
          <w:tab w:val="num" w:pos="3600"/>
        </w:tabs>
        <w:ind w:left="3600" w:hanging="360"/>
      </w:pPr>
      <w:rPr>
        <w:rFonts w:ascii="Wingdings" w:hAnsi="Wingdings" w:hint="default"/>
      </w:rPr>
    </w:lvl>
    <w:lvl w:ilvl="5" w:tplc="473C2E4E" w:tentative="1">
      <w:start w:val="1"/>
      <w:numFmt w:val="bullet"/>
      <w:lvlText w:val=""/>
      <w:lvlJc w:val="left"/>
      <w:pPr>
        <w:tabs>
          <w:tab w:val="num" w:pos="4320"/>
        </w:tabs>
        <w:ind w:left="4320" w:hanging="360"/>
      </w:pPr>
      <w:rPr>
        <w:rFonts w:ascii="Wingdings" w:hAnsi="Wingdings" w:hint="default"/>
      </w:rPr>
    </w:lvl>
    <w:lvl w:ilvl="6" w:tplc="BC9426CA" w:tentative="1">
      <w:start w:val="1"/>
      <w:numFmt w:val="bullet"/>
      <w:lvlText w:val=""/>
      <w:lvlJc w:val="left"/>
      <w:pPr>
        <w:tabs>
          <w:tab w:val="num" w:pos="5040"/>
        </w:tabs>
        <w:ind w:left="5040" w:hanging="360"/>
      </w:pPr>
      <w:rPr>
        <w:rFonts w:ascii="Wingdings" w:hAnsi="Wingdings" w:hint="default"/>
      </w:rPr>
    </w:lvl>
    <w:lvl w:ilvl="7" w:tplc="883A906E" w:tentative="1">
      <w:start w:val="1"/>
      <w:numFmt w:val="bullet"/>
      <w:lvlText w:val=""/>
      <w:lvlJc w:val="left"/>
      <w:pPr>
        <w:tabs>
          <w:tab w:val="num" w:pos="5760"/>
        </w:tabs>
        <w:ind w:left="5760" w:hanging="360"/>
      </w:pPr>
      <w:rPr>
        <w:rFonts w:ascii="Wingdings" w:hAnsi="Wingdings" w:hint="default"/>
      </w:rPr>
    </w:lvl>
    <w:lvl w:ilvl="8" w:tplc="52B8E438" w:tentative="1">
      <w:start w:val="1"/>
      <w:numFmt w:val="bullet"/>
      <w:lvlText w:val=""/>
      <w:lvlJc w:val="left"/>
      <w:pPr>
        <w:tabs>
          <w:tab w:val="num" w:pos="6480"/>
        </w:tabs>
        <w:ind w:left="6480" w:hanging="360"/>
      </w:pPr>
      <w:rPr>
        <w:rFonts w:ascii="Wingdings" w:hAnsi="Wingdings" w:hint="default"/>
      </w:rPr>
    </w:lvl>
  </w:abstractNum>
  <w:abstractNum w:abstractNumId="460" w15:restartNumberingAfterBreak="0">
    <w:nsid w:val="66C6119C"/>
    <w:multiLevelType w:val="hybridMultilevel"/>
    <w:tmpl w:val="FFFFFFFF"/>
    <w:lvl w:ilvl="0" w:tplc="DAC8B95C">
      <w:start w:val="1"/>
      <w:numFmt w:val="hebrew1"/>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61" w15:restartNumberingAfterBreak="0">
    <w:nsid w:val="66EE0EF8"/>
    <w:multiLevelType w:val="hybridMultilevel"/>
    <w:tmpl w:val="0024C76C"/>
    <w:lvl w:ilvl="0" w:tplc="1C6A742E">
      <w:start w:val="1"/>
      <w:numFmt w:val="bullet"/>
      <w:lvlText w:val=""/>
      <w:lvlJc w:val="left"/>
      <w:pPr>
        <w:tabs>
          <w:tab w:val="num" w:pos="720"/>
        </w:tabs>
        <w:ind w:left="720" w:hanging="360"/>
      </w:pPr>
      <w:rPr>
        <w:rFonts w:ascii="Wingdings 2" w:hAnsi="Wingdings 2" w:hint="default"/>
      </w:rPr>
    </w:lvl>
    <w:lvl w:ilvl="1" w:tplc="6924FF7A" w:tentative="1">
      <w:start w:val="1"/>
      <w:numFmt w:val="bullet"/>
      <w:lvlText w:val=""/>
      <w:lvlJc w:val="left"/>
      <w:pPr>
        <w:tabs>
          <w:tab w:val="num" w:pos="1440"/>
        </w:tabs>
        <w:ind w:left="1440" w:hanging="360"/>
      </w:pPr>
      <w:rPr>
        <w:rFonts w:ascii="Wingdings 2" w:hAnsi="Wingdings 2" w:hint="default"/>
      </w:rPr>
    </w:lvl>
    <w:lvl w:ilvl="2" w:tplc="77709310" w:tentative="1">
      <w:start w:val="1"/>
      <w:numFmt w:val="bullet"/>
      <w:lvlText w:val=""/>
      <w:lvlJc w:val="left"/>
      <w:pPr>
        <w:tabs>
          <w:tab w:val="num" w:pos="2160"/>
        </w:tabs>
        <w:ind w:left="2160" w:hanging="360"/>
      </w:pPr>
      <w:rPr>
        <w:rFonts w:ascii="Wingdings 2" w:hAnsi="Wingdings 2" w:hint="default"/>
      </w:rPr>
    </w:lvl>
    <w:lvl w:ilvl="3" w:tplc="77A6A10E" w:tentative="1">
      <w:start w:val="1"/>
      <w:numFmt w:val="bullet"/>
      <w:lvlText w:val=""/>
      <w:lvlJc w:val="left"/>
      <w:pPr>
        <w:tabs>
          <w:tab w:val="num" w:pos="2880"/>
        </w:tabs>
        <w:ind w:left="2880" w:hanging="360"/>
      </w:pPr>
      <w:rPr>
        <w:rFonts w:ascii="Wingdings 2" w:hAnsi="Wingdings 2" w:hint="default"/>
      </w:rPr>
    </w:lvl>
    <w:lvl w:ilvl="4" w:tplc="48C659A8" w:tentative="1">
      <w:start w:val="1"/>
      <w:numFmt w:val="bullet"/>
      <w:lvlText w:val=""/>
      <w:lvlJc w:val="left"/>
      <w:pPr>
        <w:tabs>
          <w:tab w:val="num" w:pos="3600"/>
        </w:tabs>
        <w:ind w:left="3600" w:hanging="360"/>
      </w:pPr>
      <w:rPr>
        <w:rFonts w:ascii="Wingdings 2" w:hAnsi="Wingdings 2" w:hint="default"/>
      </w:rPr>
    </w:lvl>
    <w:lvl w:ilvl="5" w:tplc="F19C94F8" w:tentative="1">
      <w:start w:val="1"/>
      <w:numFmt w:val="bullet"/>
      <w:lvlText w:val=""/>
      <w:lvlJc w:val="left"/>
      <w:pPr>
        <w:tabs>
          <w:tab w:val="num" w:pos="4320"/>
        </w:tabs>
        <w:ind w:left="4320" w:hanging="360"/>
      </w:pPr>
      <w:rPr>
        <w:rFonts w:ascii="Wingdings 2" w:hAnsi="Wingdings 2" w:hint="default"/>
      </w:rPr>
    </w:lvl>
    <w:lvl w:ilvl="6" w:tplc="74462D1C" w:tentative="1">
      <w:start w:val="1"/>
      <w:numFmt w:val="bullet"/>
      <w:lvlText w:val=""/>
      <w:lvlJc w:val="left"/>
      <w:pPr>
        <w:tabs>
          <w:tab w:val="num" w:pos="5040"/>
        </w:tabs>
        <w:ind w:left="5040" w:hanging="360"/>
      </w:pPr>
      <w:rPr>
        <w:rFonts w:ascii="Wingdings 2" w:hAnsi="Wingdings 2" w:hint="default"/>
      </w:rPr>
    </w:lvl>
    <w:lvl w:ilvl="7" w:tplc="0CE4F53C" w:tentative="1">
      <w:start w:val="1"/>
      <w:numFmt w:val="bullet"/>
      <w:lvlText w:val=""/>
      <w:lvlJc w:val="left"/>
      <w:pPr>
        <w:tabs>
          <w:tab w:val="num" w:pos="5760"/>
        </w:tabs>
        <w:ind w:left="5760" w:hanging="360"/>
      </w:pPr>
      <w:rPr>
        <w:rFonts w:ascii="Wingdings 2" w:hAnsi="Wingdings 2" w:hint="default"/>
      </w:rPr>
    </w:lvl>
    <w:lvl w:ilvl="8" w:tplc="C988F46A" w:tentative="1">
      <w:start w:val="1"/>
      <w:numFmt w:val="bullet"/>
      <w:lvlText w:val=""/>
      <w:lvlJc w:val="left"/>
      <w:pPr>
        <w:tabs>
          <w:tab w:val="num" w:pos="6480"/>
        </w:tabs>
        <w:ind w:left="6480" w:hanging="360"/>
      </w:pPr>
      <w:rPr>
        <w:rFonts w:ascii="Wingdings 2" w:hAnsi="Wingdings 2" w:hint="default"/>
      </w:rPr>
    </w:lvl>
  </w:abstractNum>
  <w:abstractNum w:abstractNumId="462" w15:restartNumberingAfterBreak="0">
    <w:nsid w:val="672B36E8"/>
    <w:multiLevelType w:val="hybridMultilevel"/>
    <w:tmpl w:val="5D40CE92"/>
    <w:lvl w:ilvl="0" w:tplc="57A48790">
      <w:start w:val="1"/>
      <w:numFmt w:val="bullet"/>
      <w:lvlText w:val="•"/>
      <w:lvlJc w:val="left"/>
      <w:pPr>
        <w:tabs>
          <w:tab w:val="num" w:pos="720"/>
        </w:tabs>
        <w:ind w:left="720" w:hanging="360"/>
      </w:pPr>
      <w:rPr>
        <w:rFonts w:ascii="Arial" w:hAnsi="Arial" w:hint="default"/>
      </w:rPr>
    </w:lvl>
    <w:lvl w:ilvl="1" w:tplc="305202FA" w:tentative="1">
      <w:start w:val="1"/>
      <w:numFmt w:val="bullet"/>
      <w:lvlText w:val="•"/>
      <w:lvlJc w:val="left"/>
      <w:pPr>
        <w:tabs>
          <w:tab w:val="num" w:pos="1440"/>
        </w:tabs>
        <w:ind w:left="1440" w:hanging="360"/>
      </w:pPr>
      <w:rPr>
        <w:rFonts w:ascii="Arial" w:hAnsi="Arial" w:hint="default"/>
      </w:rPr>
    </w:lvl>
    <w:lvl w:ilvl="2" w:tplc="83D646DA" w:tentative="1">
      <w:start w:val="1"/>
      <w:numFmt w:val="bullet"/>
      <w:lvlText w:val="•"/>
      <w:lvlJc w:val="left"/>
      <w:pPr>
        <w:tabs>
          <w:tab w:val="num" w:pos="2160"/>
        </w:tabs>
        <w:ind w:left="2160" w:hanging="360"/>
      </w:pPr>
      <w:rPr>
        <w:rFonts w:ascii="Arial" w:hAnsi="Arial" w:hint="default"/>
      </w:rPr>
    </w:lvl>
    <w:lvl w:ilvl="3" w:tplc="9B327838" w:tentative="1">
      <w:start w:val="1"/>
      <w:numFmt w:val="bullet"/>
      <w:lvlText w:val="•"/>
      <w:lvlJc w:val="left"/>
      <w:pPr>
        <w:tabs>
          <w:tab w:val="num" w:pos="2880"/>
        </w:tabs>
        <w:ind w:left="2880" w:hanging="360"/>
      </w:pPr>
      <w:rPr>
        <w:rFonts w:ascii="Arial" w:hAnsi="Arial" w:hint="default"/>
      </w:rPr>
    </w:lvl>
    <w:lvl w:ilvl="4" w:tplc="8D883362" w:tentative="1">
      <w:start w:val="1"/>
      <w:numFmt w:val="bullet"/>
      <w:lvlText w:val="•"/>
      <w:lvlJc w:val="left"/>
      <w:pPr>
        <w:tabs>
          <w:tab w:val="num" w:pos="3600"/>
        </w:tabs>
        <w:ind w:left="3600" w:hanging="360"/>
      </w:pPr>
      <w:rPr>
        <w:rFonts w:ascii="Arial" w:hAnsi="Arial" w:hint="default"/>
      </w:rPr>
    </w:lvl>
    <w:lvl w:ilvl="5" w:tplc="BA1EAAB2" w:tentative="1">
      <w:start w:val="1"/>
      <w:numFmt w:val="bullet"/>
      <w:lvlText w:val="•"/>
      <w:lvlJc w:val="left"/>
      <w:pPr>
        <w:tabs>
          <w:tab w:val="num" w:pos="4320"/>
        </w:tabs>
        <w:ind w:left="4320" w:hanging="360"/>
      </w:pPr>
      <w:rPr>
        <w:rFonts w:ascii="Arial" w:hAnsi="Arial" w:hint="default"/>
      </w:rPr>
    </w:lvl>
    <w:lvl w:ilvl="6" w:tplc="0352B838" w:tentative="1">
      <w:start w:val="1"/>
      <w:numFmt w:val="bullet"/>
      <w:lvlText w:val="•"/>
      <w:lvlJc w:val="left"/>
      <w:pPr>
        <w:tabs>
          <w:tab w:val="num" w:pos="5040"/>
        </w:tabs>
        <w:ind w:left="5040" w:hanging="360"/>
      </w:pPr>
      <w:rPr>
        <w:rFonts w:ascii="Arial" w:hAnsi="Arial" w:hint="default"/>
      </w:rPr>
    </w:lvl>
    <w:lvl w:ilvl="7" w:tplc="F062A076" w:tentative="1">
      <w:start w:val="1"/>
      <w:numFmt w:val="bullet"/>
      <w:lvlText w:val="•"/>
      <w:lvlJc w:val="left"/>
      <w:pPr>
        <w:tabs>
          <w:tab w:val="num" w:pos="5760"/>
        </w:tabs>
        <w:ind w:left="5760" w:hanging="360"/>
      </w:pPr>
      <w:rPr>
        <w:rFonts w:ascii="Arial" w:hAnsi="Arial" w:hint="default"/>
      </w:rPr>
    </w:lvl>
    <w:lvl w:ilvl="8" w:tplc="3DDED7F0" w:tentative="1">
      <w:start w:val="1"/>
      <w:numFmt w:val="bullet"/>
      <w:lvlText w:val="•"/>
      <w:lvlJc w:val="left"/>
      <w:pPr>
        <w:tabs>
          <w:tab w:val="num" w:pos="6480"/>
        </w:tabs>
        <w:ind w:left="6480" w:hanging="360"/>
      </w:pPr>
      <w:rPr>
        <w:rFonts w:ascii="Arial" w:hAnsi="Arial" w:hint="default"/>
      </w:rPr>
    </w:lvl>
  </w:abstractNum>
  <w:abstractNum w:abstractNumId="463" w15:restartNumberingAfterBreak="0">
    <w:nsid w:val="68206BDB"/>
    <w:multiLevelType w:val="hybridMultilevel"/>
    <w:tmpl w:val="223A5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4" w15:restartNumberingAfterBreak="0">
    <w:nsid w:val="683202A2"/>
    <w:multiLevelType w:val="hybridMultilevel"/>
    <w:tmpl w:val="70746AA6"/>
    <w:lvl w:ilvl="0" w:tplc="F9F61FF6">
      <w:start w:val="1"/>
      <w:numFmt w:val="bullet"/>
      <w:lvlText w:val="•"/>
      <w:lvlJc w:val="left"/>
      <w:pPr>
        <w:tabs>
          <w:tab w:val="num" w:pos="720"/>
        </w:tabs>
        <w:ind w:left="720" w:hanging="360"/>
      </w:pPr>
      <w:rPr>
        <w:rFonts w:ascii="Arial" w:hAnsi="Arial" w:hint="default"/>
      </w:rPr>
    </w:lvl>
    <w:lvl w:ilvl="1" w:tplc="8C46EFA4" w:tentative="1">
      <w:start w:val="1"/>
      <w:numFmt w:val="bullet"/>
      <w:lvlText w:val="•"/>
      <w:lvlJc w:val="left"/>
      <w:pPr>
        <w:tabs>
          <w:tab w:val="num" w:pos="1440"/>
        </w:tabs>
        <w:ind w:left="1440" w:hanging="360"/>
      </w:pPr>
      <w:rPr>
        <w:rFonts w:ascii="Arial" w:hAnsi="Arial" w:hint="default"/>
      </w:rPr>
    </w:lvl>
    <w:lvl w:ilvl="2" w:tplc="EB001DC6" w:tentative="1">
      <w:start w:val="1"/>
      <w:numFmt w:val="bullet"/>
      <w:lvlText w:val="•"/>
      <w:lvlJc w:val="left"/>
      <w:pPr>
        <w:tabs>
          <w:tab w:val="num" w:pos="2160"/>
        </w:tabs>
        <w:ind w:left="2160" w:hanging="360"/>
      </w:pPr>
      <w:rPr>
        <w:rFonts w:ascii="Arial" w:hAnsi="Arial" w:hint="default"/>
      </w:rPr>
    </w:lvl>
    <w:lvl w:ilvl="3" w:tplc="9F9E22A2" w:tentative="1">
      <w:start w:val="1"/>
      <w:numFmt w:val="bullet"/>
      <w:lvlText w:val="•"/>
      <w:lvlJc w:val="left"/>
      <w:pPr>
        <w:tabs>
          <w:tab w:val="num" w:pos="2880"/>
        </w:tabs>
        <w:ind w:left="2880" w:hanging="360"/>
      </w:pPr>
      <w:rPr>
        <w:rFonts w:ascii="Arial" w:hAnsi="Arial" w:hint="default"/>
      </w:rPr>
    </w:lvl>
    <w:lvl w:ilvl="4" w:tplc="F552F148" w:tentative="1">
      <w:start w:val="1"/>
      <w:numFmt w:val="bullet"/>
      <w:lvlText w:val="•"/>
      <w:lvlJc w:val="left"/>
      <w:pPr>
        <w:tabs>
          <w:tab w:val="num" w:pos="3600"/>
        </w:tabs>
        <w:ind w:left="3600" w:hanging="360"/>
      </w:pPr>
      <w:rPr>
        <w:rFonts w:ascii="Arial" w:hAnsi="Arial" w:hint="default"/>
      </w:rPr>
    </w:lvl>
    <w:lvl w:ilvl="5" w:tplc="E4C4BDC8" w:tentative="1">
      <w:start w:val="1"/>
      <w:numFmt w:val="bullet"/>
      <w:lvlText w:val="•"/>
      <w:lvlJc w:val="left"/>
      <w:pPr>
        <w:tabs>
          <w:tab w:val="num" w:pos="4320"/>
        </w:tabs>
        <w:ind w:left="4320" w:hanging="360"/>
      </w:pPr>
      <w:rPr>
        <w:rFonts w:ascii="Arial" w:hAnsi="Arial" w:hint="default"/>
      </w:rPr>
    </w:lvl>
    <w:lvl w:ilvl="6" w:tplc="3E7EF362" w:tentative="1">
      <w:start w:val="1"/>
      <w:numFmt w:val="bullet"/>
      <w:lvlText w:val="•"/>
      <w:lvlJc w:val="left"/>
      <w:pPr>
        <w:tabs>
          <w:tab w:val="num" w:pos="5040"/>
        </w:tabs>
        <w:ind w:left="5040" w:hanging="360"/>
      </w:pPr>
      <w:rPr>
        <w:rFonts w:ascii="Arial" w:hAnsi="Arial" w:hint="default"/>
      </w:rPr>
    </w:lvl>
    <w:lvl w:ilvl="7" w:tplc="9454FB16" w:tentative="1">
      <w:start w:val="1"/>
      <w:numFmt w:val="bullet"/>
      <w:lvlText w:val="•"/>
      <w:lvlJc w:val="left"/>
      <w:pPr>
        <w:tabs>
          <w:tab w:val="num" w:pos="5760"/>
        </w:tabs>
        <w:ind w:left="5760" w:hanging="360"/>
      </w:pPr>
      <w:rPr>
        <w:rFonts w:ascii="Arial" w:hAnsi="Arial" w:hint="default"/>
      </w:rPr>
    </w:lvl>
    <w:lvl w:ilvl="8" w:tplc="40426F6A" w:tentative="1">
      <w:start w:val="1"/>
      <w:numFmt w:val="bullet"/>
      <w:lvlText w:val="•"/>
      <w:lvlJc w:val="left"/>
      <w:pPr>
        <w:tabs>
          <w:tab w:val="num" w:pos="6480"/>
        </w:tabs>
        <w:ind w:left="6480" w:hanging="360"/>
      </w:pPr>
      <w:rPr>
        <w:rFonts w:ascii="Arial" w:hAnsi="Arial" w:hint="default"/>
      </w:rPr>
    </w:lvl>
  </w:abstractNum>
  <w:abstractNum w:abstractNumId="465" w15:restartNumberingAfterBreak="0">
    <w:nsid w:val="684E5122"/>
    <w:multiLevelType w:val="hybridMultilevel"/>
    <w:tmpl w:val="280E26C4"/>
    <w:lvl w:ilvl="0" w:tplc="DB0E2E46">
      <w:start w:val="1"/>
      <w:numFmt w:val="bullet"/>
      <w:lvlText w:val="•"/>
      <w:lvlJc w:val="left"/>
      <w:pPr>
        <w:tabs>
          <w:tab w:val="num" w:pos="720"/>
        </w:tabs>
        <w:ind w:left="720" w:hanging="360"/>
      </w:pPr>
      <w:rPr>
        <w:rFonts w:ascii="Arial" w:hAnsi="Arial" w:hint="default"/>
      </w:rPr>
    </w:lvl>
    <w:lvl w:ilvl="1" w:tplc="C3D07E06">
      <w:start w:val="1"/>
      <w:numFmt w:val="bullet"/>
      <w:lvlText w:val="•"/>
      <w:lvlJc w:val="left"/>
      <w:pPr>
        <w:tabs>
          <w:tab w:val="num" w:pos="1440"/>
        </w:tabs>
        <w:ind w:left="1440" w:hanging="360"/>
      </w:pPr>
      <w:rPr>
        <w:rFonts w:ascii="Arial" w:hAnsi="Arial" w:hint="default"/>
      </w:rPr>
    </w:lvl>
    <w:lvl w:ilvl="2" w:tplc="51929ED4" w:tentative="1">
      <w:start w:val="1"/>
      <w:numFmt w:val="bullet"/>
      <w:lvlText w:val="•"/>
      <w:lvlJc w:val="left"/>
      <w:pPr>
        <w:tabs>
          <w:tab w:val="num" w:pos="2160"/>
        </w:tabs>
        <w:ind w:left="2160" w:hanging="360"/>
      </w:pPr>
      <w:rPr>
        <w:rFonts w:ascii="Arial" w:hAnsi="Arial" w:hint="default"/>
      </w:rPr>
    </w:lvl>
    <w:lvl w:ilvl="3" w:tplc="AAB20B00" w:tentative="1">
      <w:start w:val="1"/>
      <w:numFmt w:val="bullet"/>
      <w:lvlText w:val="•"/>
      <w:lvlJc w:val="left"/>
      <w:pPr>
        <w:tabs>
          <w:tab w:val="num" w:pos="2880"/>
        </w:tabs>
        <w:ind w:left="2880" w:hanging="360"/>
      </w:pPr>
      <w:rPr>
        <w:rFonts w:ascii="Arial" w:hAnsi="Arial" w:hint="default"/>
      </w:rPr>
    </w:lvl>
    <w:lvl w:ilvl="4" w:tplc="52F4C5CA" w:tentative="1">
      <w:start w:val="1"/>
      <w:numFmt w:val="bullet"/>
      <w:lvlText w:val="•"/>
      <w:lvlJc w:val="left"/>
      <w:pPr>
        <w:tabs>
          <w:tab w:val="num" w:pos="3600"/>
        </w:tabs>
        <w:ind w:left="3600" w:hanging="360"/>
      </w:pPr>
      <w:rPr>
        <w:rFonts w:ascii="Arial" w:hAnsi="Arial" w:hint="default"/>
      </w:rPr>
    </w:lvl>
    <w:lvl w:ilvl="5" w:tplc="8A66F926" w:tentative="1">
      <w:start w:val="1"/>
      <w:numFmt w:val="bullet"/>
      <w:lvlText w:val="•"/>
      <w:lvlJc w:val="left"/>
      <w:pPr>
        <w:tabs>
          <w:tab w:val="num" w:pos="4320"/>
        </w:tabs>
        <w:ind w:left="4320" w:hanging="360"/>
      </w:pPr>
      <w:rPr>
        <w:rFonts w:ascii="Arial" w:hAnsi="Arial" w:hint="default"/>
      </w:rPr>
    </w:lvl>
    <w:lvl w:ilvl="6" w:tplc="E4728384" w:tentative="1">
      <w:start w:val="1"/>
      <w:numFmt w:val="bullet"/>
      <w:lvlText w:val="•"/>
      <w:lvlJc w:val="left"/>
      <w:pPr>
        <w:tabs>
          <w:tab w:val="num" w:pos="5040"/>
        </w:tabs>
        <w:ind w:left="5040" w:hanging="360"/>
      </w:pPr>
      <w:rPr>
        <w:rFonts w:ascii="Arial" w:hAnsi="Arial" w:hint="default"/>
      </w:rPr>
    </w:lvl>
    <w:lvl w:ilvl="7" w:tplc="D404567C" w:tentative="1">
      <w:start w:val="1"/>
      <w:numFmt w:val="bullet"/>
      <w:lvlText w:val="•"/>
      <w:lvlJc w:val="left"/>
      <w:pPr>
        <w:tabs>
          <w:tab w:val="num" w:pos="5760"/>
        </w:tabs>
        <w:ind w:left="5760" w:hanging="360"/>
      </w:pPr>
      <w:rPr>
        <w:rFonts w:ascii="Arial" w:hAnsi="Arial" w:hint="default"/>
      </w:rPr>
    </w:lvl>
    <w:lvl w:ilvl="8" w:tplc="38CEB69A" w:tentative="1">
      <w:start w:val="1"/>
      <w:numFmt w:val="bullet"/>
      <w:lvlText w:val="•"/>
      <w:lvlJc w:val="left"/>
      <w:pPr>
        <w:tabs>
          <w:tab w:val="num" w:pos="6480"/>
        </w:tabs>
        <w:ind w:left="6480" w:hanging="360"/>
      </w:pPr>
      <w:rPr>
        <w:rFonts w:ascii="Arial" w:hAnsi="Arial" w:hint="default"/>
      </w:rPr>
    </w:lvl>
  </w:abstractNum>
  <w:abstractNum w:abstractNumId="466" w15:restartNumberingAfterBreak="0">
    <w:nsid w:val="686B1DC0"/>
    <w:multiLevelType w:val="hybridMultilevel"/>
    <w:tmpl w:val="FFFFFFFF"/>
    <w:lvl w:ilvl="0" w:tplc="0409000F">
      <w:start w:val="1"/>
      <w:numFmt w:val="decimal"/>
      <w:lvlText w:val="%1."/>
      <w:lvlJc w:val="left"/>
      <w:pPr>
        <w:ind w:left="1080" w:hanging="360"/>
      </w:pPr>
      <w:rPr>
        <w:rFonts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467" w15:restartNumberingAfterBreak="0">
    <w:nsid w:val="689A31DB"/>
    <w:multiLevelType w:val="hybridMultilevel"/>
    <w:tmpl w:val="9D8EE5A8"/>
    <w:lvl w:ilvl="0" w:tplc="F87438F2">
      <w:start w:val="1"/>
      <w:numFmt w:val="bullet"/>
      <w:lvlText w:val=""/>
      <w:lvlJc w:val="left"/>
      <w:pPr>
        <w:tabs>
          <w:tab w:val="num" w:pos="720"/>
        </w:tabs>
        <w:ind w:left="720" w:hanging="360"/>
      </w:pPr>
      <w:rPr>
        <w:rFonts w:ascii="Wingdings" w:hAnsi="Wingdings" w:hint="default"/>
      </w:rPr>
    </w:lvl>
    <w:lvl w:ilvl="1" w:tplc="0E02E92E" w:tentative="1">
      <w:start w:val="1"/>
      <w:numFmt w:val="bullet"/>
      <w:lvlText w:val=""/>
      <w:lvlJc w:val="left"/>
      <w:pPr>
        <w:tabs>
          <w:tab w:val="num" w:pos="1440"/>
        </w:tabs>
        <w:ind w:left="1440" w:hanging="360"/>
      </w:pPr>
      <w:rPr>
        <w:rFonts w:ascii="Wingdings" w:hAnsi="Wingdings" w:hint="default"/>
      </w:rPr>
    </w:lvl>
    <w:lvl w:ilvl="2" w:tplc="3D6A58AA" w:tentative="1">
      <w:start w:val="1"/>
      <w:numFmt w:val="bullet"/>
      <w:lvlText w:val=""/>
      <w:lvlJc w:val="left"/>
      <w:pPr>
        <w:tabs>
          <w:tab w:val="num" w:pos="2160"/>
        </w:tabs>
        <w:ind w:left="2160" w:hanging="360"/>
      </w:pPr>
      <w:rPr>
        <w:rFonts w:ascii="Wingdings" w:hAnsi="Wingdings" w:hint="default"/>
      </w:rPr>
    </w:lvl>
    <w:lvl w:ilvl="3" w:tplc="E2C0A5C0" w:tentative="1">
      <w:start w:val="1"/>
      <w:numFmt w:val="bullet"/>
      <w:lvlText w:val=""/>
      <w:lvlJc w:val="left"/>
      <w:pPr>
        <w:tabs>
          <w:tab w:val="num" w:pos="2880"/>
        </w:tabs>
        <w:ind w:left="2880" w:hanging="360"/>
      </w:pPr>
      <w:rPr>
        <w:rFonts w:ascii="Wingdings" w:hAnsi="Wingdings" w:hint="default"/>
      </w:rPr>
    </w:lvl>
    <w:lvl w:ilvl="4" w:tplc="5BF07652" w:tentative="1">
      <w:start w:val="1"/>
      <w:numFmt w:val="bullet"/>
      <w:lvlText w:val=""/>
      <w:lvlJc w:val="left"/>
      <w:pPr>
        <w:tabs>
          <w:tab w:val="num" w:pos="3600"/>
        </w:tabs>
        <w:ind w:left="3600" w:hanging="360"/>
      </w:pPr>
      <w:rPr>
        <w:rFonts w:ascii="Wingdings" w:hAnsi="Wingdings" w:hint="default"/>
      </w:rPr>
    </w:lvl>
    <w:lvl w:ilvl="5" w:tplc="8E3866B6" w:tentative="1">
      <w:start w:val="1"/>
      <w:numFmt w:val="bullet"/>
      <w:lvlText w:val=""/>
      <w:lvlJc w:val="left"/>
      <w:pPr>
        <w:tabs>
          <w:tab w:val="num" w:pos="4320"/>
        </w:tabs>
        <w:ind w:left="4320" w:hanging="360"/>
      </w:pPr>
      <w:rPr>
        <w:rFonts w:ascii="Wingdings" w:hAnsi="Wingdings" w:hint="default"/>
      </w:rPr>
    </w:lvl>
    <w:lvl w:ilvl="6" w:tplc="F47828DE" w:tentative="1">
      <w:start w:val="1"/>
      <w:numFmt w:val="bullet"/>
      <w:lvlText w:val=""/>
      <w:lvlJc w:val="left"/>
      <w:pPr>
        <w:tabs>
          <w:tab w:val="num" w:pos="5040"/>
        </w:tabs>
        <w:ind w:left="5040" w:hanging="360"/>
      </w:pPr>
      <w:rPr>
        <w:rFonts w:ascii="Wingdings" w:hAnsi="Wingdings" w:hint="default"/>
      </w:rPr>
    </w:lvl>
    <w:lvl w:ilvl="7" w:tplc="4C0E0950" w:tentative="1">
      <w:start w:val="1"/>
      <w:numFmt w:val="bullet"/>
      <w:lvlText w:val=""/>
      <w:lvlJc w:val="left"/>
      <w:pPr>
        <w:tabs>
          <w:tab w:val="num" w:pos="5760"/>
        </w:tabs>
        <w:ind w:left="5760" w:hanging="360"/>
      </w:pPr>
      <w:rPr>
        <w:rFonts w:ascii="Wingdings" w:hAnsi="Wingdings" w:hint="default"/>
      </w:rPr>
    </w:lvl>
    <w:lvl w:ilvl="8" w:tplc="987695AA" w:tentative="1">
      <w:start w:val="1"/>
      <w:numFmt w:val="bullet"/>
      <w:lvlText w:val=""/>
      <w:lvlJc w:val="left"/>
      <w:pPr>
        <w:tabs>
          <w:tab w:val="num" w:pos="6480"/>
        </w:tabs>
        <w:ind w:left="6480" w:hanging="360"/>
      </w:pPr>
      <w:rPr>
        <w:rFonts w:ascii="Wingdings" w:hAnsi="Wingdings" w:hint="default"/>
      </w:rPr>
    </w:lvl>
  </w:abstractNum>
  <w:abstractNum w:abstractNumId="468" w15:restartNumberingAfterBreak="0">
    <w:nsid w:val="68C35183"/>
    <w:multiLevelType w:val="hybridMultilevel"/>
    <w:tmpl w:val="8DAEB6F8"/>
    <w:lvl w:ilvl="0" w:tplc="C06C61E8">
      <w:start w:val="1"/>
      <w:numFmt w:val="bullet"/>
      <w:lvlText w:val=""/>
      <w:lvlJc w:val="left"/>
      <w:pPr>
        <w:tabs>
          <w:tab w:val="num" w:pos="720"/>
        </w:tabs>
        <w:ind w:left="720" w:hanging="360"/>
      </w:pPr>
      <w:rPr>
        <w:rFonts w:ascii="Wingdings" w:hAnsi="Wingdings" w:hint="default"/>
      </w:rPr>
    </w:lvl>
    <w:lvl w:ilvl="1" w:tplc="832CA974" w:tentative="1">
      <w:start w:val="1"/>
      <w:numFmt w:val="bullet"/>
      <w:lvlText w:val=""/>
      <w:lvlJc w:val="left"/>
      <w:pPr>
        <w:tabs>
          <w:tab w:val="num" w:pos="1440"/>
        </w:tabs>
        <w:ind w:left="1440" w:hanging="360"/>
      </w:pPr>
      <w:rPr>
        <w:rFonts w:ascii="Wingdings" w:hAnsi="Wingdings" w:hint="default"/>
      </w:rPr>
    </w:lvl>
    <w:lvl w:ilvl="2" w:tplc="45AEB450" w:tentative="1">
      <w:start w:val="1"/>
      <w:numFmt w:val="bullet"/>
      <w:lvlText w:val=""/>
      <w:lvlJc w:val="left"/>
      <w:pPr>
        <w:tabs>
          <w:tab w:val="num" w:pos="2160"/>
        </w:tabs>
        <w:ind w:left="2160" w:hanging="360"/>
      </w:pPr>
      <w:rPr>
        <w:rFonts w:ascii="Wingdings" w:hAnsi="Wingdings" w:hint="default"/>
      </w:rPr>
    </w:lvl>
    <w:lvl w:ilvl="3" w:tplc="167CE86A" w:tentative="1">
      <w:start w:val="1"/>
      <w:numFmt w:val="bullet"/>
      <w:lvlText w:val=""/>
      <w:lvlJc w:val="left"/>
      <w:pPr>
        <w:tabs>
          <w:tab w:val="num" w:pos="2880"/>
        </w:tabs>
        <w:ind w:left="2880" w:hanging="360"/>
      </w:pPr>
      <w:rPr>
        <w:rFonts w:ascii="Wingdings" w:hAnsi="Wingdings" w:hint="default"/>
      </w:rPr>
    </w:lvl>
    <w:lvl w:ilvl="4" w:tplc="DC68194A" w:tentative="1">
      <w:start w:val="1"/>
      <w:numFmt w:val="bullet"/>
      <w:lvlText w:val=""/>
      <w:lvlJc w:val="left"/>
      <w:pPr>
        <w:tabs>
          <w:tab w:val="num" w:pos="3600"/>
        </w:tabs>
        <w:ind w:left="3600" w:hanging="360"/>
      </w:pPr>
      <w:rPr>
        <w:rFonts w:ascii="Wingdings" w:hAnsi="Wingdings" w:hint="default"/>
      </w:rPr>
    </w:lvl>
    <w:lvl w:ilvl="5" w:tplc="7902BBC2" w:tentative="1">
      <w:start w:val="1"/>
      <w:numFmt w:val="bullet"/>
      <w:lvlText w:val=""/>
      <w:lvlJc w:val="left"/>
      <w:pPr>
        <w:tabs>
          <w:tab w:val="num" w:pos="4320"/>
        </w:tabs>
        <w:ind w:left="4320" w:hanging="360"/>
      </w:pPr>
      <w:rPr>
        <w:rFonts w:ascii="Wingdings" w:hAnsi="Wingdings" w:hint="default"/>
      </w:rPr>
    </w:lvl>
    <w:lvl w:ilvl="6" w:tplc="B08439DA" w:tentative="1">
      <w:start w:val="1"/>
      <w:numFmt w:val="bullet"/>
      <w:lvlText w:val=""/>
      <w:lvlJc w:val="left"/>
      <w:pPr>
        <w:tabs>
          <w:tab w:val="num" w:pos="5040"/>
        </w:tabs>
        <w:ind w:left="5040" w:hanging="360"/>
      </w:pPr>
      <w:rPr>
        <w:rFonts w:ascii="Wingdings" w:hAnsi="Wingdings" w:hint="default"/>
      </w:rPr>
    </w:lvl>
    <w:lvl w:ilvl="7" w:tplc="A97EC5B4" w:tentative="1">
      <w:start w:val="1"/>
      <w:numFmt w:val="bullet"/>
      <w:lvlText w:val=""/>
      <w:lvlJc w:val="left"/>
      <w:pPr>
        <w:tabs>
          <w:tab w:val="num" w:pos="5760"/>
        </w:tabs>
        <w:ind w:left="5760" w:hanging="360"/>
      </w:pPr>
      <w:rPr>
        <w:rFonts w:ascii="Wingdings" w:hAnsi="Wingdings" w:hint="default"/>
      </w:rPr>
    </w:lvl>
    <w:lvl w:ilvl="8" w:tplc="4336F6B6" w:tentative="1">
      <w:start w:val="1"/>
      <w:numFmt w:val="bullet"/>
      <w:lvlText w:val=""/>
      <w:lvlJc w:val="left"/>
      <w:pPr>
        <w:tabs>
          <w:tab w:val="num" w:pos="6480"/>
        </w:tabs>
        <w:ind w:left="6480" w:hanging="360"/>
      </w:pPr>
      <w:rPr>
        <w:rFonts w:ascii="Wingdings" w:hAnsi="Wingdings" w:hint="default"/>
      </w:rPr>
    </w:lvl>
  </w:abstractNum>
  <w:abstractNum w:abstractNumId="469" w15:restartNumberingAfterBreak="0">
    <w:nsid w:val="68DC15FB"/>
    <w:multiLevelType w:val="hybridMultilevel"/>
    <w:tmpl w:val="FBF47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0" w15:restartNumberingAfterBreak="0">
    <w:nsid w:val="68E67DBA"/>
    <w:multiLevelType w:val="hybridMultilevel"/>
    <w:tmpl w:val="2AA8B4AC"/>
    <w:lvl w:ilvl="0" w:tplc="A1A00512">
      <w:start w:val="1"/>
      <w:numFmt w:val="bullet"/>
      <w:lvlText w:val="•"/>
      <w:lvlJc w:val="left"/>
      <w:pPr>
        <w:tabs>
          <w:tab w:val="num" w:pos="720"/>
        </w:tabs>
        <w:ind w:left="720" w:hanging="360"/>
      </w:pPr>
      <w:rPr>
        <w:rFonts w:ascii="Arial" w:hAnsi="Arial" w:hint="default"/>
      </w:rPr>
    </w:lvl>
    <w:lvl w:ilvl="1" w:tplc="D48A6812" w:tentative="1">
      <w:start w:val="1"/>
      <w:numFmt w:val="bullet"/>
      <w:lvlText w:val="•"/>
      <w:lvlJc w:val="left"/>
      <w:pPr>
        <w:tabs>
          <w:tab w:val="num" w:pos="1440"/>
        </w:tabs>
        <w:ind w:left="1440" w:hanging="360"/>
      </w:pPr>
      <w:rPr>
        <w:rFonts w:ascii="Arial" w:hAnsi="Arial" w:hint="default"/>
      </w:rPr>
    </w:lvl>
    <w:lvl w:ilvl="2" w:tplc="D7C88BCC" w:tentative="1">
      <w:start w:val="1"/>
      <w:numFmt w:val="bullet"/>
      <w:lvlText w:val="•"/>
      <w:lvlJc w:val="left"/>
      <w:pPr>
        <w:tabs>
          <w:tab w:val="num" w:pos="2160"/>
        </w:tabs>
        <w:ind w:left="2160" w:hanging="360"/>
      </w:pPr>
      <w:rPr>
        <w:rFonts w:ascii="Arial" w:hAnsi="Arial" w:hint="default"/>
      </w:rPr>
    </w:lvl>
    <w:lvl w:ilvl="3" w:tplc="785CE798" w:tentative="1">
      <w:start w:val="1"/>
      <w:numFmt w:val="bullet"/>
      <w:lvlText w:val="•"/>
      <w:lvlJc w:val="left"/>
      <w:pPr>
        <w:tabs>
          <w:tab w:val="num" w:pos="2880"/>
        </w:tabs>
        <w:ind w:left="2880" w:hanging="360"/>
      </w:pPr>
      <w:rPr>
        <w:rFonts w:ascii="Arial" w:hAnsi="Arial" w:hint="default"/>
      </w:rPr>
    </w:lvl>
    <w:lvl w:ilvl="4" w:tplc="3ACAE636" w:tentative="1">
      <w:start w:val="1"/>
      <w:numFmt w:val="bullet"/>
      <w:lvlText w:val="•"/>
      <w:lvlJc w:val="left"/>
      <w:pPr>
        <w:tabs>
          <w:tab w:val="num" w:pos="3600"/>
        </w:tabs>
        <w:ind w:left="3600" w:hanging="360"/>
      </w:pPr>
      <w:rPr>
        <w:rFonts w:ascii="Arial" w:hAnsi="Arial" w:hint="default"/>
      </w:rPr>
    </w:lvl>
    <w:lvl w:ilvl="5" w:tplc="3C6C828C" w:tentative="1">
      <w:start w:val="1"/>
      <w:numFmt w:val="bullet"/>
      <w:lvlText w:val="•"/>
      <w:lvlJc w:val="left"/>
      <w:pPr>
        <w:tabs>
          <w:tab w:val="num" w:pos="4320"/>
        </w:tabs>
        <w:ind w:left="4320" w:hanging="360"/>
      </w:pPr>
      <w:rPr>
        <w:rFonts w:ascii="Arial" w:hAnsi="Arial" w:hint="default"/>
      </w:rPr>
    </w:lvl>
    <w:lvl w:ilvl="6" w:tplc="A7A276B6" w:tentative="1">
      <w:start w:val="1"/>
      <w:numFmt w:val="bullet"/>
      <w:lvlText w:val="•"/>
      <w:lvlJc w:val="left"/>
      <w:pPr>
        <w:tabs>
          <w:tab w:val="num" w:pos="5040"/>
        </w:tabs>
        <w:ind w:left="5040" w:hanging="360"/>
      </w:pPr>
      <w:rPr>
        <w:rFonts w:ascii="Arial" w:hAnsi="Arial" w:hint="default"/>
      </w:rPr>
    </w:lvl>
    <w:lvl w:ilvl="7" w:tplc="9E387938" w:tentative="1">
      <w:start w:val="1"/>
      <w:numFmt w:val="bullet"/>
      <w:lvlText w:val="•"/>
      <w:lvlJc w:val="left"/>
      <w:pPr>
        <w:tabs>
          <w:tab w:val="num" w:pos="5760"/>
        </w:tabs>
        <w:ind w:left="5760" w:hanging="360"/>
      </w:pPr>
      <w:rPr>
        <w:rFonts w:ascii="Arial" w:hAnsi="Arial" w:hint="default"/>
      </w:rPr>
    </w:lvl>
    <w:lvl w:ilvl="8" w:tplc="C5BC51C0" w:tentative="1">
      <w:start w:val="1"/>
      <w:numFmt w:val="bullet"/>
      <w:lvlText w:val="•"/>
      <w:lvlJc w:val="left"/>
      <w:pPr>
        <w:tabs>
          <w:tab w:val="num" w:pos="6480"/>
        </w:tabs>
        <w:ind w:left="6480" w:hanging="360"/>
      </w:pPr>
      <w:rPr>
        <w:rFonts w:ascii="Arial" w:hAnsi="Arial" w:hint="default"/>
      </w:rPr>
    </w:lvl>
  </w:abstractNum>
  <w:abstractNum w:abstractNumId="471" w15:restartNumberingAfterBreak="0">
    <w:nsid w:val="68F551F8"/>
    <w:multiLevelType w:val="hybridMultilevel"/>
    <w:tmpl w:val="FFFFFFFF"/>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72" w15:restartNumberingAfterBreak="0">
    <w:nsid w:val="69467606"/>
    <w:multiLevelType w:val="hybridMultilevel"/>
    <w:tmpl w:val="26EA69F2"/>
    <w:lvl w:ilvl="0" w:tplc="E3D89062">
      <w:start w:val="1"/>
      <w:numFmt w:val="bullet"/>
      <w:lvlText w:val=""/>
      <w:lvlJc w:val="left"/>
      <w:pPr>
        <w:tabs>
          <w:tab w:val="num" w:pos="720"/>
        </w:tabs>
        <w:ind w:left="720" w:hanging="360"/>
      </w:pPr>
      <w:rPr>
        <w:rFonts w:ascii="Wingdings" w:hAnsi="Wingdings" w:hint="default"/>
      </w:rPr>
    </w:lvl>
    <w:lvl w:ilvl="1" w:tplc="A758683E">
      <w:numFmt w:val="bullet"/>
      <w:lvlText w:val=""/>
      <w:lvlJc w:val="left"/>
      <w:pPr>
        <w:tabs>
          <w:tab w:val="num" w:pos="1440"/>
        </w:tabs>
        <w:ind w:left="1440" w:hanging="360"/>
      </w:pPr>
      <w:rPr>
        <w:rFonts w:ascii="Wingdings" w:hAnsi="Wingdings" w:hint="default"/>
      </w:rPr>
    </w:lvl>
    <w:lvl w:ilvl="2" w:tplc="87D6857C" w:tentative="1">
      <w:start w:val="1"/>
      <w:numFmt w:val="bullet"/>
      <w:lvlText w:val=""/>
      <w:lvlJc w:val="left"/>
      <w:pPr>
        <w:tabs>
          <w:tab w:val="num" w:pos="2160"/>
        </w:tabs>
        <w:ind w:left="2160" w:hanging="360"/>
      </w:pPr>
      <w:rPr>
        <w:rFonts w:ascii="Wingdings" w:hAnsi="Wingdings" w:hint="default"/>
      </w:rPr>
    </w:lvl>
    <w:lvl w:ilvl="3" w:tplc="51823BEE" w:tentative="1">
      <w:start w:val="1"/>
      <w:numFmt w:val="bullet"/>
      <w:lvlText w:val=""/>
      <w:lvlJc w:val="left"/>
      <w:pPr>
        <w:tabs>
          <w:tab w:val="num" w:pos="2880"/>
        </w:tabs>
        <w:ind w:left="2880" w:hanging="360"/>
      </w:pPr>
      <w:rPr>
        <w:rFonts w:ascii="Wingdings" w:hAnsi="Wingdings" w:hint="default"/>
      </w:rPr>
    </w:lvl>
    <w:lvl w:ilvl="4" w:tplc="6E2AB122" w:tentative="1">
      <w:start w:val="1"/>
      <w:numFmt w:val="bullet"/>
      <w:lvlText w:val=""/>
      <w:lvlJc w:val="left"/>
      <w:pPr>
        <w:tabs>
          <w:tab w:val="num" w:pos="3600"/>
        </w:tabs>
        <w:ind w:left="3600" w:hanging="360"/>
      </w:pPr>
      <w:rPr>
        <w:rFonts w:ascii="Wingdings" w:hAnsi="Wingdings" w:hint="default"/>
      </w:rPr>
    </w:lvl>
    <w:lvl w:ilvl="5" w:tplc="02364FE6" w:tentative="1">
      <w:start w:val="1"/>
      <w:numFmt w:val="bullet"/>
      <w:lvlText w:val=""/>
      <w:lvlJc w:val="left"/>
      <w:pPr>
        <w:tabs>
          <w:tab w:val="num" w:pos="4320"/>
        </w:tabs>
        <w:ind w:left="4320" w:hanging="360"/>
      </w:pPr>
      <w:rPr>
        <w:rFonts w:ascii="Wingdings" w:hAnsi="Wingdings" w:hint="default"/>
      </w:rPr>
    </w:lvl>
    <w:lvl w:ilvl="6" w:tplc="84EAAA74" w:tentative="1">
      <w:start w:val="1"/>
      <w:numFmt w:val="bullet"/>
      <w:lvlText w:val=""/>
      <w:lvlJc w:val="left"/>
      <w:pPr>
        <w:tabs>
          <w:tab w:val="num" w:pos="5040"/>
        </w:tabs>
        <w:ind w:left="5040" w:hanging="360"/>
      </w:pPr>
      <w:rPr>
        <w:rFonts w:ascii="Wingdings" w:hAnsi="Wingdings" w:hint="default"/>
      </w:rPr>
    </w:lvl>
    <w:lvl w:ilvl="7" w:tplc="AB76576C" w:tentative="1">
      <w:start w:val="1"/>
      <w:numFmt w:val="bullet"/>
      <w:lvlText w:val=""/>
      <w:lvlJc w:val="left"/>
      <w:pPr>
        <w:tabs>
          <w:tab w:val="num" w:pos="5760"/>
        </w:tabs>
        <w:ind w:left="5760" w:hanging="360"/>
      </w:pPr>
      <w:rPr>
        <w:rFonts w:ascii="Wingdings" w:hAnsi="Wingdings" w:hint="default"/>
      </w:rPr>
    </w:lvl>
    <w:lvl w:ilvl="8" w:tplc="4664D680" w:tentative="1">
      <w:start w:val="1"/>
      <w:numFmt w:val="bullet"/>
      <w:lvlText w:val=""/>
      <w:lvlJc w:val="left"/>
      <w:pPr>
        <w:tabs>
          <w:tab w:val="num" w:pos="6480"/>
        </w:tabs>
        <w:ind w:left="6480" w:hanging="360"/>
      </w:pPr>
      <w:rPr>
        <w:rFonts w:ascii="Wingdings" w:hAnsi="Wingdings" w:hint="default"/>
      </w:rPr>
    </w:lvl>
  </w:abstractNum>
  <w:abstractNum w:abstractNumId="473" w15:restartNumberingAfterBreak="0">
    <w:nsid w:val="699C52A9"/>
    <w:multiLevelType w:val="hybridMultilevel"/>
    <w:tmpl w:val="B0346902"/>
    <w:lvl w:ilvl="0" w:tplc="D3B42DA0">
      <w:start w:val="1"/>
      <w:numFmt w:val="bullet"/>
      <w:lvlText w:val=""/>
      <w:lvlJc w:val="left"/>
      <w:pPr>
        <w:tabs>
          <w:tab w:val="num" w:pos="720"/>
        </w:tabs>
        <w:ind w:left="720" w:hanging="360"/>
      </w:pPr>
      <w:rPr>
        <w:rFonts w:ascii="Wingdings" w:hAnsi="Wingdings" w:hint="default"/>
      </w:rPr>
    </w:lvl>
    <w:lvl w:ilvl="1" w:tplc="A328B8A2" w:tentative="1">
      <w:start w:val="1"/>
      <w:numFmt w:val="bullet"/>
      <w:lvlText w:val=""/>
      <w:lvlJc w:val="left"/>
      <w:pPr>
        <w:tabs>
          <w:tab w:val="num" w:pos="1440"/>
        </w:tabs>
        <w:ind w:left="1440" w:hanging="360"/>
      </w:pPr>
      <w:rPr>
        <w:rFonts w:ascii="Wingdings" w:hAnsi="Wingdings" w:hint="default"/>
      </w:rPr>
    </w:lvl>
    <w:lvl w:ilvl="2" w:tplc="9C144928" w:tentative="1">
      <w:start w:val="1"/>
      <w:numFmt w:val="bullet"/>
      <w:lvlText w:val=""/>
      <w:lvlJc w:val="left"/>
      <w:pPr>
        <w:tabs>
          <w:tab w:val="num" w:pos="2160"/>
        </w:tabs>
        <w:ind w:left="2160" w:hanging="360"/>
      </w:pPr>
      <w:rPr>
        <w:rFonts w:ascii="Wingdings" w:hAnsi="Wingdings" w:hint="default"/>
      </w:rPr>
    </w:lvl>
    <w:lvl w:ilvl="3" w:tplc="150E002E" w:tentative="1">
      <w:start w:val="1"/>
      <w:numFmt w:val="bullet"/>
      <w:lvlText w:val=""/>
      <w:lvlJc w:val="left"/>
      <w:pPr>
        <w:tabs>
          <w:tab w:val="num" w:pos="2880"/>
        </w:tabs>
        <w:ind w:left="2880" w:hanging="360"/>
      </w:pPr>
      <w:rPr>
        <w:rFonts w:ascii="Wingdings" w:hAnsi="Wingdings" w:hint="default"/>
      </w:rPr>
    </w:lvl>
    <w:lvl w:ilvl="4" w:tplc="56B825D8" w:tentative="1">
      <w:start w:val="1"/>
      <w:numFmt w:val="bullet"/>
      <w:lvlText w:val=""/>
      <w:lvlJc w:val="left"/>
      <w:pPr>
        <w:tabs>
          <w:tab w:val="num" w:pos="3600"/>
        </w:tabs>
        <w:ind w:left="3600" w:hanging="360"/>
      </w:pPr>
      <w:rPr>
        <w:rFonts w:ascii="Wingdings" w:hAnsi="Wingdings" w:hint="default"/>
      </w:rPr>
    </w:lvl>
    <w:lvl w:ilvl="5" w:tplc="47980B04" w:tentative="1">
      <w:start w:val="1"/>
      <w:numFmt w:val="bullet"/>
      <w:lvlText w:val=""/>
      <w:lvlJc w:val="left"/>
      <w:pPr>
        <w:tabs>
          <w:tab w:val="num" w:pos="4320"/>
        </w:tabs>
        <w:ind w:left="4320" w:hanging="360"/>
      </w:pPr>
      <w:rPr>
        <w:rFonts w:ascii="Wingdings" w:hAnsi="Wingdings" w:hint="default"/>
      </w:rPr>
    </w:lvl>
    <w:lvl w:ilvl="6" w:tplc="FCA875AA" w:tentative="1">
      <w:start w:val="1"/>
      <w:numFmt w:val="bullet"/>
      <w:lvlText w:val=""/>
      <w:lvlJc w:val="left"/>
      <w:pPr>
        <w:tabs>
          <w:tab w:val="num" w:pos="5040"/>
        </w:tabs>
        <w:ind w:left="5040" w:hanging="360"/>
      </w:pPr>
      <w:rPr>
        <w:rFonts w:ascii="Wingdings" w:hAnsi="Wingdings" w:hint="default"/>
      </w:rPr>
    </w:lvl>
    <w:lvl w:ilvl="7" w:tplc="8640B8F0" w:tentative="1">
      <w:start w:val="1"/>
      <w:numFmt w:val="bullet"/>
      <w:lvlText w:val=""/>
      <w:lvlJc w:val="left"/>
      <w:pPr>
        <w:tabs>
          <w:tab w:val="num" w:pos="5760"/>
        </w:tabs>
        <w:ind w:left="5760" w:hanging="360"/>
      </w:pPr>
      <w:rPr>
        <w:rFonts w:ascii="Wingdings" w:hAnsi="Wingdings" w:hint="default"/>
      </w:rPr>
    </w:lvl>
    <w:lvl w:ilvl="8" w:tplc="6CBE428A" w:tentative="1">
      <w:start w:val="1"/>
      <w:numFmt w:val="bullet"/>
      <w:lvlText w:val=""/>
      <w:lvlJc w:val="left"/>
      <w:pPr>
        <w:tabs>
          <w:tab w:val="num" w:pos="6480"/>
        </w:tabs>
        <w:ind w:left="6480" w:hanging="360"/>
      </w:pPr>
      <w:rPr>
        <w:rFonts w:ascii="Wingdings" w:hAnsi="Wingdings" w:hint="default"/>
      </w:rPr>
    </w:lvl>
  </w:abstractNum>
  <w:abstractNum w:abstractNumId="474" w15:restartNumberingAfterBreak="0">
    <w:nsid w:val="69BE6206"/>
    <w:multiLevelType w:val="hybridMultilevel"/>
    <w:tmpl w:val="824634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5" w15:restartNumberingAfterBreak="0">
    <w:nsid w:val="69D8560F"/>
    <w:multiLevelType w:val="hybridMultilevel"/>
    <w:tmpl w:val="72F23E62"/>
    <w:lvl w:ilvl="0" w:tplc="84E61186">
      <w:start w:val="2"/>
      <w:numFmt w:val="decimal"/>
      <w:lvlText w:val="%1."/>
      <w:lvlJc w:val="left"/>
      <w:pPr>
        <w:tabs>
          <w:tab w:val="num" w:pos="720"/>
        </w:tabs>
        <w:ind w:left="720" w:hanging="360"/>
      </w:pPr>
    </w:lvl>
    <w:lvl w:ilvl="1" w:tplc="956CE004" w:tentative="1">
      <w:start w:val="1"/>
      <w:numFmt w:val="decimal"/>
      <w:lvlText w:val="%2."/>
      <w:lvlJc w:val="left"/>
      <w:pPr>
        <w:tabs>
          <w:tab w:val="num" w:pos="1440"/>
        </w:tabs>
        <w:ind w:left="1440" w:hanging="360"/>
      </w:pPr>
    </w:lvl>
    <w:lvl w:ilvl="2" w:tplc="A60456EA" w:tentative="1">
      <w:start w:val="1"/>
      <w:numFmt w:val="decimal"/>
      <w:lvlText w:val="%3."/>
      <w:lvlJc w:val="left"/>
      <w:pPr>
        <w:tabs>
          <w:tab w:val="num" w:pos="2160"/>
        </w:tabs>
        <w:ind w:left="2160" w:hanging="360"/>
      </w:pPr>
    </w:lvl>
    <w:lvl w:ilvl="3" w:tplc="DFB6E440" w:tentative="1">
      <w:start w:val="1"/>
      <w:numFmt w:val="decimal"/>
      <w:lvlText w:val="%4."/>
      <w:lvlJc w:val="left"/>
      <w:pPr>
        <w:tabs>
          <w:tab w:val="num" w:pos="2880"/>
        </w:tabs>
        <w:ind w:left="2880" w:hanging="360"/>
      </w:pPr>
    </w:lvl>
    <w:lvl w:ilvl="4" w:tplc="1BE47F56" w:tentative="1">
      <w:start w:val="1"/>
      <w:numFmt w:val="decimal"/>
      <w:lvlText w:val="%5."/>
      <w:lvlJc w:val="left"/>
      <w:pPr>
        <w:tabs>
          <w:tab w:val="num" w:pos="3600"/>
        </w:tabs>
        <w:ind w:left="3600" w:hanging="360"/>
      </w:pPr>
    </w:lvl>
    <w:lvl w:ilvl="5" w:tplc="7CCE65B2" w:tentative="1">
      <w:start w:val="1"/>
      <w:numFmt w:val="decimal"/>
      <w:lvlText w:val="%6."/>
      <w:lvlJc w:val="left"/>
      <w:pPr>
        <w:tabs>
          <w:tab w:val="num" w:pos="4320"/>
        </w:tabs>
        <w:ind w:left="4320" w:hanging="360"/>
      </w:pPr>
    </w:lvl>
    <w:lvl w:ilvl="6" w:tplc="F3F0E4A4" w:tentative="1">
      <w:start w:val="1"/>
      <w:numFmt w:val="decimal"/>
      <w:lvlText w:val="%7."/>
      <w:lvlJc w:val="left"/>
      <w:pPr>
        <w:tabs>
          <w:tab w:val="num" w:pos="5040"/>
        </w:tabs>
        <w:ind w:left="5040" w:hanging="360"/>
      </w:pPr>
    </w:lvl>
    <w:lvl w:ilvl="7" w:tplc="FA5AE3E6" w:tentative="1">
      <w:start w:val="1"/>
      <w:numFmt w:val="decimal"/>
      <w:lvlText w:val="%8."/>
      <w:lvlJc w:val="left"/>
      <w:pPr>
        <w:tabs>
          <w:tab w:val="num" w:pos="5760"/>
        </w:tabs>
        <w:ind w:left="5760" w:hanging="360"/>
      </w:pPr>
    </w:lvl>
    <w:lvl w:ilvl="8" w:tplc="9538F80A" w:tentative="1">
      <w:start w:val="1"/>
      <w:numFmt w:val="decimal"/>
      <w:lvlText w:val="%9."/>
      <w:lvlJc w:val="left"/>
      <w:pPr>
        <w:tabs>
          <w:tab w:val="num" w:pos="6480"/>
        </w:tabs>
        <w:ind w:left="6480" w:hanging="360"/>
      </w:pPr>
    </w:lvl>
  </w:abstractNum>
  <w:abstractNum w:abstractNumId="476" w15:restartNumberingAfterBreak="0">
    <w:nsid w:val="69EA71A7"/>
    <w:multiLevelType w:val="hybridMultilevel"/>
    <w:tmpl w:val="B7442F74"/>
    <w:lvl w:ilvl="0" w:tplc="DAF80E9C">
      <w:start w:val="1"/>
      <w:numFmt w:val="bullet"/>
      <w:lvlText w:val="•"/>
      <w:lvlJc w:val="left"/>
      <w:pPr>
        <w:tabs>
          <w:tab w:val="num" w:pos="720"/>
        </w:tabs>
        <w:ind w:left="720" w:hanging="360"/>
      </w:pPr>
      <w:rPr>
        <w:rFonts w:ascii="Arial" w:hAnsi="Arial" w:hint="default"/>
      </w:rPr>
    </w:lvl>
    <w:lvl w:ilvl="1" w:tplc="B330E11A" w:tentative="1">
      <w:start w:val="1"/>
      <w:numFmt w:val="bullet"/>
      <w:lvlText w:val="•"/>
      <w:lvlJc w:val="left"/>
      <w:pPr>
        <w:tabs>
          <w:tab w:val="num" w:pos="1440"/>
        </w:tabs>
        <w:ind w:left="1440" w:hanging="360"/>
      </w:pPr>
      <w:rPr>
        <w:rFonts w:ascii="Arial" w:hAnsi="Arial" w:hint="default"/>
      </w:rPr>
    </w:lvl>
    <w:lvl w:ilvl="2" w:tplc="24C4D1CC" w:tentative="1">
      <w:start w:val="1"/>
      <w:numFmt w:val="bullet"/>
      <w:lvlText w:val="•"/>
      <w:lvlJc w:val="left"/>
      <w:pPr>
        <w:tabs>
          <w:tab w:val="num" w:pos="2160"/>
        </w:tabs>
        <w:ind w:left="2160" w:hanging="360"/>
      </w:pPr>
      <w:rPr>
        <w:rFonts w:ascii="Arial" w:hAnsi="Arial" w:hint="default"/>
      </w:rPr>
    </w:lvl>
    <w:lvl w:ilvl="3" w:tplc="332A6416" w:tentative="1">
      <w:start w:val="1"/>
      <w:numFmt w:val="bullet"/>
      <w:lvlText w:val="•"/>
      <w:lvlJc w:val="left"/>
      <w:pPr>
        <w:tabs>
          <w:tab w:val="num" w:pos="2880"/>
        </w:tabs>
        <w:ind w:left="2880" w:hanging="360"/>
      </w:pPr>
      <w:rPr>
        <w:rFonts w:ascii="Arial" w:hAnsi="Arial" w:hint="default"/>
      </w:rPr>
    </w:lvl>
    <w:lvl w:ilvl="4" w:tplc="1D4690F6" w:tentative="1">
      <w:start w:val="1"/>
      <w:numFmt w:val="bullet"/>
      <w:lvlText w:val="•"/>
      <w:lvlJc w:val="left"/>
      <w:pPr>
        <w:tabs>
          <w:tab w:val="num" w:pos="3600"/>
        </w:tabs>
        <w:ind w:left="3600" w:hanging="360"/>
      </w:pPr>
      <w:rPr>
        <w:rFonts w:ascii="Arial" w:hAnsi="Arial" w:hint="default"/>
      </w:rPr>
    </w:lvl>
    <w:lvl w:ilvl="5" w:tplc="A078AA9E" w:tentative="1">
      <w:start w:val="1"/>
      <w:numFmt w:val="bullet"/>
      <w:lvlText w:val="•"/>
      <w:lvlJc w:val="left"/>
      <w:pPr>
        <w:tabs>
          <w:tab w:val="num" w:pos="4320"/>
        </w:tabs>
        <w:ind w:left="4320" w:hanging="360"/>
      </w:pPr>
      <w:rPr>
        <w:rFonts w:ascii="Arial" w:hAnsi="Arial" w:hint="default"/>
      </w:rPr>
    </w:lvl>
    <w:lvl w:ilvl="6" w:tplc="1222F666" w:tentative="1">
      <w:start w:val="1"/>
      <w:numFmt w:val="bullet"/>
      <w:lvlText w:val="•"/>
      <w:lvlJc w:val="left"/>
      <w:pPr>
        <w:tabs>
          <w:tab w:val="num" w:pos="5040"/>
        </w:tabs>
        <w:ind w:left="5040" w:hanging="360"/>
      </w:pPr>
      <w:rPr>
        <w:rFonts w:ascii="Arial" w:hAnsi="Arial" w:hint="default"/>
      </w:rPr>
    </w:lvl>
    <w:lvl w:ilvl="7" w:tplc="317EF62E" w:tentative="1">
      <w:start w:val="1"/>
      <w:numFmt w:val="bullet"/>
      <w:lvlText w:val="•"/>
      <w:lvlJc w:val="left"/>
      <w:pPr>
        <w:tabs>
          <w:tab w:val="num" w:pos="5760"/>
        </w:tabs>
        <w:ind w:left="5760" w:hanging="360"/>
      </w:pPr>
      <w:rPr>
        <w:rFonts w:ascii="Arial" w:hAnsi="Arial" w:hint="default"/>
      </w:rPr>
    </w:lvl>
    <w:lvl w:ilvl="8" w:tplc="C3ECAB8C" w:tentative="1">
      <w:start w:val="1"/>
      <w:numFmt w:val="bullet"/>
      <w:lvlText w:val="•"/>
      <w:lvlJc w:val="left"/>
      <w:pPr>
        <w:tabs>
          <w:tab w:val="num" w:pos="6480"/>
        </w:tabs>
        <w:ind w:left="6480" w:hanging="360"/>
      </w:pPr>
      <w:rPr>
        <w:rFonts w:ascii="Arial" w:hAnsi="Arial" w:hint="default"/>
      </w:rPr>
    </w:lvl>
  </w:abstractNum>
  <w:abstractNum w:abstractNumId="477" w15:restartNumberingAfterBreak="0">
    <w:nsid w:val="6A697EC6"/>
    <w:multiLevelType w:val="hybridMultilevel"/>
    <w:tmpl w:val="A71A1BEC"/>
    <w:lvl w:ilvl="0" w:tplc="74EE5380">
      <w:start w:val="1"/>
      <w:numFmt w:val="bullet"/>
      <w:lvlText w:val="•"/>
      <w:lvlJc w:val="left"/>
      <w:pPr>
        <w:tabs>
          <w:tab w:val="num" w:pos="720"/>
        </w:tabs>
        <w:ind w:left="720" w:hanging="360"/>
      </w:pPr>
      <w:rPr>
        <w:rFonts w:ascii="Arial" w:hAnsi="Arial" w:hint="default"/>
      </w:rPr>
    </w:lvl>
    <w:lvl w:ilvl="1" w:tplc="B6520CC2" w:tentative="1">
      <w:start w:val="1"/>
      <w:numFmt w:val="bullet"/>
      <w:lvlText w:val="•"/>
      <w:lvlJc w:val="left"/>
      <w:pPr>
        <w:tabs>
          <w:tab w:val="num" w:pos="1440"/>
        </w:tabs>
        <w:ind w:left="1440" w:hanging="360"/>
      </w:pPr>
      <w:rPr>
        <w:rFonts w:ascii="Arial" w:hAnsi="Arial" w:hint="default"/>
      </w:rPr>
    </w:lvl>
    <w:lvl w:ilvl="2" w:tplc="B7DC2232" w:tentative="1">
      <w:start w:val="1"/>
      <w:numFmt w:val="bullet"/>
      <w:lvlText w:val="•"/>
      <w:lvlJc w:val="left"/>
      <w:pPr>
        <w:tabs>
          <w:tab w:val="num" w:pos="2160"/>
        </w:tabs>
        <w:ind w:left="2160" w:hanging="360"/>
      </w:pPr>
      <w:rPr>
        <w:rFonts w:ascii="Arial" w:hAnsi="Arial" w:hint="default"/>
      </w:rPr>
    </w:lvl>
    <w:lvl w:ilvl="3" w:tplc="483A520A" w:tentative="1">
      <w:start w:val="1"/>
      <w:numFmt w:val="bullet"/>
      <w:lvlText w:val="•"/>
      <w:lvlJc w:val="left"/>
      <w:pPr>
        <w:tabs>
          <w:tab w:val="num" w:pos="2880"/>
        </w:tabs>
        <w:ind w:left="2880" w:hanging="360"/>
      </w:pPr>
      <w:rPr>
        <w:rFonts w:ascii="Arial" w:hAnsi="Arial" w:hint="default"/>
      </w:rPr>
    </w:lvl>
    <w:lvl w:ilvl="4" w:tplc="989E55BC" w:tentative="1">
      <w:start w:val="1"/>
      <w:numFmt w:val="bullet"/>
      <w:lvlText w:val="•"/>
      <w:lvlJc w:val="left"/>
      <w:pPr>
        <w:tabs>
          <w:tab w:val="num" w:pos="3600"/>
        </w:tabs>
        <w:ind w:left="3600" w:hanging="360"/>
      </w:pPr>
      <w:rPr>
        <w:rFonts w:ascii="Arial" w:hAnsi="Arial" w:hint="default"/>
      </w:rPr>
    </w:lvl>
    <w:lvl w:ilvl="5" w:tplc="9A4AA5B6" w:tentative="1">
      <w:start w:val="1"/>
      <w:numFmt w:val="bullet"/>
      <w:lvlText w:val="•"/>
      <w:lvlJc w:val="left"/>
      <w:pPr>
        <w:tabs>
          <w:tab w:val="num" w:pos="4320"/>
        </w:tabs>
        <w:ind w:left="4320" w:hanging="360"/>
      </w:pPr>
      <w:rPr>
        <w:rFonts w:ascii="Arial" w:hAnsi="Arial" w:hint="default"/>
      </w:rPr>
    </w:lvl>
    <w:lvl w:ilvl="6" w:tplc="9F9E0F58" w:tentative="1">
      <w:start w:val="1"/>
      <w:numFmt w:val="bullet"/>
      <w:lvlText w:val="•"/>
      <w:lvlJc w:val="left"/>
      <w:pPr>
        <w:tabs>
          <w:tab w:val="num" w:pos="5040"/>
        </w:tabs>
        <w:ind w:left="5040" w:hanging="360"/>
      </w:pPr>
      <w:rPr>
        <w:rFonts w:ascii="Arial" w:hAnsi="Arial" w:hint="default"/>
      </w:rPr>
    </w:lvl>
    <w:lvl w:ilvl="7" w:tplc="FE28FAD8" w:tentative="1">
      <w:start w:val="1"/>
      <w:numFmt w:val="bullet"/>
      <w:lvlText w:val="•"/>
      <w:lvlJc w:val="left"/>
      <w:pPr>
        <w:tabs>
          <w:tab w:val="num" w:pos="5760"/>
        </w:tabs>
        <w:ind w:left="5760" w:hanging="360"/>
      </w:pPr>
      <w:rPr>
        <w:rFonts w:ascii="Arial" w:hAnsi="Arial" w:hint="default"/>
      </w:rPr>
    </w:lvl>
    <w:lvl w:ilvl="8" w:tplc="F0F22BC0" w:tentative="1">
      <w:start w:val="1"/>
      <w:numFmt w:val="bullet"/>
      <w:lvlText w:val="•"/>
      <w:lvlJc w:val="left"/>
      <w:pPr>
        <w:tabs>
          <w:tab w:val="num" w:pos="6480"/>
        </w:tabs>
        <w:ind w:left="6480" w:hanging="360"/>
      </w:pPr>
      <w:rPr>
        <w:rFonts w:ascii="Arial" w:hAnsi="Arial" w:hint="default"/>
      </w:rPr>
    </w:lvl>
  </w:abstractNum>
  <w:abstractNum w:abstractNumId="478" w15:restartNumberingAfterBreak="0">
    <w:nsid w:val="6A910879"/>
    <w:multiLevelType w:val="hybridMultilevel"/>
    <w:tmpl w:val="7B9EBCCC"/>
    <w:lvl w:ilvl="0" w:tplc="96047FBC">
      <w:start w:val="1"/>
      <w:numFmt w:val="bullet"/>
      <w:lvlText w:val=""/>
      <w:lvlJc w:val="left"/>
      <w:pPr>
        <w:tabs>
          <w:tab w:val="num" w:pos="720"/>
        </w:tabs>
        <w:ind w:left="720" w:hanging="360"/>
      </w:pPr>
      <w:rPr>
        <w:rFonts w:ascii="Wingdings" w:hAnsi="Wingdings" w:hint="default"/>
      </w:rPr>
    </w:lvl>
    <w:lvl w:ilvl="1" w:tplc="E13442B0">
      <w:start w:val="1"/>
      <w:numFmt w:val="bullet"/>
      <w:lvlText w:val=""/>
      <w:lvlJc w:val="left"/>
      <w:pPr>
        <w:tabs>
          <w:tab w:val="num" w:pos="1440"/>
        </w:tabs>
        <w:ind w:left="1440" w:hanging="360"/>
      </w:pPr>
      <w:rPr>
        <w:rFonts w:ascii="Wingdings" w:hAnsi="Wingdings" w:hint="default"/>
      </w:rPr>
    </w:lvl>
    <w:lvl w:ilvl="2" w:tplc="A97ECA5C" w:tentative="1">
      <w:start w:val="1"/>
      <w:numFmt w:val="bullet"/>
      <w:lvlText w:val=""/>
      <w:lvlJc w:val="left"/>
      <w:pPr>
        <w:tabs>
          <w:tab w:val="num" w:pos="2160"/>
        </w:tabs>
        <w:ind w:left="2160" w:hanging="360"/>
      </w:pPr>
      <w:rPr>
        <w:rFonts w:ascii="Wingdings" w:hAnsi="Wingdings" w:hint="default"/>
      </w:rPr>
    </w:lvl>
    <w:lvl w:ilvl="3" w:tplc="B4246F02" w:tentative="1">
      <w:start w:val="1"/>
      <w:numFmt w:val="bullet"/>
      <w:lvlText w:val=""/>
      <w:lvlJc w:val="left"/>
      <w:pPr>
        <w:tabs>
          <w:tab w:val="num" w:pos="2880"/>
        </w:tabs>
        <w:ind w:left="2880" w:hanging="360"/>
      </w:pPr>
      <w:rPr>
        <w:rFonts w:ascii="Wingdings" w:hAnsi="Wingdings" w:hint="default"/>
      </w:rPr>
    </w:lvl>
    <w:lvl w:ilvl="4" w:tplc="1E74C7AA" w:tentative="1">
      <w:start w:val="1"/>
      <w:numFmt w:val="bullet"/>
      <w:lvlText w:val=""/>
      <w:lvlJc w:val="left"/>
      <w:pPr>
        <w:tabs>
          <w:tab w:val="num" w:pos="3600"/>
        </w:tabs>
        <w:ind w:left="3600" w:hanging="360"/>
      </w:pPr>
      <w:rPr>
        <w:rFonts w:ascii="Wingdings" w:hAnsi="Wingdings" w:hint="default"/>
      </w:rPr>
    </w:lvl>
    <w:lvl w:ilvl="5" w:tplc="4FEA1A5E" w:tentative="1">
      <w:start w:val="1"/>
      <w:numFmt w:val="bullet"/>
      <w:lvlText w:val=""/>
      <w:lvlJc w:val="left"/>
      <w:pPr>
        <w:tabs>
          <w:tab w:val="num" w:pos="4320"/>
        </w:tabs>
        <w:ind w:left="4320" w:hanging="360"/>
      </w:pPr>
      <w:rPr>
        <w:rFonts w:ascii="Wingdings" w:hAnsi="Wingdings" w:hint="default"/>
      </w:rPr>
    </w:lvl>
    <w:lvl w:ilvl="6" w:tplc="F5F41C22" w:tentative="1">
      <w:start w:val="1"/>
      <w:numFmt w:val="bullet"/>
      <w:lvlText w:val=""/>
      <w:lvlJc w:val="left"/>
      <w:pPr>
        <w:tabs>
          <w:tab w:val="num" w:pos="5040"/>
        </w:tabs>
        <w:ind w:left="5040" w:hanging="360"/>
      </w:pPr>
      <w:rPr>
        <w:rFonts w:ascii="Wingdings" w:hAnsi="Wingdings" w:hint="default"/>
      </w:rPr>
    </w:lvl>
    <w:lvl w:ilvl="7" w:tplc="BD061506" w:tentative="1">
      <w:start w:val="1"/>
      <w:numFmt w:val="bullet"/>
      <w:lvlText w:val=""/>
      <w:lvlJc w:val="left"/>
      <w:pPr>
        <w:tabs>
          <w:tab w:val="num" w:pos="5760"/>
        </w:tabs>
        <w:ind w:left="5760" w:hanging="360"/>
      </w:pPr>
      <w:rPr>
        <w:rFonts w:ascii="Wingdings" w:hAnsi="Wingdings" w:hint="default"/>
      </w:rPr>
    </w:lvl>
    <w:lvl w:ilvl="8" w:tplc="EC4C9E48" w:tentative="1">
      <w:start w:val="1"/>
      <w:numFmt w:val="bullet"/>
      <w:lvlText w:val=""/>
      <w:lvlJc w:val="left"/>
      <w:pPr>
        <w:tabs>
          <w:tab w:val="num" w:pos="6480"/>
        </w:tabs>
        <w:ind w:left="6480" w:hanging="360"/>
      </w:pPr>
      <w:rPr>
        <w:rFonts w:ascii="Wingdings" w:hAnsi="Wingdings" w:hint="default"/>
      </w:rPr>
    </w:lvl>
  </w:abstractNum>
  <w:abstractNum w:abstractNumId="479" w15:restartNumberingAfterBreak="0">
    <w:nsid w:val="6AA91B1D"/>
    <w:multiLevelType w:val="hybridMultilevel"/>
    <w:tmpl w:val="A764241A"/>
    <w:lvl w:ilvl="0" w:tplc="4F4686CA">
      <w:start w:val="1"/>
      <w:numFmt w:val="bullet"/>
      <w:lvlText w:val=""/>
      <w:lvlJc w:val="left"/>
      <w:pPr>
        <w:tabs>
          <w:tab w:val="num" w:pos="720"/>
        </w:tabs>
        <w:ind w:left="720" w:hanging="360"/>
      </w:pPr>
      <w:rPr>
        <w:rFonts w:ascii="Wingdings 2" w:hAnsi="Wingdings 2" w:hint="default"/>
      </w:rPr>
    </w:lvl>
    <w:lvl w:ilvl="1" w:tplc="591019CC" w:tentative="1">
      <w:start w:val="1"/>
      <w:numFmt w:val="bullet"/>
      <w:lvlText w:val=""/>
      <w:lvlJc w:val="left"/>
      <w:pPr>
        <w:tabs>
          <w:tab w:val="num" w:pos="1440"/>
        </w:tabs>
        <w:ind w:left="1440" w:hanging="360"/>
      </w:pPr>
      <w:rPr>
        <w:rFonts w:ascii="Wingdings 2" w:hAnsi="Wingdings 2" w:hint="default"/>
      </w:rPr>
    </w:lvl>
    <w:lvl w:ilvl="2" w:tplc="E74E4E46" w:tentative="1">
      <w:start w:val="1"/>
      <w:numFmt w:val="bullet"/>
      <w:lvlText w:val=""/>
      <w:lvlJc w:val="left"/>
      <w:pPr>
        <w:tabs>
          <w:tab w:val="num" w:pos="2160"/>
        </w:tabs>
        <w:ind w:left="2160" w:hanging="360"/>
      </w:pPr>
      <w:rPr>
        <w:rFonts w:ascii="Wingdings 2" w:hAnsi="Wingdings 2" w:hint="default"/>
      </w:rPr>
    </w:lvl>
    <w:lvl w:ilvl="3" w:tplc="21FAD0FE" w:tentative="1">
      <w:start w:val="1"/>
      <w:numFmt w:val="bullet"/>
      <w:lvlText w:val=""/>
      <w:lvlJc w:val="left"/>
      <w:pPr>
        <w:tabs>
          <w:tab w:val="num" w:pos="2880"/>
        </w:tabs>
        <w:ind w:left="2880" w:hanging="360"/>
      </w:pPr>
      <w:rPr>
        <w:rFonts w:ascii="Wingdings 2" w:hAnsi="Wingdings 2" w:hint="default"/>
      </w:rPr>
    </w:lvl>
    <w:lvl w:ilvl="4" w:tplc="2A58D9A6" w:tentative="1">
      <w:start w:val="1"/>
      <w:numFmt w:val="bullet"/>
      <w:lvlText w:val=""/>
      <w:lvlJc w:val="left"/>
      <w:pPr>
        <w:tabs>
          <w:tab w:val="num" w:pos="3600"/>
        </w:tabs>
        <w:ind w:left="3600" w:hanging="360"/>
      </w:pPr>
      <w:rPr>
        <w:rFonts w:ascii="Wingdings 2" w:hAnsi="Wingdings 2" w:hint="default"/>
      </w:rPr>
    </w:lvl>
    <w:lvl w:ilvl="5" w:tplc="4B4ABEF8" w:tentative="1">
      <w:start w:val="1"/>
      <w:numFmt w:val="bullet"/>
      <w:lvlText w:val=""/>
      <w:lvlJc w:val="left"/>
      <w:pPr>
        <w:tabs>
          <w:tab w:val="num" w:pos="4320"/>
        </w:tabs>
        <w:ind w:left="4320" w:hanging="360"/>
      </w:pPr>
      <w:rPr>
        <w:rFonts w:ascii="Wingdings 2" w:hAnsi="Wingdings 2" w:hint="default"/>
      </w:rPr>
    </w:lvl>
    <w:lvl w:ilvl="6" w:tplc="A588EF80" w:tentative="1">
      <w:start w:val="1"/>
      <w:numFmt w:val="bullet"/>
      <w:lvlText w:val=""/>
      <w:lvlJc w:val="left"/>
      <w:pPr>
        <w:tabs>
          <w:tab w:val="num" w:pos="5040"/>
        </w:tabs>
        <w:ind w:left="5040" w:hanging="360"/>
      </w:pPr>
      <w:rPr>
        <w:rFonts w:ascii="Wingdings 2" w:hAnsi="Wingdings 2" w:hint="default"/>
      </w:rPr>
    </w:lvl>
    <w:lvl w:ilvl="7" w:tplc="998E7B40" w:tentative="1">
      <w:start w:val="1"/>
      <w:numFmt w:val="bullet"/>
      <w:lvlText w:val=""/>
      <w:lvlJc w:val="left"/>
      <w:pPr>
        <w:tabs>
          <w:tab w:val="num" w:pos="5760"/>
        </w:tabs>
        <w:ind w:left="5760" w:hanging="360"/>
      </w:pPr>
      <w:rPr>
        <w:rFonts w:ascii="Wingdings 2" w:hAnsi="Wingdings 2" w:hint="default"/>
      </w:rPr>
    </w:lvl>
    <w:lvl w:ilvl="8" w:tplc="D138F928" w:tentative="1">
      <w:start w:val="1"/>
      <w:numFmt w:val="bullet"/>
      <w:lvlText w:val=""/>
      <w:lvlJc w:val="left"/>
      <w:pPr>
        <w:tabs>
          <w:tab w:val="num" w:pos="6480"/>
        </w:tabs>
        <w:ind w:left="6480" w:hanging="360"/>
      </w:pPr>
      <w:rPr>
        <w:rFonts w:ascii="Wingdings 2" w:hAnsi="Wingdings 2" w:hint="default"/>
      </w:rPr>
    </w:lvl>
  </w:abstractNum>
  <w:abstractNum w:abstractNumId="480" w15:restartNumberingAfterBreak="0">
    <w:nsid w:val="6AFA3D3C"/>
    <w:multiLevelType w:val="hybridMultilevel"/>
    <w:tmpl w:val="FFFFFFFF"/>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1" w15:restartNumberingAfterBreak="0">
    <w:nsid w:val="6B0B6171"/>
    <w:multiLevelType w:val="hybridMultilevel"/>
    <w:tmpl w:val="DEB0823A"/>
    <w:lvl w:ilvl="0" w:tplc="DB0E2E46">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2" w15:restartNumberingAfterBreak="0">
    <w:nsid w:val="6B9503B2"/>
    <w:multiLevelType w:val="hybridMultilevel"/>
    <w:tmpl w:val="C27EFA76"/>
    <w:lvl w:ilvl="0" w:tplc="1BDC28AC">
      <w:start w:val="1"/>
      <w:numFmt w:val="bullet"/>
      <w:lvlText w:val=""/>
      <w:lvlJc w:val="left"/>
      <w:pPr>
        <w:tabs>
          <w:tab w:val="num" w:pos="720"/>
        </w:tabs>
        <w:ind w:left="720" w:hanging="360"/>
      </w:pPr>
      <w:rPr>
        <w:rFonts w:ascii="Wingdings 2" w:hAnsi="Wingdings 2" w:hint="default"/>
      </w:rPr>
    </w:lvl>
    <w:lvl w:ilvl="1" w:tplc="A18E7388" w:tentative="1">
      <w:start w:val="1"/>
      <w:numFmt w:val="bullet"/>
      <w:lvlText w:val=""/>
      <w:lvlJc w:val="left"/>
      <w:pPr>
        <w:tabs>
          <w:tab w:val="num" w:pos="1440"/>
        </w:tabs>
        <w:ind w:left="1440" w:hanging="360"/>
      </w:pPr>
      <w:rPr>
        <w:rFonts w:ascii="Wingdings 2" w:hAnsi="Wingdings 2" w:hint="default"/>
      </w:rPr>
    </w:lvl>
    <w:lvl w:ilvl="2" w:tplc="C09A66EA" w:tentative="1">
      <w:start w:val="1"/>
      <w:numFmt w:val="bullet"/>
      <w:lvlText w:val=""/>
      <w:lvlJc w:val="left"/>
      <w:pPr>
        <w:tabs>
          <w:tab w:val="num" w:pos="2160"/>
        </w:tabs>
        <w:ind w:left="2160" w:hanging="360"/>
      </w:pPr>
      <w:rPr>
        <w:rFonts w:ascii="Wingdings 2" w:hAnsi="Wingdings 2" w:hint="default"/>
      </w:rPr>
    </w:lvl>
    <w:lvl w:ilvl="3" w:tplc="A5C62AA2" w:tentative="1">
      <w:start w:val="1"/>
      <w:numFmt w:val="bullet"/>
      <w:lvlText w:val=""/>
      <w:lvlJc w:val="left"/>
      <w:pPr>
        <w:tabs>
          <w:tab w:val="num" w:pos="2880"/>
        </w:tabs>
        <w:ind w:left="2880" w:hanging="360"/>
      </w:pPr>
      <w:rPr>
        <w:rFonts w:ascii="Wingdings 2" w:hAnsi="Wingdings 2" w:hint="default"/>
      </w:rPr>
    </w:lvl>
    <w:lvl w:ilvl="4" w:tplc="EE2C8E20" w:tentative="1">
      <w:start w:val="1"/>
      <w:numFmt w:val="bullet"/>
      <w:lvlText w:val=""/>
      <w:lvlJc w:val="left"/>
      <w:pPr>
        <w:tabs>
          <w:tab w:val="num" w:pos="3600"/>
        </w:tabs>
        <w:ind w:left="3600" w:hanging="360"/>
      </w:pPr>
      <w:rPr>
        <w:rFonts w:ascii="Wingdings 2" w:hAnsi="Wingdings 2" w:hint="default"/>
      </w:rPr>
    </w:lvl>
    <w:lvl w:ilvl="5" w:tplc="CA187B6C" w:tentative="1">
      <w:start w:val="1"/>
      <w:numFmt w:val="bullet"/>
      <w:lvlText w:val=""/>
      <w:lvlJc w:val="left"/>
      <w:pPr>
        <w:tabs>
          <w:tab w:val="num" w:pos="4320"/>
        </w:tabs>
        <w:ind w:left="4320" w:hanging="360"/>
      </w:pPr>
      <w:rPr>
        <w:rFonts w:ascii="Wingdings 2" w:hAnsi="Wingdings 2" w:hint="default"/>
      </w:rPr>
    </w:lvl>
    <w:lvl w:ilvl="6" w:tplc="497C8AAC" w:tentative="1">
      <w:start w:val="1"/>
      <w:numFmt w:val="bullet"/>
      <w:lvlText w:val=""/>
      <w:lvlJc w:val="left"/>
      <w:pPr>
        <w:tabs>
          <w:tab w:val="num" w:pos="5040"/>
        </w:tabs>
        <w:ind w:left="5040" w:hanging="360"/>
      </w:pPr>
      <w:rPr>
        <w:rFonts w:ascii="Wingdings 2" w:hAnsi="Wingdings 2" w:hint="default"/>
      </w:rPr>
    </w:lvl>
    <w:lvl w:ilvl="7" w:tplc="862853F0" w:tentative="1">
      <w:start w:val="1"/>
      <w:numFmt w:val="bullet"/>
      <w:lvlText w:val=""/>
      <w:lvlJc w:val="left"/>
      <w:pPr>
        <w:tabs>
          <w:tab w:val="num" w:pos="5760"/>
        </w:tabs>
        <w:ind w:left="5760" w:hanging="360"/>
      </w:pPr>
      <w:rPr>
        <w:rFonts w:ascii="Wingdings 2" w:hAnsi="Wingdings 2" w:hint="default"/>
      </w:rPr>
    </w:lvl>
    <w:lvl w:ilvl="8" w:tplc="B78E76DC" w:tentative="1">
      <w:start w:val="1"/>
      <w:numFmt w:val="bullet"/>
      <w:lvlText w:val=""/>
      <w:lvlJc w:val="left"/>
      <w:pPr>
        <w:tabs>
          <w:tab w:val="num" w:pos="6480"/>
        </w:tabs>
        <w:ind w:left="6480" w:hanging="360"/>
      </w:pPr>
      <w:rPr>
        <w:rFonts w:ascii="Wingdings 2" w:hAnsi="Wingdings 2" w:hint="default"/>
      </w:rPr>
    </w:lvl>
  </w:abstractNum>
  <w:abstractNum w:abstractNumId="483" w15:restartNumberingAfterBreak="0">
    <w:nsid w:val="6BD178A9"/>
    <w:multiLevelType w:val="hybridMultilevel"/>
    <w:tmpl w:val="976CBA08"/>
    <w:lvl w:ilvl="0" w:tplc="36945D70">
      <w:start w:val="1"/>
      <w:numFmt w:val="bullet"/>
      <w:lvlText w:val="•"/>
      <w:lvlJc w:val="left"/>
      <w:pPr>
        <w:tabs>
          <w:tab w:val="num" w:pos="720"/>
        </w:tabs>
        <w:ind w:left="720" w:hanging="360"/>
      </w:pPr>
      <w:rPr>
        <w:rFonts w:ascii="Arial" w:hAnsi="Arial" w:hint="default"/>
      </w:rPr>
    </w:lvl>
    <w:lvl w:ilvl="1" w:tplc="24E4A50E">
      <w:numFmt w:val="bullet"/>
      <w:lvlText w:val="•"/>
      <w:lvlJc w:val="left"/>
      <w:pPr>
        <w:tabs>
          <w:tab w:val="num" w:pos="1440"/>
        </w:tabs>
        <w:ind w:left="1440" w:hanging="360"/>
      </w:pPr>
      <w:rPr>
        <w:rFonts w:ascii="Arial" w:hAnsi="Arial" w:hint="default"/>
      </w:rPr>
    </w:lvl>
    <w:lvl w:ilvl="2" w:tplc="8A86BE0E" w:tentative="1">
      <w:start w:val="1"/>
      <w:numFmt w:val="bullet"/>
      <w:lvlText w:val="•"/>
      <w:lvlJc w:val="left"/>
      <w:pPr>
        <w:tabs>
          <w:tab w:val="num" w:pos="2160"/>
        </w:tabs>
        <w:ind w:left="2160" w:hanging="360"/>
      </w:pPr>
      <w:rPr>
        <w:rFonts w:ascii="Arial" w:hAnsi="Arial" w:hint="default"/>
      </w:rPr>
    </w:lvl>
    <w:lvl w:ilvl="3" w:tplc="93A464BE" w:tentative="1">
      <w:start w:val="1"/>
      <w:numFmt w:val="bullet"/>
      <w:lvlText w:val="•"/>
      <w:lvlJc w:val="left"/>
      <w:pPr>
        <w:tabs>
          <w:tab w:val="num" w:pos="2880"/>
        </w:tabs>
        <w:ind w:left="2880" w:hanging="360"/>
      </w:pPr>
      <w:rPr>
        <w:rFonts w:ascii="Arial" w:hAnsi="Arial" w:hint="default"/>
      </w:rPr>
    </w:lvl>
    <w:lvl w:ilvl="4" w:tplc="266C5C74" w:tentative="1">
      <w:start w:val="1"/>
      <w:numFmt w:val="bullet"/>
      <w:lvlText w:val="•"/>
      <w:lvlJc w:val="left"/>
      <w:pPr>
        <w:tabs>
          <w:tab w:val="num" w:pos="3600"/>
        </w:tabs>
        <w:ind w:left="3600" w:hanging="360"/>
      </w:pPr>
      <w:rPr>
        <w:rFonts w:ascii="Arial" w:hAnsi="Arial" w:hint="default"/>
      </w:rPr>
    </w:lvl>
    <w:lvl w:ilvl="5" w:tplc="523053C2" w:tentative="1">
      <w:start w:val="1"/>
      <w:numFmt w:val="bullet"/>
      <w:lvlText w:val="•"/>
      <w:lvlJc w:val="left"/>
      <w:pPr>
        <w:tabs>
          <w:tab w:val="num" w:pos="4320"/>
        </w:tabs>
        <w:ind w:left="4320" w:hanging="360"/>
      </w:pPr>
      <w:rPr>
        <w:rFonts w:ascii="Arial" w:hAnsi="Arial" w:hint="default"/>
      </w:rPr>
    </w:lvl>
    <w:lvl w:ilvl="6" w:tplc="A642A366" w:tentative="1">
      <w:start w:val="1"/>
      <w:numFmt w:val="bullet"/>
      <w:lvlText w:val="•"/>
      <w:lvlJc w:val="left"/>
      <w:pPr>
        <w:tabs>
          <w:tab w:val="num" w:pos="5040"/>
        </w:tabs>
        <w:ind w:left="5040" w:hanging="360"/>
      </w:pPr>
      <w:rPr>
        <w:rFonts w:ascii="Arial" w:hAnsi="Arial" w:hint="default"/>
      </w:rPr>
    </w:lvl>
    <w:lvl w:ilvl="7" w:tplc="FC200520" w:tentative="1">
      <w:start w:val="1"/>
      <w:numFmt w:val="bullet"/>
      <w:lvlText w:val="•"/>
      <w:lvlJc w:val="left"/>
      <w:pPr>
        <w:tabs>
          <w:tab w:val="num" w:pos="5760"/>
        </w:tabs>
        <w:ind w:left="5760" w:hanging="360"/>
      </w:pPr>
      <w:rPr>
        <w:rFonts w:ascii="Arial" w:hAnsi="Arial" w:hint="default"/>
      </w:rPr>
    </w:lvl>
    <w:lvl w:ilvl="8" w:tplc="FBFC7916" w:tentative="1">
      <w:start w:val="1"/>
      <w:numFmt w:val="bullet"/>
      <w:lvlText w:val="•"/>
      <w:lvlJc w:val="left"/>
      <w:pPr>
        <w:tabs>
          <w:tab w:val="num" w:pos="6480"/>
        </w:tabs>
        <w:ind w:left="6480" w:hanging="360"/>
      </w:pPr>
      <w:rPr>
        <w:rFonts w:ascii="Arial" w:hAnsi="Arial" w:hint="default"/>
      </w:rPr>
    </w:lvl>
  </w:abstractNum>
  <w:abstractNum w:abstractNumId="484" w15:restartNumberingAfterBreak="0">
    <w:nsid w:val="6BDB73B7"/>
    <w:multiLevelType w:val="hybridMultilevel"/>
    <w:tmpl w:val="E56861EC"/>
    <w:lvl w:ilvl="0" w:tplc="00AC3552">
      <w:start w:val="1"/>
      <w:numFmt w:val="bullet"/>
      <w:lvlText w:val="•"/>
      <w:lvlJc w:val="left"/>
      <w:pPr>
        <w:tabs>
          <w:tab w:val="num" w:pos="720"/>
        </w:tabs>
        <w:ind w:left="720" w:hanging="360"/>
      </w:pPr>
      <w:rPr>
        <w:rFonts w:ascii="Arial" w:hAnsi="Arial" w:hint="default"/>
      </w:rPr>
    </w:lvl>
    <w:lvl w:ilvl="1" w:tplc="12C43008" w:tentative="1">
      <w:start w:val="1"/>
      <w:numFmt w:val="bullet"/>
      <w:lvlText w:val="•"/>
      <w:lvlJc w:val="left"/>
      <w:pPr>
        <w:tabs>
          <w:tab w:val="num" w:pos="1440"/>
        </w:tabs>
        <w:ind w:left="1440" w:hanging="360"/>
      </w:pPr>
      <w:rPr>
        <w:rFonts w:ascii="Arial" w:hAnsi="Arial" w:hint="default"/>
      </w:rPr>
    </w:lvl>
    <w:lvl w:ilvl="2" w:tplc="07F0FA0E" w:tentative="1">
      <w:start w:val="1"/>
      <w:numFmt w:val="bullet"/>
      <w:lvlText w:val="•"/>
      <w:lvlJc w:val="left"/>
      <w:pPr>
        <w:tabs>
          <w:tab w:val="num" w:pos="2160"/>
        </w:tabs>
        <w:ind w:left="2160" w:hanging="360"/>
      </w:pPr>
      <w:rPr>
        <w:rFonts w:ascii="Arial" w:hAnsi="Arial" w:hint="default"/>
      </w:rPr>
    </w:lvl>
    <w:lvl w:ilvl="3" w:tplc="A658F4E4" w:tentative="1">
      <w:start w:val="1"/>
      <w:numFmt w:val="bullet"/>
      <w:lvlText w:val="•"/>
      <w:lvlJc w:val="left"/>
      <w:pPr>
        <w:tabs>
          <w:tab w:val="num" w:pos="2880"/>
        </w:tabs>
        <w:ind w:left="2880" w:hanging="360"/>
      </w:pPr>
      <w:rPr>
        <w:rFonts w:ascii="Arial" w:hAnsi="Arial" w:hint="default"/>
      </w:rPr>
    </w:lvl>
    <w:lvl w:ilvl="4" w:tplc="9A4CD240" w:tentative="1">
      <w:start w:val="1"/>
      <w:numFmt w:val="bullet"/>
      <w:lvlText w:val="•"/>
      <w:lvlJc w:val="left"/>
      <w:pPr>
        <w:tabs>
          <w:tab w:val="num" w:pos="3600"/>
        </w:tabs>
        <w:ind w:left="3600" w:hanging="360"/>
      </w:pPr>
      <w:rPr>
        <w:rFonts w:ascii="Arial" w:hAnsi="Arial" w:hint="default"/>
      </w:rPr>
    </w:lvl>
    <w:lvl w:ilvl="5" w:tplc="91D4E902" w:tentative="1">
      <w:start w:val="1"/>
      <w:numFmt w:val="bullet"/>
      <w:lvlText w:val="•"/>
      <w:lvlJc w:val="left"/>
      <w:pPr>
        <w:tabs>
          <w:tab w:val="num" w:pos="4320"/>
        </w:tabs>
        <w:ind w:left="4320" w:hanging="360"/>
      </w:pPr>
      <w:rPr>
        <w:rFonts w:ascii="Arial" w:hAnsi="Arial" w:hint="default"/>
      </w:rPr>
    </w:lvl>
    <w:lvl w:ilvl="6" w:tplc="8F5AEC22" w:tentative="1">
      <w:start w:val="1"/>
      <w:numFmt w:val="bullet"/>
      <w:lvlText w:val="•"/>
      <w:lvlJc w:val="left"/>
      <w:pPr>
        <w:tabs>
          <w:tab w:val="num" w:pos="5040"/>
        </w:tabs>
        <w:ind w:left="5040" w:hanging="360"/>
      </w:pPr>
      <w:rPr>
        <w:rFonts w:ascii="Arial" w:hAnsi="Arial" w:hint="default"/>
      </w:rPr>
    </w:lvl>
    <w:lvl w:ilvl="7" w:tplc="69B4947E" w:tentative="1">
      <w:start w:val="1"/>
      <w:numFmt w:val="bullet"/>
      <w:lvlText w:val="•"/>
      <w:lvlJc w:val="left"/>
      <w:pPr>
        <w:tabs>
          <w:tab w:val="num" w:pos="5760"/>
        </w:tabs>
        <w:ind w:left="5760" w:hanging="360"/>
      </w:pPr>
      <w:rPr>
        <w:rFonts w:ascii="Arial" w:hAnsi="Arial" w:hint="default"/>
      </w:rPr>
    </w:lvl>
    <w:lvl w:ilvl="8" w:tplc="25D00062" w:tentative="1">
      <w:start w:val="1"/>
      <w:numFmt w:val="bullet"/>
      <w:lvlText w:val="•"/>
      <w:lvlJc w:val="left"/>
      <w:pPr>
        <w:tabs>
          <w:tab w:val="num" w:pos="6480"/>
        </w:tabs>
        <w:ind w:left="6480" w:hanging="360"/>
      </w:pPr>
      <w:rPr>
        <w:rFonts w:ascii="Arial" w:hAnsi="Arial" w:hint="default"/>
      </w:rPr>
    </w:lvl>
  </w:abstractNum>
  <w:abstractNum w:abstractNumId="485" w15:restartNumberingAfterBreak="0">
    <w:nsid w:val="6C235292"/>
    <w:multiLevelType w:val="hybridMultilevel"/>
    <w:tmpl w:val="E41A65DA"/>
    <w:lvl w:ilvl="0" w:tplc="D38406C2">
      <w:start w:val="1"/>
      <w:numFmt w:val="bullet"/>
      <w:lvlText w:val=""/>
      <w:lvlJc w:val="left"/>
      <w:pPr>
        <w:tabs>
          <w:tab w:val="num" w:pos="720"/>
        </w:tabs>
        <w:ind w:left="720" w:hanging="360"/>
      </w:pPr>
      <w:rPr>
        <w:rFonts w:ascii="Wingdings" w:hAnsi="Wingdings" w:hint="default"/>
      </w:rPr>
    </w:lvl>
    <w:lvl w:ilvl="1" w:tplc="B468A6C0" w:tentative="1">
      <w:start w:val="1"/>
      <w:numFmt w:val="bullet"/>
      <w:lvlText w:val=""/>
      <w:lvlJc w:val="left"/>
      <w:pPr>
        <w:tabs>
          <w:tab w:val="num" w:pos="1440"/>
        </w:tabs>
        <w:ind w:left="1440" w:hanging="360"/>
      </w:pPr>
      <w:rPr>
        <w:rFonts w:ascii="Wingdings" w:hAnsi="Wingdings" w:hint="default"/>
      </w:rPr>
    </w:lvl>
    <w:lvl w:ilvl="2" w:tplc="A2FC1D9A" w:tentative="1">
      <w:start w:val="1"/>
      <w:numFmt w:val="bullet"/>
      <w:lvlText w:val=""/>
      <w:lvlJc w:val="left"/>
      <w:pPr>
        <w:tabs>
          <w:tab w:val="num" w:pos="2160"/>
        </w:tabs>
        <w:ind w:left="2160" w:hanging="360"/>
      </w:pPr>
      <w:rPr>
        <w:rFonts w:ascii="Wingdings" w:hAnsi="Wingdings" w:hint="default"/>
      </w:rPr>
    </w:lvl>
    <w:lvl w:ilvl="3" w:tplc="FEAA67C6" w:tentative="1">
      <w:start w:val="1"/>
      <w:numFmt w:val="bullet"/>
      <w:lvlText w:val=""/>
      <w:lvlJc w:val="left"/>
      <w:pPr>
        <w:tabs>
          <w:tab w:val="num" w:pos="2880"/>
        </w:tabs>
        <w:ind w:left="2880" w:hanging="360"/>
      </w:pPr>
      <w:rPr>
        <w:rFonts w:ascii="Wingdings" w:hAnsi="Wingdings" w:hint="default"/>
      </w:rPr>
    </w:lvl>
    <w:lvl w:ilvl="4" w:tplc="9EFEF1E6" w:tentative="1">
      <w:start w:val="1"/>
      <w:numFmt w:val="bullet"/>
      <w:lvlText w:val=""/>
      <w:lvlJc w:val="left"/>
      <w:pPr>
        <w:tabs>
          <w:tab w:val="num" w:pos="3600"/>
        </w:tabs>
        <w:ind w:left="3600" w:hanging="360"/>
      </w:pPr>
      <w:rPr>
        <w:rFonts w:ascii="Wingdings" w:hAnsi="Wingdings" w:hint="default"/>
      </w:rPr>
    </w:lvl>
    <w:lvl w:ilvl="5" w:tplc="B7DA98D6" w:tentative="1">
      <w:start w:val="1"/>
      <w:numFmt w:val="bullet"/>
      <w:lvlText w:val=""/>
      <w:lvlJc w:val="left"/>
      <w:pPr>
        <w:tabs>
          <w:tab w:val="num" w:pos="4320"/>
        </w:tabs>
        <w:ind w:left="4320" w:hanging="360"/>
      </w:pPr>
      <w:rPr>
        <w:rFonts w:ascii="Wingdings" w:hAnsi="Wingdings" w:hint="default"/>
      </w:rPr>
    </w:lvl>
    <w:lvl w:ilvl="6" w:tplc="C6E610C6" w:tentative="1">
      <w:start w:val="1"/>
      <w:numFmt w:val="bullet"/>
      <w:lvlText w:val=""/>
      <w:lvlJc w:val="left"/>
      <w:pPr>
        <w:tabs>
          <w:tab w:val="num" w:pos="5040"/>
        </w:tabs>
        <w:ind w:left="5040" w:hanging="360"/>
      </w:pPr>
      <w:rPr>
        <w:rFonts w:ascii="Wingdings" w:hAnsi="Wingdings" w:hint="default"/>
      </w:rPr>
    </w:lvl>
    <w:lvl w:ilvl="7" w:tplc="F90CF3B2" w:tentative="1">
      <w:start w:val="1"/>
      <w:numFmt w:val="bullet"/>
      <w:lvlText w:val=""/>
      <w:lvlJc w:val="left"/>
      <w:pPr>
        <w:tabs>
          <w:tab w:val="num" w:pos="5760"/>
        </w:tabs>
        <w:ind w:left="5760" w:hanging="360"/>
      </w:pPr>
      <w:rPr>
        <w:rFonts w:ascii="Wingdings" w:hAnsi="Wingdings" w:hint="default"/>
      </w:rPr>
    </w:lvl>
    <w:lvl w:ilvl="8" w:tplc="81A86ECE" w:tentative="1">
      <w:start w:val="1"/>
      <w:numFmt w:val="bullet"/>
      <w:lvlText w:val=""/>
      <w:lvlJc w:val="left"/>
      <w:pPr>
        <w:tabs>
          <w:tab w:val="num" w:pos="6480"/>
        </w:tabs>
        <w:ind w:left="6480" w:hanging="360"/>
      </w:pPr>
      <w:rPr>
        <w:rFonts w:ascii="Wingdings" w:hAnsi="Wingdings" w:hint="default"/>
      </w:rPr>
    </w:lvl>
  </w:abstractNum>
  <w:abstractNum w:abstractNumId="486" w15:restartNumberingAfterBreak="0">
    <w:nsid w:val="6C665BB2"/>
    <w:multiLevelType w:val="hybridMultilevel"/>
    <w:tmpl w:val="16B0D254"/>
    <w:lvl w:ilvl="0" w:tplc="803AB3FE">
      <w:start w:val="1"/>
      <w:numFmt w:val="bullet"/>
      <w:lvlText w:val=""/>
      <w:lvlJc w:val="left"/>
      <w:pPr>
        <w:tabs>
          <w:tab w:val="num" w:pos="720"/>
        </w:tabs>
        <w:ind w:left="720" w:hanging="360"/>
      </w:pPr>
      <w:rPr>
        <w:rFonts w:ascii="Wingdings" w:hAnsi="Wingdings" w:hint="default"/>
      </w:rPr>
    </w:lvl>
    <w:lvl w:ilvl="1" w:tplc="A4106F44" w:tentative="1">
      <w:start w:val="1"/>
      <w:numFmt w:val="bullet"/>
      <w:lvlText w:val=""/>
      <w:lvlJc w:val="left"/>
      <w:pPr>
        <w:tabs>
          <w:tab w:val="num" w:pos="1440"/>
        </w:tabs>
        <w:ind w:left="1440" w:hanging="360"/>
      </w:pPr>
      <w:rPr>
        <w:rFonts w:ascii="Wingdings" w:hAnsi="Wingdings" w:hint="default"/>
      </w:rPr>
    </w:lvl>
    <w:lvl w:ilvl="2" w:tplc="E38284AA" w:tentative="1">
      <w:start w:val="1"/>
      <w:numFmt w:val="bullet"/>
      <w:lvlText w:val=""/>
      <w:lvlJc w:val="left"/>
      <w:pPr>
        <w:tabs>
          <w:tab w:val="num" w:pos="2160"/>
        </w:tabs>
        <w:ind w:left="2160" w:hanging="360"/>
      </w:pPr>
      <w:rPr>
        <w:rFonts w:ascii="Wingdings" w:hAnsi="Wingdings" w:hint="default"/>
      </w:rPr>
    </w:lvl>
    <w:lvl w:ilvl="3" w:tplc="EAA20D6C" w:tentative="1">
      <w:start w:val="1"/>
      <w:numFmt w:val="bullet"/>
      <w:lvlText w:val=""/>
      <w:lvlJc w:val="left"/>
      <w:pPr>
        <w:tabs>
          <w:tab w:val="num" w:pos="2880"/>
        </w:tabs>
        <w:ind w:left="2880" w:hanging="360"/>
      </w:pPr>
      <w:rPr>
        <w:rFonts w:ascii="Wingdings" w:hAnsi="Wingdings" w:hint="default"/>
      </w:rPr>
    </w:lvl>
    <w:lvl w:ilvl="4" w:tplc="2744A7D0" w:tentative="1">
      <w:start w:val="1"/>
      <w:numFmt w:val="bullet"/>
      <w:lvlText w:val=""/>
      <w:lvlJc w:val="left"/>
      <w:pPr>
        <w:tabs>
          <w:tab w:val="num" w:pos="3600"/>
        </w:tabs>
        <w:ind w:left="3600" w:hanging="360"/>
      </w:pPr>
      <w:rPr>
        <w:rFonts w:ascii="Wingdings" w:hAnsi="Wingdings" w:hint="default"/>
      </w:rPr>
    </w:lvl>
    <w:lvl w:ilvl="5" w:tplc="70C8207E" w:tentative="1">
      <w:start w:val="1"/>
      <w:numFmt w:val="bullet"/>
      <w:lvlText w:val=""/>
      <w:lvlJc w:val="left"/>
      <w:pPr>
        <w:tabs>
          <w:tab w:val="num" w:pos="4320"/>
        </w:tabs>
        <w:ind w:left="4320" w:hanging="360"/>
      </w:pPr>
      <w:rPr>
        <w:rFonts w:ascii="Wingdings" w:hAnsi="Wingdings" w:hint="default"/>
      </w:rPr>
    </w:lvl>
    <w:lvl w:ilvl="6" w:tplc="CB5E59DC" w:tentative="1">
      <w:start w:val="1"/>
      <w:numFmt w:val="bullet"/>
      <w:lvlText w:val=""/>
      <w:lvlJc w:val="left"/>
      <w:pPr>
        <w:tabs>
          <w:tab w:val="num" w:pos="5040"/>
        </w:tabs>
        <w:ind w:left="5040" w:hanging="360"/>
      </w:pPr>
      <w:rPr>
        <w:rFonts w:ascii="Wingdings" w:hAnsi="Wingdings" w:hint="default"/>
      </w:rPr>
    </w:lvl>
    <w:lvl w:ilvl="7" w:tplc="CEAC24C4" w:tentative="1">
      <w:start w:val="1"/>
      <w:numFmt w:val="bullet"/>
      <w:lvlText w:val=""/>
      <w:lvlJc w:val="left"/>
      <w:pPr>
        <w:tabs>
          <w:tab w:val="num" w:pos="5760"/>
        </w:tabs>
        <w:ind w:left="5760" w:hanging="360"/>
      </w:pPr>
      <w:rPr>
        <w:rFonts w:ascii="Wingdings" w:hAnsi="Wingdings" w:hint="default"/>
      </w:rPr>
    </w:lvl>
    <w:lvl w:ilvl="8" w:tplc="B8C28BA0" w:tentative="1">
      <w:start w:val="1"/>
      <w:numFmt w:val="bullet"/>
      <w:lvlText w:val=""/>
      <w:lvlJc w:val="left"/>
      <w:pPr>
        <w:tabs>
          <w:tab w:val="num" w:pos="6480"/>
        </w:tabs>
        <w:ind w:left="6480" w:hanging="360"/>
      </w:pPr>
      <w:rPr>
        <w:rFonts w:ascii="Wingdings" w:hAnsi="Wingdings" w:hint="default"/>
      </w:rPr>
    </w:lvl>
  </w:abstractNum>
  <w:abstractNum w:abstractNumId="487" w15:restartNumberingAfterBreak="0">
    <w:nsid w:val="6C665D65"/>
    <w:multiLevelType w:val="hybridMultilevel"/>
    <w:tmpl w:val="7130DE48"/>
    <w:lvl w:ilvl="0" w:tplc="F94090EC">
      <w:start w:val="1"/>
      <w:numFmt w:val="bullet"/>
      <w:lvlText w:val="•"/>
      <w:lvlJc w:val="left"/>
      <w:pPr>
        <w:tabs>
          <w:tab w:val="num" w:pos="1440"/>
        </w:tabs>
        <w:ind w:left="1440" w:hanging="360"/>
      </w:pPr>
      <w:rPr>
        <w:rFonts w:ascii="Arial" w:hAnsi="Arial" w:hint="default"/>
      </w:rPr>
    </w:lvl>
    <w:lvl w:ilvl="1" w:tplc="4B324F90" w:tentative="1">
      <w:start w:val="1"/>
      <w:numFmt w:val="bullet"/>
      <w:lvlText w:val="•"/>
      <w:lvlJc w:val="left"/>
      <w:pPr>
        <w:tabs>
          <w:tab w:val="num" w:pos="2160"/>
        </w:tabs>
        <w:ind w:left="2160" w:hanging="360"/>
      </w:pPr>
      <w:rPr>
        <w:rFonts w:ascii="Arial" w:hAnsi="Arial" w:hint="default"/>
      </w:rPr>
    </w:lvl>
    <w:lvl w:ilvl="2" w:tplc="99AE4D08" w:tentative="1">
      <w:start w:val="1"/>
      <w:numFmt w:val="bullet"/>
      <w:lvlText w:val="•"/>
      <w:lvlJc w:val="left"/>
      <w:pPr>
        <w:tabs>
          <w:tab w:val="num" w:pos="2880"/>
        </w:tabs>
        <w:ind w:left="2880" w:hanging="360"/>
      </w:pPr>
      <w:rPr>
        <w:rFonts w:ascii="Arial" w:hAnsi="Arial" w:hint="default"/>
      </w:rPr>
    </w:lvl>
    <w:lvl w:ilvl="3" w:tplc="AC8040FE" w:tentative="1">
      <w:start w:val="1"/>
      <w:numFmt w:val="bullet"/>
      <w:lvlText w:val="•"/>
      <w:lvlJc w:val="left"/>
      <w:pPr>
        <w:tabs>
          <w:tab w:val="num" w:pos="3600"/>
        </w:tabs>
        <w:ind w:left="3600" w:hanging="360"/>
      </w:pPr>
      <w:rPr>
        <w:rFonts w:ascii="Arial" w:hAnsi="Arial" w:hint="default"/>
      </w:rPr>
    </w:lvl>
    <w:lvl w:ilvl="4" w:tplc="9F9E2076" w:tentative="1">
      <w:start w:val="1"/>
      <w:numFmt w:val="bullet"/>
      <w:lvlText w:val="•"/>
      <w:lvlJc w:val="left"/>
      <w:pPr>
        <w:tabs>
          <w:tab w:val="num" w:pos="4320"/>
        </w:tabs>
        <w:ind w:left="4320" w:hanging="360"/>
      </w:pPr>
      <w:rPr>
        <w:rFonts w:ascii="Arial" w:hAnsi="Arial" w:hint="default"/>
      </w:rPr>
    </w:lvl>
    <w:lvl w:ilvl="5" w:tplc="92A68D20" w:tentative="1">
      <w:start w:val="1"/>
      <w:numFmt w:val="bullet"/>
      <w:lvlText w:val="•"/>
      <w:lvlJc w:val="left"/>
      <w:pPr>
        <w:tabs>
          <w:tab w:val="num" w:pos="5040"/>
        </w:tabs>
        <w:ind w:left="5040" w:hanging="360"/>
      </w:pPr>
      <w:rPr>
        <w:rFonts w:ascii="Arial" w:hAnsi="Arial" w:hint="default"/>
      </w:rPr>
    </w:lvl>
    <w:lvl w:ilvl="6" w:tplc="706088A8" w:tentative="1">
      <w:start w:val="1"/>
      <w:numFmt w:val="bullet"/>
      <w:lvlText w:val="•"/>
      <w:lvlJc w:val="left"/>
      <w:pPr>
        <w:tabs>
          <w:tab w:val="num" w:pos="5760"/>
        </w:tabs>
        <w:ind w:left="5760" w:hanging="360"/>
      </w:pPr>
      <w:rPr>
        <w:rFonts w:ascii="Arial" w:hAnsi="Arial" w:hint="default"/>
      </w:rPr>
    </w:lvl>
    <w:lvl w:ilvl="7" w:tplc="2C9842C8" w:tentative="1">
      <w:start w:val="1"/>
      <w:numFmt w:val="bullet"/>
      <w:lvlText w:val="•"/>
      <w:lvlJc w:val="left"/>
      <w:pPr>
        <w:tabs>
          <w:tab w:val="num" w:pos="6480"/>
        </w:tabs>
        <w:ind w:left="6480" w:hanging="360"/>
      </w:pPr>
      <w:rPr>
        <w:rFonts w:ascii="Arial" w:hAnsi="Arial" w:hint="default"/>
      </w:rPr>
    </w:lvl>
    <w:lvl w:ilvl="8" w:tplc="48E04DF0" w:tentative="1">
      <w:start w:val="1"/>
      <w:numFmt w:val="bullet"/>
      <w:lvlText w:val="•"/>
      <w:lvlJc w:val="left"/>
      <w:pPr>
        <w:tabs>
          <w:tab w:val="num" w:pos="7200"/>
        </w:tabs>
        <w:ind w:left="7200" w:hanging="360"/>
      </w:pPr>
      <w:rPr>
        <w:rFonts w:ascii="Arial" w:hAnsi="Arial" w:hint="default"/>
      </w:rPr>
    </w:lvl>
  </w:abstractNum>
  <w:abstractNum w:abstractNumId="488" w15:restartNumberingAfterBreak="0">
    <w:nsid w:val="6CA07C80"/>
    <w:multiLevelType w:val="hybridMultilevel"/>
    <w:tmpl w:val="FFFFFFFF"/>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9" w15:restartNumberingAfterBreak="0">
    <w:nsid w:val="6CAF4613"/>
    <w:multiLevelType w:val="hybridMultilevel"/>
    <w:tmpl w:val="36EEA384"/>
    <w:lvl w:ilvl="0" w:tplc="6AF23ABE">
      <w:start w:val="1"/>
      <w:numFmt w:val="bullet"/>
      <w:lvlText w:val=""/>
      <w:lvlJc w:val="left"/>
      <w:pPr>
        <w:tabs>
          <w:tab w:val="num" w:pos="720"/>
        </w:tabs>
        <w:ind w:left="720" w:hanging="360"/>
      </w:pPr>
      <w:rPr>
        <w:rFonts w:ascii="Wingdings" w:hAnsi="Wingdings" w:hint="default"/>
      </w:rPr>
    </w:lvl>
    <w:lvl w:ilvl="1" w:tplc="FD6CB70C">
      <w:numFmt w:val="bullet"/>
      <w:lvlText w:val=""/>
      <w:lvlJc w:val="left"/>
      <w:pPr>
        <w:tabs>
          <w:tab w:val="num" w:pos="1440"/>
        </w:tabs>
        <w:ind w:left="1440" w:hanging="360"/>
      </w:pPr>
      <w:rPr>
        <w:rFonts w:ascii="Wingdings" w:hAnsi="Wingdings" w:hint="default"/>
      </w:rPr>
    </w:lvl>
    <w:lvl w:ilvl="2" w:tplc="DF4C24A0" w:tentative="1">
      <w:start w:val="1"/>
      <w:numFmt w:val="bullet"/>
      <w:lvlText w:val=""/>
      <w:lvlJc w:val="left"/>
      <w:pPr>
        <w:tabs>
          <w:tab w:val="num" w:pos="2160"/>
        </w:tabs>
        <w:ind w:left="2160" w:hanging="360"/>
      </w:pPr>
      <w:rPr>
        <w:rFonts w:ascii="Wingdings" w:hAnsi="Wingdings" w:hint="default"/>
      </w:rPr>
    </w:lvl>
    <w:lvl w:ilvl="3" w:tplc="8A7EAE44" w:tentative="1">
      <w:start w:val="1"/>
      <w:numFmt w:val="bullet"/>
      <w:lvlText w:val=""/>
      <w:lvlJc w:val="left"/>
      <w:pPr>
        <w:tabs>
          <w:tab w:val="num" w:pos="2880"/>
        </w:tabs>
        <w:ind w:left="2880" w:hanging="360"/>
      </w:pPr>
      <w:rPr>
        <w:rFonts w:ascii="Wingdings" w:hAnsi="Wingdings" w:hint="default"/>
      </w:rPr>
    </w:lvl>
    <w:lvl w:ilvl="4" w:tplc="E1482276" w:tentative="1">
      <w:start w:val="1"/>
      <w:numFmt w:val="bullet"/>
      <w:lvlText w:val=""/>
      <w:lvlJc w:val="left"/>
      <w:pPr>
        <w:tabs>
          <w:tab w:val="num" w:pos="3600"/>
        </w:tabs>
        <w:ind w:left="3600" w:hanging="360"/>
      </w:pPr>
      <w:rPr>
        <w:rFonts w:ascii="Wingdings" w:hAnsi="Wingdings" w:hint="default"/>
      </w:rPr>
    </w:lvl>
    <w:lvl w:ilvl="5" w:tplc="512C6420" w:tentative="1">
      <w:start w:val="1"/>
      <w:numFmt w:val="bullet"/>
      <w:lvlText w:val=""/>
      <w:lvlJc w:val="left"/>
      <w:pPr>
        <w:tabs>
          <w:tab w:val="num" w:pos="4320"/>
        </w:tabs>
        <w:ind w:left="4320" w:hanging="360"/>
      </w:pPr>
      <w:rPr>
        <w:rFonts w:ascii="Wingdings" w:hAnsi="Wingdings" w:hint="default"/>
      </w:rPr>
    </w:lvl>
    <w:lvl w:ilvl="6" w:tplc="ABAEE6F4" w:tentative="1">
      <w:start w:val="1"/>
      <w:numFmt w:val="bullet"/>
      <w:lvlText w:val=""/>
      <w:lvlJc w:val="left"/>
      <w:pPr>
        <w:tabs>
          <w:tab w:val="num" w:pos="5040"/>
        </w:tabs>
        <w:ind w:left="5040" w:hanging="360"/>
      </w:pPr>
      <w:rPr>
        <w:rFonts w:ascii="Wingdings" w:hAnsi="Wingdings" w:hint="default"/>
      </w:rPr>
    </w:lvl>
    <w:lvl w:ilvl="7" w:tplc="AA2A77B0" w:tentative="1">
      <w:start w:val="1"/>
      <w:numFmt w:val="bullet"/>
      <w:lvlText w:val=""/>
      <w:lvlJc w:val="left"/>
      <w:pPr>
        <w:tabs>
          <w:tab w:val="num" w:pos="5760"/>
        </w:tabs>
        <w:ind w:left="5760" w:hanging="360"/>
      </w:pPr>
      <w:rPr>
        <w:rFonts w:ascii="Wingdings" w:hAnsi="Wingdings" w:hint="default"/>
      </w:rPr>
    </w:lvl>
    <w:lvl w:ilvl="8" w:tplc="1654E480" w:tentative="1">
      <w:start w:val="1"/>
      <w:numFmt w:val="bullet"/>
      <w:lvlText w:val=""/>
      <w:lvlJc w:val="left"/>
      <w:pPr>
        <w:tabs>
          <w:tab w:val="num" w:pos="6480"/>
        </w:tabs>
        <w:ind w:left="6480" w:hanging="360"/>
      </w:pPr>
      <w:rPr>
        <w:rFonts w:ascii="Wingdings" w:hAnsi="Wingdings" w:hint="default"/>
      </w:rPr>
    </w:lvl>
  </w:abstractNum>
  <w:abstractNum w:abstractNumId="490" w15:restartNumberingAfterBreak="0">
    <w:nsid w:val="6D1214F8"/>
    <w:multiLevelType w:val="hybridMultilevel"/>
    <w:tmpl w:val="FB1CF340"/>
    <w:lvl w:ilvl="0" w:tplc="3B00ECBC">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1" w15:restartNumberingAfterBreak="0">
    <w:nsid w:val="6D1C29D8"/>
    <w:multiLevelType w:val="hybridMultilevel"/>
    <w:tmpl w:val="03C637B4"/>
    <w:lvl w:ilvl="0" w:tplc="7A625E8A">
      <w:start w:val="1"/>
      <w:numFmt w:val="bullet"/>
      <w:lvlText w:val=""/>
      <w:lvlJc w:val="left"/>
      <w:pPr>
        <w:tabs>
          <w:tab w:val="num" w:pos="720"/>
        </w:tabs>
        <w:ind w:left="720" w:hanging="360"/>
      </w:pPr>
      <w:rPr>
        <w:rFonts w:ascii="Wingdings" w:hAnsi="Wingdings" w:hint="default"/>
      </w:rPr>
    </w:lvl>
    <w:lvl w:ilvl="1" w:tplc="34808150" w:tentative="1">
      <w:start w:val="1"/>
      <w:numFmt w:val="bullet"/>
      <w:lvlText w:val=""/>
      <w:lvlJc w:val="left"/>
      <w:pPr>
        <w:tabs>
          <w:tab w:val="num" w:pos="1440"/>
        </w:tabs>
        <w:ind w:left="1440" w:hanging="360"/>
      </w:pPr>
      <w:rPr>
        <w:rFonts w:ascii="Wingdings" w:hAnsi="Wingdings" w:hint="default"/>
      </w:rPr>
    </w:lvl>
    <w:lvl w:ilvl="2" w:tplc="75FE19A0" w:tentative="1">
      <w:start w:val="1"/>
      <w:numFmt w:val="bullet"/>
      <w:lvlText w:val=""/>
      <w:lvlJc w:val="left"/>
      <w:pPr>
        <w:tabs>
          <w:tab w:val="num" w:pos="2160"/>
        </w:tabs>
        <w:ind w:left="2160" w:hanging="360"/>
      </w:pPr>
      <w:rPr>
        <w:rFonts w:ascii="Wingdings" w:hAnsi="Wingdings" w:hint="default"/>
      </w:rPr>
    </w:lvl>
    <w:lvl w:ilvl="3" w:tplc="6CB4B410" w:tentative="1">
      <w:start w:val="1"/>
      <w:numFmt w:val="bullet"/>
      <w:lvlText w:val=""/>
      <w:lvlJc w:val="left"/>
      <w:pPr>
        <w:tabs>
          <w:tab w:val="num" w:pos="2880"/>
        </w:tabs>
        <w:ind w:left="2880" w:hanging="360"/>
      </w:pPr>
      <w:rPr>
        <w:rFonts w:ascii="Wingdings" w:hAnsi="Wingdings" w:hint="default"/>
      </w:rPr>
    </w:lvl>
    <w:lvl w:ilvl="4" w:tplc="7E90EFCA" w:tentative="1">
      <w:start w:val="1"/>
      <w:numFmt w:val="bullet"/>
      <w:lvlText w:val=""/>
      <w:lvlJc w:val="left"/>
      <w:pPr>
        <w:tabs>
          <w:tab w:val="num" w:pos="3600"/>
        </w:tabs>
        <w:ind w:left="3600" w:hanging="360"/>
      </w:pPr>
      <w:rPr>
        <w:rFonts w:ascii="Wingdings" w:hAnsi="Wingdings" w:hint="default"/>
      </w:rPr>
    </w:lvl>
    <w:lvl w:ilvl="5" w:tplc="AD02D1A0" w:tentative="1">
      <w:start w:val="1"/>
      <w:numFmt w:val="bullet"/>
      <w:lvlText w:val=""/>
      <w:lvlJc w:val="left"/>
      <w:pPr>
        <w:tabs>
          <w:tab w:val="num" w:pos="4320"/>
        </w:tabs>
        <w:ind w:left="4320" w:hanging="360"/>
      </w:pPr>
      <w:rPr>
        <w:rFonts w:ascii="Wingdings" w:hAnsi="Wingdings" w:hint="default"/>
      </w:rPr>
    </w:lvl>
    <w:lvl w:ilvl="6" w:tplc="A51832D2" w:tentative="1">
      <w:start w:val="1"/>
      <w:numFmt w:val="bullet"/>
      <w:lvlText w:val=""/>
      <w:lvlJc w:val="left"/>
      <w:pPr>
        <w:tabs>
          <w:tab w:val="num" w:pos="5040"/>
        </w:tabs>
        <w:ind w:left="5040" w:hanging="360"/>
      </w:pPr>
      <w:rPr>
        <w:rFonts w:ascii="Wingdings" w:hAnsi="Wingdings" w:hint="default"/>
      </w:rPr>
    </w:lvl>
    <w:lvl w:ilvl="7" w:tplc="F47CE856" w:tentative="1">
      <w:start w:val="1"/>
      <w:numFmt w:val="bullet"/>
      <w:lvlText w:val=""/>
      <w:lvlJc w:val="left"/>
      <w:pPr>
        <w:tabs>
          <w:tab w:val="num" w:pos="5760"/>
        </w:tabs>
        <w:ind w:left="5760" w:hanging="360"/>
      </w:pPr>
      <w:rPr>
        <w:rFonts w:ascii="Wingdings" w:hAnsi="Wingdings" w:hint="default"/>
      </w:rPr>
    </w:lvl>
    <w:lvl w:ilvl="8" w:tplc="B4629E86" w:tentative="1">
      <w:start w:val="1"/>
      <w:numFmt w:val="bullet"/>
      <w:lvlText w:val=""/>
      <w:lvlJc w:val="left"/>
      <w:pPr>
        <w:tabs>
          <w:tab w:val="num" w:pos="6480"/>
        </w:tabs>
        <w:ind w:left="6480" w:hanging="360"/>
      </w:pPr>
      <w:rPr>
        <w:rFonts w:ascii="Wingdings" w:hAnsi="Wingdings" w:hint="default"/>
      </w:rPr>
    </w:lvl>
  </w:abstractNum>
  <w:abstractNum w:abstractNumId="492" w15:restartNumberingAfterBreak="0">
    <w:nsid w:val="6D4E2609"/>
    <w:multiLevelType w:val="hybridMultilevel"/>
    <w:tmpl w:val="CFF47D68"/>
    <w:lvl w:ilvl="0" w:tplc="85E65BF6">
      <w:start w:val="1"/>
      <w:numFmt w:val="bullet"/>
      <w:lvlText w:val="•"/>
      <w:lvlJc w:val="left"/>
      <w:pPr>
        <w:tabs>
          <w:tab w:val="num" w:pos="720"/>
        </w:tabs>
        <w:ind w:left="720" w:hanging="360"/>
      </w:pPr>
      <w:rPr>
        <w:rFonts w:ascii="Arial" w:hAnsi="Arial" w:hint="default"/>
      </w:rPr>
    </w:lvl>
    <w:lvl w:ilvl="1" w:tplc="5796AA04" w:tentative="1">
      <w:start w:val="1"/>
      <w:numFmt w:val="bullet"/>
      <w:lvlText w:val="•"/>
      <w:lvlJc w:val="left"/>
      <w:pPr>
        <w:tabs>
          <w:tab w:val="num" w:pos="1440"/>
        </w:tabs>
        <w:ind w:left="1440" w:hanging="360"/>
      </w:pPr>
      <w:rPr>
        <w:rFonts w:ascii="Arial" w:hAnsi="Arial" w:hint="default"/>
      </w:rPr>
    </w:lvl>
    <w:lvl w:ilvl="2" w:tplc="DA2A37B2" w:tentative="1">
      <w:start w:val="1"/>
      <w:numFmt w:val="bullet"/>
      <w:lvlText w:val="•"/>
      <w:lvlJc w:val="left"/>
      <w:pPr>
        <w:tabs>
          <w:tab w:val="num" w:pos="2160"/>
        </w:tabs>
        <w:ind w:left="2160" w:hanging="360"/>
      </w:pPr>
      <w:rPr>
        <w:rFonts w:ascii="Arial" w:hAnsi="Arial" w:hint="default"/>
      </w:rPr>
    </w:lvl>
    <w:lvl w:ilvl="3" w:tplc="03029B02" w:tentative="1">
      <w:start w:val="1"/>
      <w:numFmt w:val="bullet"/>
      <w:lvlText w:val="•"/>
      <w:lvlJc w:val="left"/>
      <w:pPr>
        <w:tabs>
          <w:tab w:val="num" w:pos="2880"/>
        </w:tabs>
        <w:ind w:left="2880" w:hanging="360"/>
      </w:pPr>
      <w:rPr>
        <w:rFonts w:ascii="Arial" w:hAnsi="Arial" w:hint="default"/>
      </w:rPr>
    </w:lvl>
    <w:lvl w:ilvl="4" w:tplc="0CA43BE4" w:tentative="1">
      <w:start w:val="1"/>
      <w:numFmt w:val="bullet"/>
      <w:lvlText w:val="•"/>
      <w:lvlJc w:val="left"/>
      <w:pPr>
        <w:tabs>
          <w:tab w:val="num" w:pos="3600"/>
        </w:tabs>
        <w:ind w:left="3600" w:hanging="360"/>
      </w:pPr>
      <w:rPr>
        <w:rFonts w:ascii="Arial" w:hAnsi="Arial" w:hint="default"/>
      </w:rPr>
    </w:lvl>
    <w:lvl w:ilvl="5" w:tplc="FF1EE1D2" w:tentative="1">
      <w:start w:val="1"/>
      <w:numFmt w:val="bullet"/>
      <w:lvlText w:val="•"/>
      <w:lvlJc w:val="left"/>
      <w:pPr>
        <w:tabs>
          <w:tab w:val="num" w:pos="4320"/>
        </w:tabs>
        <w:ind w:left="4320" w:hanging="360"/>
      </w:pPr>
      <w:rPr>
        <w:rFonts w:ascii="Arial" w:hAnsi="Arial" w:hint="default"/>
      </w:rPr>
    </w:lvl>
    <w:lvl w:ilvl="6" w:tplc="D4EE2DDE" w:tentative="1">
      <w:start w:val="1"/>
      <w:numFmt w:val="bullet"/>
      <w:lvlText w:val="•"/>
      <w:lvlJc w:val="left"/>
      <w:pPr>
        <w:tabs>
          <w:tab w:val="num" w:pos="5040"/>
        </w:tabs>
        <w:ind w:left="5040" w:hanging="360"/>
      </w:pPr>
      <w:rPr>
        <w:rFonts w:ascii="Arial" w:hAnsi="Arial" w:hint="default"/>
      </w:rPr>
    </w:lvl>
    <w:lvl w:ilvl="7" w:tplc="1FF44D9A" w:tentative="1">
      <w:start w:val="1"/>
      <w:numFmt w:val="bullet"/>
      <w:lvlText w:val="•"/>
      <w:lvlJc w:val="left"/>
      <w:pPr>
        <w:tabs>
          <w:tab w:val="num" w:pos="5760"/>
        </w:tabs>
        <w:ind w:left="5760" w:hanging="360"/>
      </w:pPr>
      <w:rPr>
        <w:rFonts w:ascii="Arial" w:hAnsi="Arial" w:hint="default"/>
      </w:rPr>
    </w:lvl>
    <w:lvl w:ilvl="8" w:tplc="5E2061E6" w:tentative="1">
      <w:start w:val="1"/>
      <w:numFmt w:val="bullet"/>
      <w:lvlText w:val="•"/>
      <w:lvlJc w:val="left"/>
      <w:pPr>
        <w:tabs>
          <w:tab w:val="num" w:pos="6480"/>
        </w:tabs>
        <w:ind w:left="6480" w:hanging="360"/>
      </w:pPr>
      <w:rPr>
        <w:rFonts w:ascii="Arial" w:hAnsi="Arial" w:hint="default"/>
      </w:rPr>
    </w:lvl>
  </w:abstractNum>
  <w:abstractNum w:abstractNumId="493" w15:restartNumberingAfterBreak="0">
    <w:nsid w:val="6DA81681"/>
    <w:multiLevelType w:val="hybridMultilevel"/>
    <w:tmpl w:val="012E8618"/>
    <w:lvl w:ilvl="0" w:tplc="E12633B4">
      <w:start w:val="1"/>
      <w:numFmt w:val="decimal"/>
      <w:lvlText w:val="%1."/>
      <w:lvlJc w:val="left"/>
      <w:pPr>
        <w:tabs>
          <w:tab w:val="num" w:pos="720"/>
        </w:tabs>
        <w:ind w:left="720" w:hanging="360"/>
      </w:pPr>
    </w:lvl>
    <w:lvl w:ilvl="1" w:tplc="0068EF02" w:tentative="1">
      <w:start w:val="1"/>
      <w:numFmt w:val="decimal"/>
      <w:lvlText w:val="%2."/>
      <w:lvlJc w:val="left"/>
      <w:pPr>
        <w:tabs>
          <w:tab w:val="num" w:pos="1440"/>
        </w:tabs>
        <w:ind w:left="1440" w:hanging="360"/>
      </w:pPr>
    </w:lvl>
    <w:lvl w:ilvl="2" w:tplc="E9F4E500" w:tentative="1">
      <w:start w:val="1"/>
      <w:numFmt w:val="decimal"/>
      <w:lvlText w:val="%3."/>
      <w:lvlJc w:val="left"/>
      <w:pPr>
        <w:tabs>
          <w:tab w:val="num" w:pos="2160"/>
        </w:tabs>
        <w:ind w:left="2160" w:hanging="360"/>
      </w:pPr>
    </w:lvl>
    <w:lvl w:ilvl="3" w:tplc="DF905220" w:tentative="1">
      <w:start w:val="1"/>
      <w:numFmt w:val="decimal"/>
      <w:lvlText w:val="%4."/>
      <w:lvlJc w:val="left"/>
      <w:pPr>
        <w:tabs>
          <w:tab w:val="num" w:pos="2880"/>
        </w:tabs>
        <w:ind w:left="2880" w:hanging="360"/>
      </w:pPr>
    </w:lvl>
    <w:lvl w:ilvl="4" w:tplc="18E683EE" w:tentative="1">
      <w:start w:val="1"/>
      <w:numFmt w:val="decimal"/>
      <w:lvlText w:val="%5."/>
      <w:lvlJc w:val="left"/>
      <w:pPr>
        <w:tabs>
          <w:tab w:val="num" w:pos="3600"/>
        </w:tabs>
        <w:ind w:left="3600" w:hanging="360"/>
      </w:pPr>
    </w:lvl>
    <w:lvl w:ilvl="5" w:tplc="C81C923A" w:tentative="1">
      <w:start w:val="1"/>
      <w:numFmt w:val="decimal"/>
      <w:lvlText w:val="%6."/>
      <w:lvlJc w:val="left"/>
      <w:pPr>
        <w:tabs>
          <w:tab w:val="num" w:pos="4320"/>
        </w:tabs>
        <w:ind w:left="4320" w:hanging="360"/>
      </w:pPr>
    </w:lvl>
    <w:lvl w:ilvl="6" w:tplc="3858F248" w:tentative="1">
      <w:start w:val="1"/>
      <w:numFmt w:val="decimal"/>
      <w:lvlText w:val="%7."/>
      <w:lvlJc w:val="left"/>
      <w:pPr>
        <w:tabs>
          <w:tab w:val="num" w:pos="5040"/>
        </w:tabs>
        <w:ind w:left="5040" w:hanging="360"/>
      </w:pPr>
    </w:lvl>
    <w:lvl w:ilvl="7" w:tplc="669CD3DA" w:tentative="1">
      <w:start w:val="1"/>
      <w:numFmt w:val="decimal"/>
      <w:lvlText w:val="%8."/>
      <w:lvlJc w:val="left"/>
      <w:pPr>
        <w:tabs>
          <w:tab w:val="num" w:pos="5760"/>
        </w:tabs>
        <w:ind w:left="5760" w:hanging="360"/>
      </w:pPr>
    </w:lvl>
    <w:lvl w:ilvl="8" w:tplc="05DAC0EA" w:tentative="1">
      <w:start w:val="1"/>
      <w:numFmt w:val="decimal"/>
      <w:lvlText w:val="%9."/>
      <w:lvlJc w:val="left"/>
      <w:pPr>
        <w:tabs>
          <w:tab w:val="num" w:pos="6480"/>
        </w:tabs>
        <w:ind w:left="6480" w:hanging="360"/>
      </w:pPr>
    </w:lvl>
  </w:abstractNum>
  <w:abstractNum w:abstractNumId="494" w15:restartNumberingAfterBreak="0">
    <w:nsid w:val="6DC030AD"/>
    <w:multiLevelType w:val="hybridMultilevel"/>
    <w:tmpl w:val="130652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5" w15:restartNumberingAfterBreak="0">
    <w:nsid w:val="6DEA6DFA"/>
    <w:multiLevelType w:val="hybridMultilevel"/>
    <w:tmpl w:val="A35EDEA2"/>
    <w:lvl w:ilvl="0" w:tplc="74E04F6A">
      <w:start w:val="1"/>
      <w:numFmt w:val="bullet"/>
      <w:lvlText w:val=""/>
      <w:lvlJc w:val="left"/>
      <w:pPr>
        <w:tabs>
          <w:tab w:val="num" w:pos="720"/>
        </w:tabs>
        <w:ind w:left="720" w:hanging="360"/>
      </w:pPr>
      <w:rPr>
        <w:rFonts w:ascii="Wingdings" w:hAnsi="Wingdings" w:hint="default"/>
      </w:rPr>
    </w:lvl>
    <w:lvl w:ilvl="1" w:tplc="019297F4" w:tentative="1">
      <w:start w:val="1"/>
      <w:numFmt w:val="bullet"/>
      <w:lvlText w:val=""/>
      <w:lvlJc w:val="left"/>
      <w:pPr>
        <w:tabs>
          <w:tab w:val="num" w:pos="1440"/>
        </w:tabs>
        <w:ind w:left="1440" w:hanging="360"/>
      </w:pPr>
      <w:rPr>
        <w:rFonts w:ascii="Wingdings" w:hAnsi="Wingdings" w:hint="default"/>
      </w:rPr>
    </w:lvl>
    <w:lvl w:ilvl="2" w:tplc="ED1C0410" w:tentative="1">
      <w:start w:val="1"/>
      <w:numFmt w:val="bullet"/>
      <w:lvlText w:val=""/>
      <w:lvlJc w:val="left"/>
      <w:pPr>
        <w:tabs>
          <w:tab w:val="num" w:pos="2160"/>
        </w:tabs>
        <w:ind w:left="2160" w:hanging="360"/>
      </w:pPr>
      <w:rPr>
        <w:rFonts w:ascii="Wingdings" w:hAnsi="Wingdings" w:hint="default"/>
      </w:rPr>
    </w:lvl>
    <w:lvl w:ilvl="3" w:tplc="2FA6470C" w:tentative="1">
      <w:start w:val="1"/>
      <w:numFmt w:val="bullet"/>
      <w:lvlText w:val=""/>
      <w:lvlJc w:val="left"/>
      <w:pPr>
        <w:tabs>
          <w:tab w:val="num" w:pos="2880"/>
        </w:tabs>
        <w:ind w:left="2880" w:hanging="360"/>
      </w:pPr>
      <w:rPr>
        <w:rFonts w:ascii="Wingdings" w:hAnsi="Wingdings" w:hint="default"/>
      </w:rPr>
    </w:lvl>
    <w:lvl w:ilvl="4" w:tplc="F036F9F8" w:tentative="1">
      <w:start w:val="1"/>
      <w:numFmt w:val="bullet"/>
      <w:lvlText w:val=""/>
      <w:lvlJc w:val="left"/>
      <w:pPr>
        <w:tabs>
          <w:tab w:val="num" w:pos="3600"/>
        </w:tabs>
        <w:ind w:left="3600" w:hanging="360"/>
      </w:pPr>
      <w:rPr>
        <w:rFonts w:ascii="Wingdings" w:hAnsi="Wingdings" w:hint="default"/>
      </w:rPr>
    </w:lvl>
    <w:lvl w:ilvl="5" w:tplc="45A082C6" w:tentative="1">
      <w:start w:val="1"/>
      <w:numFmt w:val="bullet"/>
      <w:lvlText w:val=""/>
      <w:lvlJc w:val="left"/>
      <w:pPr>
        <w:tabs>
          <w:tab w:val="num" w:pos="4320"/>
        </w:tabs>
        <w:ind w:left="4320" w:hanging="360"/>
      </w:pPr>
      <w:rPr>
        <w:rFonts w:ascii="Wingdings" w:hAnsi="Wingdings" w:hint="default"/>
      </w:rPr>
    </w:lvl>
    <w:lvl w:ilvl="6" w:tplc="5C78EF34" w:tentative="1">
      <w:start w:val="1"/>
      <w:numFmt w:val="bullet"/>
      <w:lvlText w:val=""/>
      <w:lvlJc w:val="left"/>
      <w:pPr>
        <w:tabs>
          <w:tab w:val="num" w:pos="5040"/>
        </w:tabs>
        <w:ind w:left="5040" w:hanging="360"/>
      </w:pPr>
      <w:rPr>
        <w:rFonts w:ascii="Wingdings" w:hAnsi="Wingdings" w:hint="default"/>
      </w:rPr>
    </w:lvl>
    <w:lvl w:ilvl="7" w:tplc="3F004AB2" w:tentative="1">
      <w:start w:val="1"/>
      <w:numFmt w:val="bullet"/>
      <w:lvlText w:val=""/>
      <w:lvlJc w:val="left"/>
      <w:pPr>
        <w:tabs>
          <w:tab w:val="num" w:pos="5760"/>
        </w:tabs>
        <w:ind w:left="5760" w:hanging="360"/>
      </w:pPr>
      <w:rPr>
        <w:rFonts w:ascii="Wingdings" w:hAnsi="Wingdings" w:hint="default"/>
      </w:rPr>
    </w:lvl>
    <w:lvl w:ilvl="8" w:tplc="0AE8E2B4" w:tentative="1">
      <w:start w:val="1"/>
      <w:numFmt w:val="bullet"/>
      <w:lvlText w:val=""/>
      <w:lvlJc w:val="left"/>
      <w:pPr>
        <w:tabs>
          <w:tab w:val="num" w:pos="6480"/>
        </w:tabs>
        <w:ind w:left="6480" w:hanging="360"/>
      </w:pPr>
      <w:rPr>
        <w:rFonts w:ascii="Wingdings" w:hAnsi="Wingdings" w:hint="default"/>
      </w:rPr>
    </w:lvl>
  </w:abstractNum>
  <w:abstractNum w:abstractNumId="496" w15:restartNumberingAfterBreak="0">
    <w:nsid w:val="6E08721B"/>
    <w:multiLevelType w:val="hybridMultilevel"/>
    <w:tmpl w:val="A82ADA44"/>
    <w:lvl w:ilvl="0" w:tplc="16981824">
      <w:start w:val="1"/>
      <w:numFmt w:val="bullet"/>
      <w:lvlText w:val="•"/>
      <w:lvlJc w:val="left"/>
      <w:pPr>
        <w:tabs>
          <w:tab w:val="num" w:pos="720"/>
        </w:tabs>
        <w:ind w:left="720" w:hanging="360"/>
      </w:pPr>
      <w:rPr>
        <w:rFonts w:ascii="Arial" w:hAnsi="Arial" w:hint="default"/>
      </w:rPr>
    </w:lvl>
    <w:lvl w:ilvl="1" w:tplc="6D389980" w:tentative="1">
      <w:start w:val="1"/>
      <w:numFmt w:val="bullet"/>
      <w:lvlText w:val="•"/>
      <w:lvlJc w:val="left"/>
      <w:pPr>
        <w:tabs>
          <w:tab w:val="num" w:pos="1440"/>
        </w:tabs>
        <w:ind w:left="1440" w:hanging="360"/>
      </w:pPr>
      <w:rPr>
        <w:rFonts w:ascii="Arial" w:hAnsi="Arial" w:hint="default"/>
      </w:rPr>
    </w:lvl>
    <w:lvl w:ilvl="2" w:tplc="2F46119C" w:tentative="1">
      <w:start w:val="1"/>
      <w:numFmt w:val="bullet"/>
      <w:lvlText w:val="•"/>
      <w:lvlJc w:val="left"/>
      <w:pPr>
        <w:tabs>
          <w:tab w:val="num" w:pos="2160"/>
        </w:tabs>
        <w:ind w:left="2160" w:hanging="360"/>
      </w:pPr>
      <w:rPr>
        <w:rFonts w:ascii="Arial" w:hAnsi="Arial" w:hint="default"/>
      </w:rPr>
    </w:lvl>
    <w:lvl w:ilvl="3" w:tplc="D3F62874" w:tentative="1">
      <w:start w:val="1"/>
      <w:numFmt w:val="bullet"/>
      <w:lvlText w:val="•"/>
      <w:lvlJc w:val="left"/>
      <w:pPr>
        <w:tabs>
          <w:tab w:val="num" w:pos="2880"/>
        </w:tabs>
        <w:ind w:left="2880" w:hanging="360"/>
      </w:pPr>
      <w:rPr>
        <w:rFonts w:ascii="Arial" w:hAnsi="Arial" w:hint="default"/>
      </w:rPr>
    </w:lvl>
    <w:lvl w:ilvl="4" w:tplc="46B4E542" w:tentative="1">
      <w:start w:val="1"/>
      <w:numFmt w:val="bullet"/>
      <w:lvlText w:val="•"/>
      <w:lvlJc w:val="left"/>
      <w:pPr>
        <w:tabs>
          <w:tab w:val="num" w:pos="3600"/>
        </w:tabs>
        <w:ind w:left="3600" w:hanging="360"/>
      </w:pPr>
      <w:rPr>
        <w:rFonts w:ascii="Arial" w:hAnsi="Arial" w:hint="default"/>
      </w:rPr>
    </w:lvl>
    <w:lvl w:ilvl="5" w:tplc="AEB00F7A" w:tentative="1">
      <w:start w:val="1"/>
      <w:numFmt w:val="bullet"/>
      <w:lvlText w:val="•"/>
      <w:lvlJc w:val="left"/>
      <w:pPr>
        <w:tabs>
          <w:tab w:val="num" w:pos="4320"/>
        </w:tabs>
        <w:ind w:left="4320" w:hanging="360"/>
      </w:pPr>
      <w:rPr>
        <w:rFonts w:ascii="Arial" w:hAnsi="Arial" w:hint="default"/>
      </w:rPr>
    </w:lvl>
    <w:lvl w:ilvl="6" w:tplc="2D58E360" w:tentative="1">
      <w:start w:val="1"/>
      <w:numFmt w:val="bullet"/>
      <w:lvlText w:val="•"/>
      <w:lvlJc w:val="left"/>
      <w:pPr>
        <w:tabs>
          <w:tab w:val="num" w:pos="5040"/>
        </w:tabs>
        <w:ind w:left="5040" w:hanging="360"/>
      </w:pPr>
      <w:rPr>
        <w:rFonts w:ascii="Arial" w:hAnsi="Arial" w:hint="default"/>
      </w:rPr>
    </w:lvl>
    <w:lvl w:ilvl="7" w:tplc="5F885D7A" w:tentative="1">
      <w:start w:val="1"/>
      <w:numFmt w:val="bullet"/>
      <w:lvlText w:val="•"/>
      <w:lvlJc w:val="left"/>
      <w:pPr>
        <w:tabs>
          <w:tab w:val="num" w:pos="5760"/>
        </w:tabs>
        <w:ind w:left="5760" w:hanging="360"/>
      </w:pPr>
      <w:rPr>
        <w:rFonts w:ascii="Arial" w:hAnsi="Arial" w:hint="default"/>
      </w:rPr>
    </w:lvl>
    <w:lvl w:ilvl="8" w:tplc="7AE6371E" w:tentative="1">
      <w:start w:val="1"/>
      <w:numFmt w:val="bullet"/>
      <w:lvlText w:val="•"/>
      <w:lvlJc w:val="left"/>
      <w:pPr>
        <w:tabs>
          <w:tab w:val="num" w:pos="6480"/>
        </w:tabs>
        <w:ind w:left="6480" w:hanging="360"/>
      </w:pPr>
      <w:rPr>
        <w:rFonts w:ascii="Arial" w:hAnsi="Arial" w:hint="default"/>
      </w:rPr>
    </w:lvl>
  </w:abstractNum>
  <w:abstractNum w:abstractNumId="497" w15:restartNumberingAfterBreak="0">
    <w:nsid w:val="6E950D1C"/>
    <w:multiLevelType w:val="hybridMultilevel"/>
    <w:tmpl w:val="C206D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8" w15:restartNumberingAfterBreak="0">
    <w:nsid w:val="6EB2016F"/>
    <w:multiLevelType w:val="hybridMultilevel"/>
    <w:tmpl w:val="6D3AA598"/>
    <w:lvl w:ilvl="0" w:tplc="3EF0D5EC">
      <w:start w:val="1"/>
      <w:numFmt w:val="bullet"/>
      <w:lvlText w:val=""/>
      <w:lvlJc w:val="left"/>
      <w:pPr>
        <w:tabs>
          <w:tab w:val="num" w:pos="720"/>
        </w:tabs>
        <w:ind w:left="720" w:hanging="360"/>
      </w:pPr>
      <w:rPr>
        <w:rFonts w:ascii="Wingdings" w:hAnsi="Wingdings" w:hint="default"/>
      </w:rPr>
    </w:lvl>
    <w:lvl w:ilvl="1" w:tplc="613CC44A" w:tentative="1">
      <w:start w:val="1"/>
      <w:numFmt w:val="bullet"/>
      <w:lvlText w:val=""/>
      <w:lvlJc w:val="left"/>
      <w:pPr>
        <w:tabs>
          <w:tab w:val="num" w:pos="1440"/>
        </w:tabs>
        <w:ind w:left="1440" w:hanging="360"/>
      </w:pPr>
      <w:rPr>
        <w:rFonts w:ascii="Wingdings" w:hAnsi="Wingdings" w:hint="default"/>
      </w:rPr>
    </w:lvl>
    <w:lvl w:ilvl="2" w:tplc="EE7004C0" w:tentative="1">
      <w:start w:val="1"/>
      <w:numFmt w:val="bullet"/>
      <w:lvlText w:val=""/>
      <w:lvlJc w:val="left"/>
      <w:pPr>
        <w:tabs>
          <w:tab w:val="num" w:pos="2160"/>
        </w:tabs>
        <w:ind w:left="2160" w:hanging="360"/>
      </w:pPr>
      <w:rPr>
        <w:rFonts w:ascii="Wingdings" w:hAnsi="Wingdings" w:hint="default"/>
      </w:rPr>
    </w:lvl>
    <w:lvl w:ilvl="3" w:tplc="AD9A743C" w:tentative="1">
      <w:start w:val="1"/>
      <w:numFmt w:val="bullet"/>
      <w:lvlText w:val=""/>
      <w:lvlJc w:val="left"/>
      <w:pPr>
        <w:tabs>
          <w:tab w:val="num" w:pos="2880"/>
        </w:tabs>
        <w:ind w:left="2880" w:hanging="360"/>
      </w:pPr>
      <w:rPr>
        <w:rFonts w:ascii="Wingdings" w:hAnsi="Wingdings" w:hint="default"/>
      </w:rPr>
    </w:lvl>
    <w:lvl w:ilvl="4" w:tplc="92EE20C2" w:tentative="1">
      <w:start w:val="1"/>
      <w:numFmt w:val="bullet"/>
      <w:lvlText w:val=""/>
      <w:lvlJc w:val="left"/>
      <w:pPr>
        <w:tabs>
          <w:tab w:val="num" w:pos="3600"/>
        </w:tabs>
        <w:ind w:left="3600" w:hanging="360"/>
      </w:pPr>
      <w:rPr>
        <w:rFonts w:ascii="Wingdings" w:hAnsi="Wingdings" w:hint="default"/>
      </w:rPr>
    </w:lvl>
    <w:lvl w:ilvl="5" w:tplc="071E623C" w:tentative="1">
      <w:start w:val="1"/>
      <w:numFmt w:val="bullet"/>
      <w:lvlText w:val=""/>
      <w:lvlJc w:val="left"/>
      <w:pPr>
        <w:tabs>
          <w:tab w:val="num" w:pos="4320"/>
        </w:tabs>
        <w:ind w:left="4320" w:hanging="360"/>
      </w:pPr>
      <w:rPr>
        <w:rFonts w:ascii="Wingdings" w:hAnsi="Wingdings" w:hint="default"/>
      </w:rPr>
    </w:lvl>
    <w:lvl w:ilvl="6" w:tplc="31C8264A" w:tentative="1">
      <w:start w:val="1"/>
      <w:numFmt w:val="bullet"/>
      <w:lvlText w:val=""/>
      <w:lvlJc w:val="left"/>
      <w:pPr>
        <w:tabs>
          <w:tab w:val="num" w:pos="5040"/>
        </w:tabs>
        <w:ind w:left="5040" w:hanging="360"/>
      </w:pPr>
      <w:rPr>
        <w:rFonts w:ascii="Wingdings" w:hAnsi="Wingdings" w:hint="default"/>
      </w:rPr>
    </w:lvl>
    <w:lvl w:ilvl="7" w:tplc="6266611A" w:tentative="1">
      <w:start w:val="1"/>
      <w:numFmt w:val="bullet"/>
      <w:lvlText w:val=""/>
      <w:lvlJc w:val="left"/>
      <w:pPr>
        <w:tabs>
          <w:tab w:val="num" w:pos="5760"/>
        </w:tabs>
        <w:ind w:left="5760" w:hanging="360"/>
      </w:pPr>
      <w:rPr>
        <w:rFonts w:ascii="Wingdings" w:hAnsi="Wingdings" w:hint="default"/>
      </w:rPr>
    </w:lvl>
    <w:lvl w:ilvl="8" w:tplc="8272D0A6" w:tentative="1">
      <w:start w:val="1"/>
      <w:numFmt w:val="bullet"/>
      <w:lvlText w:val=""/>
      <w:lvlJc w:val="left"/>
      <w:pPr>
        <w:tabs>
          <w:tab w:val="num" w:pos="6480"/>
        </w:tabs>
        <w:ind w:left="6480" w:hanging="360"/>
      </w:pPr>
      <w:rPr>
        <w:rFonts w:ascii="Wingdings" w:hAnsi="Wingdings" w:hint="default"/>
      </w:rPr>
    </w:lvl>
  </w:abstractNum>
  <w:abstractNum w:abstractNumId="499" w15:restartNumberingAfterBreak="0">
    <w:nsid w:val="6ECC45BD"/>
    <w:multiLevelType w:val="hybridMultilevel"/>
    <w:tmpl w:val="FFFFFFFF"/>
    <w:lvl w:ilvl="0" w:tplc="0B4A5270">
      <w:start w:val="1"/>
      <w:numFmt w:val="hebrew1"/>
      <w:lvlText w:val="(%1)"/>
      <w:lvlJc w:val="left"/>
      <w:pPr>
        <w:ind w:left="1080" w:hanging="360"/>
      </w:pPr>
      <w:rPr>
        <w:rFonts w:cs="David"/>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500" w15:restartNumberingAfterBreak="0">
    <w:nsid w:val="6EEC2C2D"/>
    <w:multiLevelType w:val="hybridMultilevel"/>
    <w:tmpl w:val="D8525F32"/>
    <w:lvl w:ilvl="0" w:tplc="7D66276C">
      <w:start w:val="1"/>
      <w:numFmt w:val="decimal"/>
      <w:lvlText w:val="%1."/>
      <w:lvlJc w:val="left"/>
      <w:pPr>
        <w:tabs>
          <w:tab w:val="num" w:pos="720"/>
        </w:tabs>
        <w:ind w:left="720" w:hanging="360"/>
      </w:pPr>
    </w:lvl>
    <w:lvl w:ilvl="1" w:tplc="B14C2AB4" w:tentative="1">
      <w:start w:val="1"/>
      <w:numFmt w:val="decimal"/>
      <w:lvlText w:val="%2."/>
      <w:lvlJc w:val="left"/>
      <w:pPr>
        <w:tabs>
          <w:tab w:val="num" w:pos="1440"/>
        </w:tabs>
        <w:ind w:left="1440" w:hanging="360"/>
      </w:pPr>
    </w:lvl>
    <w:lvl w:ilvl="2" w:tplc="8D081776" w:tentative="1">
      <w:start w:val="1"/>
      <w:numFmt w:val="decimal"/>
      <w:lvlText w:val="%3."/>
      <w:lvlJc w:val="left"/>
      <w:pPr>
        <w:tabs>
          <w:tab w:val="num" w:pos="2160"/>
        </w:tabs>
        <w:ind w:left="2160" w:hanging="360"/>
      </w:pPr>
    </w:lvl>
    <w:lvl w:ilvl="3" w:tplc="80304208" w:tentative="1">
      <w:start w:val="1"/>
      <w:numFmt w:val="decimal"/>
      <w:lvlText w:val="%4."/>
      <w:lvlJc w:val="left"/>
      <w:pPr>
        <w:tabs>
          <w:tab w:val="num" w:pos="2880"/>
        </w:tabs>
        <w:ind w:left="2880" w:hanging="360"/>
      </w:pPr>
    </w:lvl>
    <w:lvl w:ilvl="4" w:tplc="948ADB9E" w:tentative="1">
      <w:start w:val="1"/>
      <w:numFmt w:val="decimal"/>
      <w:lvlText w:val="%5."/>
      <w:lvlJc w:val="left"/>
      <w:pPr>
        <w:tabs>
          <w:tab w:val="num" w:pos="3600"/>
        </w:tabs>
        <w:ind w:left="3600" w:hanging="360"/>
      </w:pPr>
    </w:lvl>
    <w:lvl w:ilvl="5" w:tplc="CA768B14" w:tentative="1">
      <w:start w:val="1"/>
      <w:numFmt w:val="decimal"/>
      <w:lvlText w:val="%6."/>
      <w:lvlJc w:val="left"/>
      <w:pPr>
        <w:tabs>
          <w:tab w:val="num" w:pos="4320"/>
        </w:tabs>
        <w:ind w:left="4320" w:hanging="360"/>
      </w:pPr>
    </w:lvl>
    <w:lvl w:ilvl="6" w:tplc="1BE80740" w:tentative="1">
      <w:start w:val="1"/>
      <w:numFmt w:val="decimal"/>
      <w:lvlText w:val="%7."/>
      <w:lvlJc w:val="left"/>
      <w:pPr>
        <w:tabs>
          <w:tab w:val="num" w:pos="5040"/>
        </w:tabs>
        <w:ind w:left="5040" w:hanging="360"/>
      </w:pPr>
    </w:lvl>
    <w:lvl w:ilvl="7" w:tplc="A38A7C3E" w:tentative="1">
      <w:start w:val="1"/>
      <w:numFmt w:val="decimal"/>
      <w:lvlText w:val="%8."/>
      <w:lvlJc w:val="left"/>
      <w:pPr>
        <w:tabs>
          <w:tab w:val="num" w:pos="5760"/>
        </w:tabs>
        <w:ind w:left="5760" w:hanging="360"/>
      </w:pPr>
    </w:lvl>
    <w:lvl w:ilvl="8" w:tplc="B8DC60D8" w:tentative="1">
      <w:start w:val="1"/>
      <w:numFmt w:val="decimal"/>
      <w:lvlText w:val="%9."/>
      <w:lvlJc w:val="left"/>
      <w:pPr>
        <w:tabs>
          <w:tab w:val="num" w:pos="6480"/>
        </w:tabs>
        <w:ind w:left="6480" w:hanging="360"/>
      </w:pPr>
    </w:lvl>
  </w:abstractNum>
  <w:abstractNum w:abstractNumId="501" w15:restartNumberingAfterBreak="0">
    <w:nsid w:val="6F294715"/>
    <w:multiLevelType w:val="hybridMultilevel"/>
    <w:tmpl w:val="8E3640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2" w15:restartNumberingAfterBreak="0">
    <w:nsid w:val="6F8A43C1"/>
    <w:multiLevelType w:val="hybridMultilevel"/>
    <w:tmpl w:val="0B5AEB8C"/>
    <w:lvl w:ilvl="0" w:tplc="0C520C72">
      <w:start w:val="1"/>
      <w:numFmt w:val="bullet"/>
      <w:lvlText w:val=""/>
      <w:lvlJc w:val="left"/>
      <w:pPr>
        <w:tabs>
          <w:tab w:val="num" w:pos="720"/>
        </w:tabs>
        <w:ind w:left="720" w:hanging="360"/>
      </w:pPr>
      <w:rPr>
        <w:rFonts w:ascii="Wingdings" w:hAnsi="Wingdings" w:hint="default"/>
      </w:rPr>
    </w:lvl>
    <w:lvl w:ilvl="1" w:tplc="D7A45566" w:tentative="1">
      <w:start w:val="1"/>
      <w:numFmt w:val="bullet"/>
      <w:lvlText w:val=""/>
      <w:lvlJc w:val="left"/>
      <w:pPr>
        <w:tabs>
          <w:tab w:val="num" w:pos="1440"/>
        </w:tabs>
        <w:ind w:left="1440" w:hanging="360"/>
      </w:pPr>
      <w:rPr>
        <w:rFonts w:ascii="Wingdings" w:hAnsi="Wingdings" w:hint="default"/>
      </w:rPr>
    </w:lvl>
    <w:lvl w:ilvl="2" w:tplc="8BF6C97E" w:tentative="1">
      <w:start w:val="1"/>
      <w:numFmt w:val="bullet"/>
      <w:lvlText w:val=""/>
      <w:lvlJc w:val="left"/>
      <w:pPr>
        <w:tabs>
          <w:tab w:val="num" w:pos="2160"/>
        </w:tabs>
        <w:ind w:left="2160" w:hanging="360"/>
      </w:pPr>
      <w:rPr>
        <w:rFonts w:ascii="Wingdings" w:hAnsi="Wingdings" w:hint="default"/>
      </w:rPr>
    </w:lvl>
    <w:lvl w:ilvl="3" w:tplc="673CCF3A" w:tentative="1">
      <w:start w:val="1"/>
      <w:numFmt w:val="bullet"/>
      <w:lvlText w:val=""/>
      <w:lvlJc w:val="left"/>
      <w:pPr>
        <w:tabs>
          <w:tab w:val="num" w:pos="2880"/>
        </w:tabs>
        <w:ind w:left="2880" w:hanging="360"/>
      </w:pPr>
      <w:rPr>
        <w:rFonts w:ascii="Wingdings" w:hAnsi="Wingdings" w:hint="default"/>
      </w:rPr>
    </w:lvl>
    <w:lvl w:ilvl="4" w:tplc="8D6A8294" w:tentative="1">
      <w:start w:val="1"/>
      <w:numFmt w:val="bullet"/>
      <w:lvlText w:val=""/>
      <w:lvlJc w:val="left"/>
      <w:pPr>
        <w:tabs>
          <w:tab w:val="num" w:pos="3600"/>
        </w:tabs>
        <w:ind w:left="3600" w:hanging="360"/>
      </w:pPr>
      <w:rPr>
        <w:rFonts w:ascii="Wingdings" w:hAnsi="Wingdings" w:hint="default"/>
      </w:rPr>
    </w:lvl>
    <w:lvl w:ilvl="5" w:tplc="F294C446" w:tentative="1">
      <w:start w:val="1"/>
      <w:numFmt w:val="bullet"/>
      <w:lvlText w:val=""/>
      <w:lvlJc w:val="left"/>
      <w:pPr>
        <w:tabs>
          <w:tab w:val="num" w:pos="4320"/>
        </w:tabs>
        <w:ind w:left="4320" w:hanging="360"/>
      </w:pPr>
      <w:rPr>
        <w:rFonts w:ascii="Wingdings" w:hAnsi="Wingdings" w:hint="default"/>
      </w:rPr>
    </w:lvl>
    <w:lvl w:ilvl="6" w:tplc="59383BD8" w:tentative="1">
      <w:start w:val="1"/>
      <w:numFmt w:val="bullet"/>
      <w:lvlText w:val=""/>
      <w:lvlJc w:val="left"/>
      <w:pPr>
        <w:tabs>
          <w:tab w:val="num" w:pos="5040"/>
        </w:tabs>
        <w:ind w:left="5040" w:hanging="360"/>
      </w:pPr>
      <w:rPr>
        <w:rFonts w:ascii="Wingdings" w:hAnsi="Wingdings" w:hint="default"/>
      </w:rPr>
    </w:lvl>
    <w:lvl w:ilvl="7" w:tplc="606C7680" w:tentative="1">
      <w:start w:val="1"/>
      <w:numFmt w:val="bullet"/>
      <w:lvlText w:val=""/>
      <w:lvlJc w:val="left"/>
      <w:pPr>
        <w:tabs>
          <w:tab w:val="num" w:pos="5760"/>
        </w:tabs>
        <w:ind w:left="5760" w:hanging="360"/>
      </w:pPr>
      <w:rPr>
        <w:rFonts w:ascii="Wingdings" w:hAnsi="Wingdings" w:hint="default"/>
      </w:rPr>
    </w:lvl>
    <w:lvl w:ilvl="8" w:tplc="802A4782" w:tentative="1">
      <w:start w:val="1"/>
      <w:numFmt w:val="bullet"/>
      <w:lvlText w:val=""/>
      <w:lvlJc w:val="left"/>
      <w:pPr>
        <w:tabs>
          <w:tab w:val="num" w:pos="6480"/>
        </w:tabs>
        <w:ind w:left="6480" w:hanging="360"/>
      </w:pPr>
      <w:rPr>
        <w:rFonts w:ascii="Wingdings" w:hAnsi="Wingdings" w:hint="default"/>
      </w:rPr>
    </w:lvl>
  </w:abstractNum>
  <w:abstractNum w:abstractNumId="503" w15:restartNumberingAfterBreak="0">
    <w:nsid w:val="7013662E"/>
    <w:multiLevelType w:val="hybridMultilevel"/>
    <w:tmpl w:val="9AF2B696"/>
    <w:lvl w:ilvl="0" w:tplc="2AC8AD42">
      <w:start w:val="1"/>
      <w:numFmt w:val="bullet"/>
      <w:lvlText w:val=""/>
      <w:lvlJc w:val="left"/>
      <w:pPr>
        <w:tabs>
          <w:tab w:val="num" w:pos="720"/>
        </w:tabs>
        <w:ind w:left="720" w:hanging="360"/>
      </w:pPr>
      <w:rPr>
        <w:rFonts w:ascii="Symbol" w:hAnsi="Symbol" w:hint="default"/>
      </w:rPr>
    </w:lvl>
    <w:lvl w:ilvl="1" w:tplc="66B2195E" w:tentative="1">
      <w:start w:val="1"/>
      <w:numFmt w:val="bullet"/>
      <w:lvlText w:val=""/>
      <w:lvlJc w:val="left"/>
      <w:pPr>
        <w:tabs>
          <w:tab w:val="num" w:pos="1440"/>
        </w:tabs>
        <w:ind w:left="1440" w:hanging="360"/>
      </w:pPr>
      <w:rPr>
        <w:rFonts w:ascii="Symbol" w:hAnsi="Symbol" w:hint="default"/>
      </w:rPr>
    </w:lvl>
    <w:lvl w:ilvl="2" w:tplc="835E410C" w:tentative="1">
      <w:start w:val="1"/>
      <w:numFmt w:val="bullet"/>
      <w:lvlText w:val=""/>
      <w:lvlJc w:val="left"/>
      <w:pPr>
        <w:tabs>
          <w:tab w:val="num" w:pos="2160"/>
        </w:tabs>
        <w:ind w:left="2160" w:hanging="360"/>
      </w:pPr>
      <w:rPr>
        <w:rFonts w:ascii="Symbol" w:hAnsi="Symbol" w:hint="default"/>
      </w:rPr>
    </w:lvl>
    <w:lvl w:ilvl="3" w:tplc="CC0C8C8C" w:tentative="1">
      <w:start w:val="1"/>
      <w:numFmt w:val="bullet"/>
      <w:lvlText w:val=""/>
      <w:lvlJc w:val="left"/>
      <w:pPr>
        <w:tabs>
          <w:tab w:val="num" w:pos="2880"/>
        </w:tabs>
        <w:ind w:left="2880" w:hanging="360"/>
      </w:pPr>
      <w:rPr>
        <w:rFonts w:ascii="Symbol" w:hAnsi="Symbol" w:hint="default"/>
      </w:rPr>
    </w:lvl>
    <w:lvl w:ilvl="4" w:tplc="63BC8280" w:tentative="1">
      <w:start w:val="1"/>
      <w:numFmt w:val="bullet"/>
      <w:lvlText w:val=""/>
      <w:lvlJc w:val="left"/>
      <w:pPr>
        <w:tabs>
          <w:tab w:val="num" w:pos="3600"/>
        </w:tabs>
        <w:ind w:left="3600" w:hanging="360"/>
      </w:pPr>
      <w:rPr>
        <w:rFonts w:ascii="Symbol" w:hAnsi="Symbol" w:hint="default"/>
      </w:rPr>
    </w:lvl>
    <w:lvl w:ilvl="5" w:tplc="EFC84AA8" w:tentative="1">
      <w:start w:val="1"/>
      <w:numFmt w:val="bullet"/>
      <w:lvlText w:val=""/>
      <w:lvlJc w:val="left"/>
      <w:pPr>
        <w:tabs>
          <w:tab w:val="num" w:pos="4320"/>
        </w:tabs>
        <w:ind w:left="4320" w:hanging="360"/>
      </w:pPr>
      <w:rPr>
        <w:rFonts w:ascii="Symbol" w:hAnsi="Symbol" w:hint="default"/>
      </w:rPr>
    </w:lvl>
    <w:lvl w:ilvl="6" w:tplc="8A9AC53E" w:tentative="1">
      <w:start w:val="1"/>
      <w:numFmt w:val="bullet"/>
      <w:lvlText w:val=""/>
      <w:lvlJc w:val="left"/>
      <w:pPr>
        <w:tabs>
          <w:tab w:val="num" w:pos="5040"/>
        </w:tabs>
        <w:ind w:left="5040" w:hanging="360"/>
      </w:pPr>
      <w:rPr>
        <w:rFonts w:ascii="Symbol" w:hAnsi="Symbol" w:hint="default"/>
      </w:rPr>
    </w:lvl>
    <w:lvl w:ilvl="7" w:tplc="88FCCA4C" w:tentative="1">
      <w:start w:val="1"/>
      <w:numFmt w:val="bullet"/>
      <w:lvlText w:val=""/>
      <w:lvlJc w:val="left"/>
      <w:pPr>
        <w:tabs>
          <w:tab w:val="num" w:pos="5760"/>
        </w:tabs>
        <w:ind w:left="5760" w:hanging="360"/>
      </w:pPr>
      <w:rPr>
        <w:rFonts w:ascii="Symbol" w:hAnsi="Symbol" w:hint="default"/>
      </w:rPr>
    </w:lvl>
    <w:lvl w:ilvl="8" w:tplc="8222C280" w:tentative="1">
      <w:start w:val="1"/>
      <w:numFmt w:val="bullet"/>
      <w:lvlText w:val=""/>
      <w:lvlJc w:val="left"/>
      <w:pPr>
        <w:tabs>
          <w:tab w:val="num" w:pos="6480"/>
        </w:tabs>
        <w:ind w:left="6480" w:hanging="360"/>
      </w:pPr>
      <w:rPr>
        <w:rFonts w:ascii="Symbol" w:hAnsi="Symbol" w:hint="default"/>
      </w:rPr>
    </w:lvl>
  </w:abstractNum>
  <w:abstractNum w:abstractNumId="504" w15:restartNumberingAfterBreak="0">
    <w:nsid w:val="702C297F"/>
    <w:multiLevelType w:val="hybridMultilevel"/>
    <w:tmpl w:val="F41A4DBC"/>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05" w15:restartNumberingAfterBreak="0">
    <w:nsid w:val="70385B3D"/>
    <w:multiLevelType w:val="hybridMultilevel"/>
    <w:tmpl w:val="F66E5E12"/>
    <w:lvl w:ilvl="0" w:tplc="68167CF6">
      <w:start w:val="1"/>
      <w:numFmt w:val="bullet"/>
      <w:lvlText w:val=""/>
      <w:lvlJc w:val="left"/>
      <w:pPr>
        <w:tabs>
          <w:tab w:val="num" w:pos="720"/>
        </w:tabs>
        <w:ind w:left="720" w:hanging="360"/>
      </w:pPr>
      <w:rPr>
        <w:rFonts w:ascii="Wingdings" w:hAnsi="Wingdings" w:hint="default"/>
      </w:rPr>
    </w:lvl>
    <w:lvl w:ilvl="1" w:tplc="4986E992">
      <w:numFmt w:val="bullet"/>
      <w:lvlText w:val=""/>
      <w:lvlJc w:val="left"/>
      <w:pPr>
        <w:tabs>
          <w:tab w:val="num" w:pos="1440"/>
        </w:tabs>
        <w:ind w:left="1440" w:hanging="360"/>
      </w:pPr>
      <w:rPr>
        <w:rFonts w:ascii="Wingdings" w:hAnsi="Wingdings" w:hint="default"/>
      </w:rPr>
    </w:lvl>
    <w:lvl w:ilvl="2" w:tplc="426202CC" w:tentative="1">
      <w:start w:val="1"/>
      <w:numFmt w:val="bullet"/>
      <w:lvlText w:val=""/>
      <w:lvlJc w:val="left"/>
      <w:pPr>
        <w:tabs>
          <w:tab w:val="num" w:pos="2160"/>
        </w:tabs>
        <w:ind w:left="2160" w:hanging="360"/>
      </w:pPr>
      <w:rPr>
        <w:rFonts w:ascii="Wingdings" w:hAnsi="Wingdings" w:hint="default"/>
      </w:rPr>
    </w:lvl>
    <w:lvl w:ilvl="3" w:tplc="AC1A0A94" w:tentative="1">
      <w:start w:val="1"/>
      <w:numFmt w:val="bullet"/>
      <w:lvlText w:val=""/>
      <w:lvlJc w:val="left"/>
      <w:pPr>
        <w:tabs>
          <w:tab w:val="num" w:pos="2880"/>
        </w:tabs>
        <w:ind w:left="2880" w:hanging="360"/>
      </w:pPr>
      <w:rPr>
        <w:rFonts w:ascii="Wingdings" w:hAnsi="Wingdings" w:hint="default"/>
      </w:rPr>
    </w:lvl>
    <w:lvl w:ilvl="4" w:tplc="481812A6" w:tentative="1">
      <w:start w:val="1"/>
      <w:numFmt w:val="bullet"/>
      <w:lvlText w:val=""/>
      <w:lvlJc w:val="left"/>
      <w:pPr>
        <w:tabs>
          <w:tab w:val="num" w:pos="3600"/>
        </w:tabs>
        <w:ind w:left="3600" w:hanging="360"/>
      </w:pPr>
      <w:rPr>
        <w:rFonts w:ascii="Wingdings" w:hAnsi="Wingdings" w:hint="default"/>
      </w:rPr>
    </w:lvl>
    <w:lvl w:ilvl="5" w:tplc="EB281E90" w:tentative="1">
      <w:start w:val="1"/>
      <w:numFmt w:val="bullet"/>
      <w:lvlText w:val=""/>
      <w:lvlJc w:val="left"/>
      <w:pPr>
        <w:tabs>
          <w:tab w:val="num" w:pos="4320"/>
        </w:tabs>
        <w:ind w:left="4320" w:hanging="360"/>
      </w:pPr>
      <w:rPr>
        <w:rFonts w:ascii="Wingdings" w:hAnsi="Wingdings" w:hint="default"/>
      </w:rPr>
    </w:lvl>
    <w:lvl w:ilvl="6" w:tplc="BD04F1C6" w:tentative="1">
      <w:start w:val="1"/>
      <w:numFmt w:val="bullet"/>
      <w:lvlText w:val=""/>
      <w:lvlJc w:val="left"/>
      <w:pPr>
        <w:tabs>
          <w:tab w:val="num" w:pos="5040"/>
        </w:tabs>
        <w:ind w:left="5040" w:hanging="360"/>
      </w:pPr>
      <w:rPr>
        <w:rFonts w:ascii="Wingdings" w:hAnsi="Wingdings" w:hint="default"/>
      </w:rPr>
    </w:lvl>
    <w:lvl w:ilvl="7" w:tplc="D7042C2C" w:tentative="1">
      <w:start w:val="1"/>
      <w:numFmt w:val="bullet"/>
      <w:lvlText w:val=""/>
      <w:lvlJc w:val="left"/>
      <w:pPr>
        <w:tabs>
          <w:tab w:val="num" w:pos="5760"/>
        </w:tabs>
        <w:ind w:left="5760" w:hanging="360"/>
      </w:pPr>
      <w:rPr>
        <w:rFonts w:ascii="Wingdings" w:hAnsi="Wingdings" w:hint="default"/>
      </w:rPr>
    </w:lvl>
    <w:lvl w:ilvl="8" w:tplc="E7F402CC" w:tentative="1">
      <w:start w:val="1"/>
      <w:numFmt w:val="bullet"/>
      <w:lvlText w:val=""/>
      <w:lvlJc w:val="left"/>
      <w:pPr>
        <w:tabs>
          <w:tab w:val="num" w:pos="6480"/>
        </w:tabs>
        <w:ind w:left="6480" w:hanging="360"/>
      </w:pPr>
      <w:rPr>
        <w:rFonts w:ascii="Wingdings" w:hAnsi="Wingdings" w:hint="default"/>
      </w:rPr>
    </w:lvl>
  </w:abstractNum>
  <w:abstractNum w:abstractNumId="506" w15:restartNumberingAfterBreak="0">
    <w:nsid w:val="70570EDA"/>
    <w:multiLevelType w:val="hybridMultilevel"/>
    <w:tmpl w:val="FD541A3E"/>
    <w:lvl w:ilvl="0" w:tplc="21004FE8">
      <w:start w:val="1"/>
      <w:numFmt w:val="bullet"/>
      <w:lvlText w:val="•"/>
      <w:lvlJc w:val="left"/>
      <w:pPr>
        <w:tabs>
          <w:tab w:val="num" w:pos="720"/>
        </w:tabs>
        <w:ind w:left="720" w:hanging="360"/>
      </w:pPr>
      <w:rPr>
        <w:rFonts w:ascii="Arial" w:hAnsi="Arial" w:hint="default"/>
      </w:rPr>
    </w:lvl>
    <w:lvl w:ilvl="1" w:tplc="F6C45A46" w:tentative="1">
      <w:start w:val="1"/>
      <w:numFmt w:val="bullet"/>
      <w:lvlText w:val="•"/>
      <w:lvlJc w:val="left"/>
      <w:pPr>
        <w:tabs>
          <w:tab w:val="num" w:pos="1440"/>
        </w:tabs>
        <w:ind w:left="1440" w:hanging="360"/>
      </w:pPr>
      <w:rPr>
        <w:rFonts w:ascii="Arial" w:hAnsi="Arial" w:hint="default"/>
      </w:rPr>
    </w:lvl>
    <w:lvl w:ilvl="2" w:tplc="C7246694" w:tentative="1">
      <w:start w:val="1"/>
      <w:numFmt w:val="bullet"/>
      <w:lvlText w:val="•"/>
      <w:lvlJc w:val="left"/>
      <w:pPr>
        <w:tabs>
          <w:tab w:val="num" w:pos="2160"/>
        </w:tabs>
        <w:ind w:left="2160" w:hanging="360"/>
      </w:pPr>
      <w:rPr>
        <w:rFonts w:ascii="Arial" w:hAnsi="Arial" w:hint="default"/>
      </w:rPr>
    </w:lvl>
    <w:lvl w:ilvl="3" w:tplc="C93CAEFE" w:tentative="1">
      <w:start w:val="1"/>
      <w:numFmt w:val="bullet"/>
      <w:lvlText w:val="•"/>
      <w:lvlJc w:val="left"/>
      <w:pPr>
        <w:tabs>
          <w:tab w:val="num" w:pos="2880"/>
        </w:tabs>
        <w:ind w:left="2880" w:hanging="360"/>
      </w:pPr>
      <w:rPr>
        <w:rFonts w:ascii="Arial" w:hAnsi="Arial" w:hint="default"/>
      </w:rPr>
    </w:lvl>
    <w:lvl w:ilvl="4" w:tplc="C17664D0" w:tentative="1">
      <w:start w:val="1"/>
      <w:numFmt w:val="bullet"/>
      <w:lvlText w:val="•"/>
      <w:lvlJc w:val="left"/>
      <w:pPr>
        <w:tabs>
          <w:tab w:val="num" w:pos="3600"/>
        </w:tabs>
        <w:ind w:left="3600" w:hanging="360"/>
      </w:pPr>
      <w:rPr>
        <w:rFonts w:ascii="Arial" w:hAnsi="Arial" w:hint="default"/>
      </w:rPr>
    </w:lvl>
    <w:lvl w:ilvl="5" w:tplc="FBACBB0E" w:tentative="1">
      <w:start w:val="1"/>
      <w:numFmt w:val="bullet"/>
      <w:lvlText w:val="•"/>
      <w:lvlJc w:val="left"/>
      <w:pPr>
        <w:tabs>
          <w:tab w:val="num" w:pos="4320"/>
        </w:tabs>
        <w:ind w:left="4320" w:hanging="360"/>
      </w:pPr>
      <w:rPr>
        <w:rFonts w:ascii="Arial" w:hAnsi="Arial" w:hint="default"/>
      </w:rPr>
    </w:lvl>
    <w:lvl w:ilvl="6" w:tplc="8A3ED092" w:tentative="1">
      <w:start w:val="1"/>
      <w:numFmt w:val="bullet"/>
      <w:lvlText w:val="•"/>
      <w:lvlJc w:val="left"/>
      <w:pPr>
        <w:tabs>
          <w:tab w:val="num" w:pos="5040"/>
        </w:tabs>
        <w:ind w:left="5040" w:hanging="360"/>
      </w:pPr>
      <w:rPr>
        <w:rFonts w:ascii="Arial" w:hAnsi="Arial" w:hint="default"/>
      </w:rPr>
    </w:lvl>
    <w:lvl w:ilvl="7" w:tplc="F4FC300A" w:tentative="1">
      <w:start w:val="1"/>
      <w:numFmt w:val="bullet"/>
      <w:lvlText w:val="•"/>
      <w:lvlJc w:val="left"/>
      <w:pPr>
        <w:tabs>
          <w:tab w:val="num" w:pos="5760"/>
        </w:tabs>
        <w:ind w:left="5760" w:hanging="360"/>
      </w:pPr>
      <w:rPr>
        <w:rFonts w:ascii="Arial" w:hAnsi="Arial" w:hint="default"/>
      </w:rPr>
    </w:lvl>
    <w:lvl w:ilvl="8" w:tplc="3918C52E" w:tentative="1">
      <w:start w:val="1"/>
      <w:numFmt w:val="bullet"/>
      <w:lvlText w:val="•"/>
      <w:lvlJc w:val="left"/>
      <w:pPr>
        <w:tabs>
          <w:tab w:val="num" w:pos="6480"/>
        </w:tabs>
        <w:ind w:left="6480" w:hanging="360"/>
      </w:pPr>
      <w:rPr>
        <w:rFonts w:ascii="Arial" w:hAnsi="Arial" w:hint="default"/>
      </w:rPr>
    </w:lvl>
  </w:abstractNum>
  <w:abstractNum w:abstractNumId="507" w15:restartNumberingAfterBreak="0">
    <w:nsid w:val="70583C2B"/>
    <w:multiLevelType w:val="hybridMultilevel"/>
    <w:tmpl w:val="FF42404C"/>
    <w:lvl w:ilvl="0" w:tplc="95A665FE">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8" w15:restartNumberingAfterBreak="0">
    <w:nsid w:val="70A65A79"/>
    <w:multiLevelType w:val="hybridMultilevel"/>
    <w:tmpl w:val="41C0B89C"/>
    <w:lvl w:ilvl="0" w:tplc="D5BC2358">
      <w:start w:val="1"/>
      <w:numFmt w:val="bullet"/>
      <w:lvlText w:val=""/>
      <w:lvlJc w:val="left"/>
      <w:pPr>
        <w:tabs>
          <w:tab w:val="num" w:pos="720"/>
        </w:tabs>
        <w:ind w:left="720" w:hanging="360"/>
      </w:pPr>
      <w:rPr>
        <w:rFonts w:ascii="Wingdings 2" w:hAnsi="Wingdings 2" w:hint="default"/>
      </w:rPr>
    </w:lvl>
    <w:lvl w:ilvl="1" w:tplc="5B60FF40" w:tentative="1">
      <w:start w:val="1"/>
      <w:numFmt w:val="bullet"/>
      <w:lvlText w:val=""/>
      <w:lvlJc w:val="left"/>
      <w:pPr>
        <w:tabs>
          <w:tab w:val="num" w:pos="1440"/>
        </w:tabs>
        <w:ind w:left="1440" w:hanging="360"/>
      </w:pPr>
      <w:rPr>
        <w:rFonts w:ascii="Wingdings 2" w:hAnsi="Wingdings 2" w:hint="default"/>
      </w:rPr>
    </w:lvl>
    <w:lvl w:ilvl="2" w:tplc="FD429A8A" w:tentative="1">
      <w:start w:val="1"/>
      <w:numFmt w:val="bullet"/>
      <w:lvlText w:val=""/>
      <w:lvlJc w:val="left"/>
      <w:pPr>
        <w:tabs>
          <w:tab w:val="num" w:pos="2160"/>
        </w:tabs>
        <w:ind w:left="2160" w:hanging="360"/>
      </w:pPr>
      <w:rPr>
        <w:rFonts w:ascii="Wingdings 2" w:hAnsi="Wingdings 2" w:hint="default"/>
      </w:rPr>
    </w:lvl>
    <w:lvl w:ilvl="3" w:tplc="1B9ED392" w:tentative="1">
      <w:start w:val="1"/>
      <w:numFmt w:val="bullet"/>
      <w:lvlText w:val=""/>
      <w:lvlJc w:val="left"/>
      <w:pPr>
        <w:tabs>
          <w:tab w:val="num" w:pos="2880"/>
        </w:tabs>
        <w:ind w:left="2880" w:hanging="360"/>
      </w:pPr>
      <w:rPr>
        <w:rFonts w:ascii="Wingdings 2" w:hAnsi="Wingdings 2" w:hint="default"/>
      </w:rPr>
    </w:lvl>
    <w:lvl w:ilvl="4" w:tplc="0F082B06" w:tentative="1">
      <w:start w:val="1"/>
      <w:numFmt w:val="bullet"/>
      <w:lvlText w:val=""/>
      <w:lvlJc w:val="left"/>
      <w:pPr>
        <w:tabs>
          <w:tab w:val="num" w:pos="3600"/>
        </w:tabs>
        <w:ind w:left="3600" w:hanging="360"/>
      </w:pPr>
      <w:rPr>
        <w:rFonts w:ascii="Wingdings 2" w:hAnsi="Wingdings 2" w:hint="default"/>
      </w:rPr>
    </w:lvl>
    <w:lvl w:ilvl="5" w:tplc="D86AF962" w:tentative="1">
      <w:start w:val="1"/>
      <w:numFmt w:val="bullet"/>
      <w:lvlText w:val=""/>
      <w:lvlJc w:val="left"/>
      <w:pPr>
        <w:tabs>
          <w:tab w:val="num" w:pos="4320"/>
        </w:tabs>
        <w:ind w:left="4320" w:hanging="360"/>
      </w:pPr>
      <w:rPr>
        <w:rFonts w:ascii="Wingdings 2" w:hAnsi="Wingdings 2" w:hint="default"/>
      </w:rPr>
    </w:lvl>
    <w:lvl w:ilvl="6" w:tplc="BC14CC18" w:tentative="1">
      <w:start w:val="1"/>
      <w:numFmt w:val="bullet"/>
      <w:lvlText w:val=""/>
      <w:lvlJc w:val="left"/>
      <w:pPr>
        <w:tabs>
          <w:tab w:val="num" w:pos="5040"/>
        </w:tabs>
        <w:ind w:left="5040" w:hanging="360"/>
      </w:pPr>
      <w:rPr>
        <w:rFonts w:ascii="Wingdings 2" w:hAnsi="Wingdings 2" w:hint="default"/>
      </w:rPr>
    </w:lvl>
    <w:lvl w:ilvl="7" w:tplc="413C1F6E" w:tentative="1">
      <w:start w:val="1"/>
      <w:numFmt w:val="bullet"/>
      <w:lvlText w:val=""/>
      <w:lvlJc w:val="left"/>
      <w:pPr>
        <w:tabs>
          <w:tab w:val="num" w:pos="5760"/>
        </w:tabs>
        <w:ind w:left="5760" w:hanging="360"/>
      </w:pPr>
      <w:rPr>
        <w:rFonts w:ascii="Wingdings 2" w:hAnsi="Wingdings 2" w:hint="default"/>
      </w:rPr>
    </w:lvl>
    <w:lvl w:ilvl="8" w:tplc="2D9AE704" w:tentative="1">
      <w:start w:val="1"/>
      <w:numFmt w:val="bullet"/>
      <w:lvlText w:val=""/>
      <w:lvlJc w:val="left"/>
      <w:pPr>
        <w:tabs>
          <w:tab w:val="num" w:pos="6480"/>
        </w:tabs>
        <w:ind w:left="6480" w:hanging="360"/>
      </w:pPr>
      <w:rPr>
        <w:rFonts w:ascii="Wingdings 2" w:hAnsi="Wingdings 2" w:hint="default"/>
      </w:rPr>
    </w:lvl>
  </w:abstractNum>
  <w:abstractNum w:abstractNumId="509" w15:restartNumberingAfterBreak="0">
    <w:nsid w:val="70B804C3"/>
    <w:multiLevelType w:val="hybridMultilevel"/>
    <w:tmpl w:val="FFFFFFFF"/>
    <w:lvl w:ilvl="0" w:tplc="4AF28CCE">
      <w:start w:val="1"/>
      <w:numFmt w:val="hebrew1"/>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10" w15:restartNumberingAfterBreak="0">
    <w:nsid w:val="70C62460"/>
    <w:multiLevelType w:val="hybridMultilevel"/>
    <w:tmpl w:val="77240228"/>
    <w:lvl w:ilvl="0" w:tplc="04B03926">
      <w:start w:val="1"/>
      <w:numFmt w:val="bullet"/>
      <w:lvlText w:val="◦"/>
      <w:lvlJc w:val="left"/>
      <w:pPr>
        <w:tabs>
          <w:tab w:val="num" w:pos="720"/>
        </w:tabs>
        <w:ind w:left="720" w:hanging="360"/>
      </w:pPr>
      <w:rPr>
        <w:rFonts w:ascii="Garamond" w:hAnsi="Garamond" w:hint="default"/>
      </w:rPr>
    </w:lvl>
    <w:lvl w:ilvl="1" w:tplc="B5529F62" w:tentative="1">
      <w:start w:val="1"/>
      <w:numFmt w:val="bullet"/>
      <w:lvlText w:val="◦"/>
      <w:lvlJc w:val="left"/>
      <w:pPr>
        <w:tabs>
          <w:tab w:val="num" w:pos="1440"/>
        </w:tabs>
        <w:ind w:left="1440" w:hanging="360"/>
      </w:pPr>
      <w:rPr>
        <w:rFonts w:ascii="Garamond" w:hAnsi="Garamond" w:hint="default"/>
      </w:rPr>
    </w:lvl>
    <w:lvl w:ilvl="2" w:tplc="F3743224" w:tentative="1">
      <w:start w:val="1"/>
      <w:numFmt w:val="bullet"/>
      <w:lvlText w:val="◦"/>
      <w:lvlJc w:val="left"/>
      <w:pPr>
        <w:tabs>
          <w:tab w:val="num" w:pos="2160"/>
        </w:tabs>
        <w:ind w:left="2160" w:hanging="360"/>
      </w:pPr>
      <w:rPr>
        <w:rFonts w:ascii="Garamond" w:hAnsi="Garamond" w:hint="default"/>
      </w:rPr>
    </w:lvl>
    <w:lvl w:ilvl="3" w:tplc="DC2C31BA" w:tentative="1">
      <w:start w:val="1"/>
      <w:numFmt w:val="bullet"/>
      <w:lvlText w:val="◦"/>
      <w:lvlJc w:val="left"/>
      <w:pPr>
        <w:tabs>
          <w:tab w:val="num" w:pos="2880"/>
        </w:tabs>
        <w:ind w:left="2880" w:hanging="360"/>
      </w:pPr>
      <w:rPr>
        <w:rFonts w:ascii="Garamond" w:hAnsi="Garamond" w:hint="default"/>
      </w:rPr>
    </w:lvl>
    <w:lvl w:ilvl="4" w:tplc="215E6AAE" w:tentative="1">
      <w:start w:val="1"/>
      <w:numFmt w:val="bullet"/>
      <w:lvlText w:val="◦"/>
      <w:lvlJc w:val="left"/>
      <w:pPr>
        <w:tabs>
          <w:tab w:val="num" w:pos="3600"/>
        </w:tabs>
        <w:ind w:left="3600" w:hanging="360"/>
      </w:pPr>
      <w:rPr>
        <w:rFonts w:ascii="Garamond" w:hAnsi="Garamond" w:hint="default"/>
      </w:rPr>
    </w:lvl>
    <w:lvl w:ilvl="5" w:tplc="04BAA94C" w:tentative="1">
      <w:start w:val="1"/>
      <w:numFmt w:val="bullet"/>
      <w:lvlText w:val="◦"/>
      <w:lvlJc w:val="left"/>
      <w:pPr>
        <w:tabs>
          <w:tab w:val="num" w:pos="4320"/>
        </w:tabs>
        <w:ind w:left="4320" w:hanging="360"/>
      </w:pPr>
      <w:rPr>
        <w:rFonts w:ascii="Garamond" w:hAnsi="Garamond" w:hint="default"/>
      </w:rPr>
    </w:lvl>
    <w:lvl w:ilvl="6" w:tplc="6358A1BA" w:tentative="1">
      <w:start w:val="1"/>
      <w:numFmt w:val="bullet"/>
      <w:lvlText w:val="◦"/>
      <w:lvlJc w:val="left"/>
      <w:pPr>
        <w:tabs>
          <w:tab w:val="num" w:pos="5040"/>
        </w:tabs>
        <w:ind w:left="5040" w:hanging="360"/>
      </w:pPr>
      <w:rPr>
        <w:rFonts w:ascii="Garamond" w:hAnsi="Garamond" w:hint="default"/>
      </w:rPr>
    </w:lvl>
    <w:lvl w:ilvl="7" w:tplc="E80482A8" w:tentative="1">
      <w:start w:val="1"/>
      <w:numFmt w:val="bullet"/>
      <w:lvlText w:val="◦"/>
      <w:lvlJc w:val="left"/>
      <w:pPr>
        <w:tabs>
          <w:tab w:val="num" w:pos="5760"/>
        </w:tabs>
        <w:ind w:left="5760" w:hanging="360"/>
      </w:pPr>
      <w:rPr>
        <w:rFonts w:ascii="Garamond" w:hAnsi="Garamond" w:hint="default"/>
      </w:rPr>
    </w:lvl>
    <w:lvl w:ilvl="8" w:tplc="DAF0B010" w:tentative="1">
      <w:start w:val="1"/>
      <w:numFmt w:val="bullet"/>
      <w:lvlText w:val="◦"/>
      <w:lvlJc w:val="left"/>
      <w:pPr>
        <w:tabs>
          <w:tab w:val="num" w:pos="6480"/>
        </w:tabs>
        <w:ind w:left="6480" w:hanging="360"/>
      </w:pPr>
      <w:rPr>
        <w:rFonts w:ascii="Garamond" w:hAnsi="Garamond" w:hint="default"/>
      </w:rPr>
    </w:lvl>
  </w:abstractNum>
  <w:abstractNum w:abstractNumId="511" w15:restartNumberingAfterBreak="0">
    <w:nsid w:val="70E0093C"/>
    <w:multiLevelType w:val="hybridMultilevel"/>
    <w:tmpl w:val="D93EA6A4"/>
    <w:lvl w:ilvl="0" w:tplc="909422E6">
      <w:start w:val="1"/>
      <w:numFmt w:val="decimal"/>
      <w:lvlText w:val="%1."/>
      <w:lvlJc w:val="left"/>
      <w:pPr>
        <w:tabs>
          <w:tab w:val="num" w:pos="720"/>
        </w:tabs>
        <w:ind w:left="720" w:hanging="360"/>
      </w:pPr>
    </w:lvl>
    <w:lvl w:ilvl="1" w:tplc="218EB8CE" w:tentative="1">
      <w:start w:val="1"/>
      <w:numFmt w:val="decimal"/>
      <w:lvlText w:val="%2."/>
      <w:lvlJc w:val="left"/>
      <w:pPr>
        <w:tabs>
          <w:tab w:val="num" w:pos="1440"/>
        </w:tabs>
        <w:ind w:left="1440" w:hanging="360"/>
      </w:pPr>
    </w:lvl>
    <w:lvl w:ilvl="2" w:tplc="4FFA7C64" w:tentative="1">
      <w:start w:val="1"/>
      <w:numFmt w:val="decimal"/>
      <w:lvlText w:val="%3."/>
      <w:lvlJc w:val="left"/>
      <w:pPr>
        <w:tabs>
          <w:tab w:val="num" w:pos="2160"/>
        </w:tabs>
        <w:ind w:left="2160" w:hanging="360"/>
      </w:pPr>
    </w:lvl>
    <w:lvl w:ilvl="3" w:tplc="8D6C0C56" w:tentative="1">
      <w:start w:val="1"/>
      <w:numFmt w:val="decimal"/>
      <w:lvlText w:val="%4."/>
      <w:lvlJc w:val="left"/>
      <w:pPr>
        <w:tabs>
          <w:tab w:val="num" w:pos="2880"/>
        </w:tabs>
        <w:ind w:left="2880" w:hanging="360"/>
      </w:pPr>
    </w:lvl>
    <w:lvl w:ilvl="4" w:tplc="B686B612" w:tentative="1">
      <w:start w:val="1"/>
      <w:numFmt w:val="decimal"/>
      <w:lvlText w:val="%5."/>
      <w:lvlJc w:val="left"/>
      <w:pPr>
        <w:tabs>
          <w:tab w:val="num" w:pos="3600"/>
        </w:tabs>
        <w:ind w:left="3600" w:hanging="360"/>
      </w:pPr>
    </w:lvl>
    <w:lvl w:ilvl="5" w:tplc="4B52DF32" w:tentative="1">
      <w:start w:val="1"/>
      <w:numFmt w:val="decimal"/>
      <w:lvlText w:val="%6."/>
      <w:lvlJc w:val="left"/>
      <w:pPr>
        <w:tabs>
          <w:tab w:val="num" w:pos="4320"/>
        </w:tabs>
        <w:ind w:left="4320" w:hanging="360"/>
      </w:pPr>
    </w:lvl>
    <w:lvl w:ilvl="6" w:tplc="23887998" w:tentative="1">
      <w:start w:val="1"/>
      <w:numFmt w:val="decimal"/>
      <w:lvlText w:val="%7."/>
      <w:lvlJc w:val="left"/>
      <w:pPr>
        <w:tabs>
          <w:tab w:val="num" w:pos="5040"/>
        </w:tabs>
        <w:ind w:left="5040" w:hanging="360"/>
      </w:pPr>
    </w:lvl>
    <w:lvl w:ilvl="7" w:tplc="561CCCEC" w:tentative="1">
      <w:start w:val="1"/>
      <w:numFmt w:val="decimal"/>
      <w:lvlText w:val="%8."/>
      <w:lvlJc w:val="left"/>
      <w:pPr>
        <w:tabs>
          <w:tab w:val="num" w:pos="5760"/>
        </w:tabs>
        <w:ind w:left="5760" w:hanging="360"/>
      </w:pPr>
    </w:lvl>
    <w:lvl w:ilvl="8" w:tplc="0E369C90" w:tentative="1">
      <w:start w:val="1"/>
      <w:numFmt w:val="decimal"/>
      <w:lvlText w:val="%9."/>
      <w:lvlJc w:val="left"/>
      <w:pPr>
        <w:tabs>
          <w:tab w:val="num" w:pos="6480"/>
        </w:tabs>
        <w:ind w:left="6480" w:hanging="360"/>
      </w:pPr>
    </w:lvl>
  </w:abstractNum>
  <w:abstractNum w:abstractNumId="512" w15:restartNumberingAfterBreak="0">
    <w:nsid w:val="710928D9"/>
    <w:multiLevelType w:val="hybridMultilevel"/>
    <w:tmpl w:val="884C6134"/>
    <w:lvl w:ilvl="0" w:tplc="84005600">
      <w:start w:val="1"/>
      <w:numFmt w:val="bullet"/>
      <w:lvlText w:val="•"/>
      <w:lvlJc w:val="left"/>
      <w:pPr>
        <w:tabs>
          <w:tab w:val="num" w:pos="720"/>
        </w:tabs>
        <w:ind w:left="720" w:hanging="360"/>
      </w:pPr>
      <w:rPr>
        <w:rFonts w:ascii="Arial" w:hAnsi="Arial" w:hint="default"/>
      </w:rPr>
    </w:lvl>
    <w:lvl w:ilvl="1" w:tplc="9904DAAC" w:tentative="1">
      <w:start w:val="1"/>
      <w:numFmt w:val="bullet"/>
      <w:lvlText w:val="•"/>
      <w:lvlJc w:val="left"/>
      <w:pPr>
        <w:tabs>
          <w:tab w:val="num" w:pos="1440"/>
        </w:tabs>
        <w:ind w:left="1440" w:hanging="360"/>
      </w:pPr>
      <w:rPr>
        <w:rFonts w:ascii="Arial" w:hAnsi="Arial" w:hint="default"/>
      </w:rPr>
    </w:lvl>
    <w:lvl w:ilvl="2" w:tplc="71EE1F68" w:tentative="1">
      <w:start w:val="1"/>
      <w:numFmt w:val="bullet"/>
      <w:lvlText w:val="•"/>
      <w:lvlJc w:val="left"/>
      <w:pPr>
        <w:tabs>
          <w:tab w:val="num" w:pos="2160"/>
        </w:tabs>
        <w:ind w:left="2160" w:hanging="360"/>
      </w:pPr>
      <w:rPr>
        <w:rFonts w:ascii="Arial" w:hAnsi="Arial" w:hint="default"/>
      </w:rPr>
    </w:lvl>
    <w:lvl w:ilvl="3" w:tplc="2E82919E" w:tentative="1">
      <w:start w:val="1"/>
      <w:numFmt w:val="bullet"/>
      <w:lvlText w:val="•"/>
      <w:lvlJc w:val="left"/>
      <w:pPr>
        <w:tabs>
          <w:tab w:val="num" w:pos="2880"/>
        </w:tabs>
        <w:ind w:left="2880" w:hanging="360"/>
      </w:pPr>
      <w:rPr>
        <w:rFonts w:ascii="Arial" w:hAnsi="Arial" w:hint="default"/>
      </w:rPr>
    </w:lvl>
    <w:lvl w:ilvl="4" w:tplc="D9F2BA42" w:tentative="1">
      <w:start w:val="1"/>
      <w:numFmt w:val="bullet"/>
      <w:lvlText w:val="•"/>
      <w:lvlJc w:val="left"/>
      <w:pPr>
        <w:tabs>
          <w:tab w:val="num" w:pos="3600"/>
        </w:tabs>
        <w:ind w:left="3600" w:hanging="360"/>
      </w:pPr>
      <w:rPr>
        <w:rFonts w:ascii="Arial" w:hAnsi="Arial" w:hint="default"/>
      </w:rPr>
    </w:lvl>
    <w:lvl w:ilvl="5" w:tplc="F8487156" w:tentative="1">
      <w:start w:val="1"/>
      <w:numFmt w:val="bullet"/>
      <w:lvlText w:val="•"/>
      <w:lvlJc w:val="left"/>
      <w:pPr>
        <w:tabs>
          <w:tab w:val="num" w:pos="4320"/>
        </w:tabs>
        <w:ind w:left="4320" w:hanging="360"/>
      </w:pPr>
      <w:rPr>
        <w:rFonts w:ascii="Arial" w:hAnsi="Arial" w:hint="default"/>
      </w:rPr>
    </w:lvl>
    <w:lvl w:ilvl="6" w:tplc="5FEE94FE" w:tentative="1">
      <w:start w:val="1"/>
      <w:numFmt w:val="bullet"/>
      <w:lvlText w:val="•"/>
      <w:lvlJc w:val="left"/>
      <w:pPr>
        <w:tabs>
          <w:tab w:val="num" w:pos="5040"/>
        </w:tabs>
        <w:ind w:left="5040" w:hanging="360"/>
      </w:pPr>
      <w:rPr>
        <w:rFonts w:ascii="Arial" w:hAnsi="Arial" w:hint="default"/>
      </w:rPr>
    </w:lvl>
    <w:lvl w:ilvl="7" w:tplc="659ED2DC" w:tentative="1">
      <w:start w:val="1"/>
      <w:numFmt w:val="bullet"/>
      <w:lvlText w:val="•"/>
      <w:lvlJc w:val="left"/>
      <w:pPr>
        <w:tabs>
          <w:tab w:val="num" w:pos="5760"/>
        </w:tabs>
        <w:ind w:left="5760" w:hanging="360"/>
      </w:pPr>
      <w:rPr>
        <w:rFonts w:ascii="Arial" w:hAnsi="Arial" w:hint="default"/>
      </w:rPr>
    </w:lvl>
    <w:lvl w:ilvl="8" w:tplc="C964984E" w:tentative="1">
      <w:start w:val="1"/>
      <w:numFmt w:val="bullet"/>
      <w:lvlText w:val="•"/>
      <w:lvlJc w:val="left"/>
      <w:pPr>
        <w:tabs>
          <w:tab w:val="num" w:pos="6480"/>
        </w:tabs>
        <w:ind w:left="6480" w:hanging="360"/>
      </w:pPr>
      <w:rPr>
        <w:rFonts w:ascii="Arial" w:hAnsi="Arial" w:hint="default"/>
      </w:rPr>
    </w:lvl>
  </w:abstractNum>
  <w:abstractNum w:abstractNumId="513" w15:restartNumberingAfterBreak="0">
    <w:nsid w:val="7163223D"/>
    <w:multiLevelType w:val="hybridMultilevel"/>
    <w:tmpl w:val="FFFFFFFF"/>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14" w15:restartNumberingAfterBreak="0">
    <w:nsid w:val="720F072E"/>
    <w:multiLevelType w:val="hybridMultilevel"/>
    <w:tmpl w:val="3C3419E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15" w15:restartNumberingAfterBreak="0">
    <w:nsid w:val="723D6060"/>
    <w:multiLevelType w:val="hybridMultilevel"/>
    <w:tmpl w:val="A17A2C60"/>
    <w:lvl w:ilvl="0" w:tplc="3B00ECB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6" w15:restartNumberingAfterBreak="0">
    <w:nsid w:val="723E758C"/>
    <w:multiLevelType w:val="multilevel"/>
    <w:tmpl w:val="0822814C"/>
    <w:lvl w:ilvl="0">
      <w:start w:val="1"/>
      <w:numFmt w:val="bullet"/>
      <w:lvlText w:val="•"/>
      <w:lvlJc w:val="left"/>
      <w:pPr>
        <w:tabs>
          <w:tab w:val="num" w:pos="720"/>
        </w:tabs>
        <w:ind w:left="720" w:hanging="360"/>
      </w:pPr>
      <w:rPr>
        <w:rFonts w:ascii="Arial" w:hAnsi="Arial" w:hint="default"/>
      </w:rPr>
    </w:lvl>
    <w:lvl w:ilvl="1">
      <w:start w:val="1"/>
      <w:numFmt w:val="decimal"/>
      <w:lvlText w:val="%2."/>
      <w:lvlJc w:val="left"/>
      <w:pPr>
        <w:tabs>
          <w:tab w:val="num" w:pos="1440"/>
        </w:tabs>
        <w:ind w:left="1440" w:hanging="360"/>
      </w:pPr>
      <w:rPr>
        <w:rFonts w:cs="Times New Roman" w:hint="default"/>
      </w:rPr>
    </w:lvl>
    <w:lvl w:ilvl="2">
      <w:start w:val="1"/>
      <w:numFmt w:val="bullet"/>
      <w:lvlText w:val=""/>
      <w:lvlJc w:val="left"/>
      <w:pPr>
        <w:tabs>
          <w:tab w:val="num" w:pos="2340"/>
        </w:tabs>
        <w:ind w:left="2160" w:hanging="180"/>
      </w:pPr>
      <w:rPr>
        <w:rFonts w:ascii="Symbol" w:hAnsi="Symbol" w:hint="default"/>
        <w:color w:val="auto"/>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517" w15:restartNumberingAfterBreak="0">
    <w:nsid w:val="72765712"/>
    <w:multiLevelType w:val="hybridMultilevel"/>
    <w:tmpl w:val="45260DD0"/>
    <w:lvl w:ilvl="0" w:tplc="3E92D046">
      <w:start w:val="1"/>
      <w:numFmt w:val="bullet"/>
      <w:lvlText w:val=""/>
      <w:lvlJc w:val="left"/>
      <w:pPr>
        <w:tabs>
          <w:tab w:val="num" w:pos="720"/>
        </w:tabs>
        <w:ind w:left="720" w:hanging="360"/>
      </w:pPr>
      <w:rPr>
        <w:rFonts w:ascii="Wingdings" w:hAnsi="Wingdings" w:hint="default"/>
      </w:rPr>
    </w:lvl>
    <w:lvl w:ilvl="1" w:tplc="B984B508" w:tentative="1">
      <w:start w:val="1"/>
      <w:numFmt w:val="bullet"/>
      <w:lvlText w:val=""/>
      <w:lvlJc w:val="left"/>
      <w:pPr>
        <w:tabs>
          <w:tab w:val="num" w:pos="1440"/>
        </w:tabs>
        <w:ind w:left="1440" w:hanging="360"/>
      </w:pPr>
      <w:rPr>
        <w:rFonts w:ascii="Wingdings" w:hAnsi="Wingdings" w:hint="default"/>
      </w:rPr>
    </w:lvl>
    <w:lvl w:ilvl="2" w:tplc="86A625D0" w:tentative="1">
      <w:start w:val="1"/>
      <w:numFmt w:val="bullet"/>
      <w:lvlText w:val=""/>
      <w:lvlJc w:val="left"/>
      <w:pPr>
        <w:tabs>
          <w:tab w:val="num" w:pos="2160"/>
        </w:tabs>
        <w:ind w:left="2160" w:hanging="360"/>
      </w:pPr>
      <w:rPr>
        <w:rFonts w:ascii="Wingdings" w:hAnsi="Wingdings" w:hint="default"/>
      </w:rPr>
    </w:lvl>
    <w:lvl w:ilvl="3" w:tplc="1182FA4A" w:tentative="1">
      <w:start w:val="1"/>
      <w:numFmt w:val="bullet"/>
      <w:lvlText w:val=""/>
      <w:lvlJc w:val="left"/>
      <w:pPr>
        <w:tabs>
          <w:tab w:val="num" w:pos="2880"/>
        </w:tabs>
        <w:ind w:left="2880" w:hanging="360"/>
      </w:pPr>
      <w:rPr>
        <w:rFonts w:ascii="Wingdings" w:hAnsi="Wingdings" w:hint="default"/>
      </w:rPr>
    </w:lvl>
    <w:lvl w:ilvl="4" w:tplc="71A4268E" w:tentative="1">
      <w:start w:val="1"/>
      <w:numFmt w:val="bullet"/>
      <w:lvlText w:val=""/>
      <w:lvlJc w:val="left"/>
      <w:pPr>
        <w:tabs>
          <w:tab w:val="num" w:pos="3600"/>
        </w:tabs>
        <w:ind w:left="3600" w:hanging="360"/>
      </w:pPr>
      <w:rPr>
        <w:rFonts w:ascii="Wingdings" w:hAnsi="Wingdings" w:hint="default"/>
      </w:rPr>
    </w:lvl>
    <w:lvl w:ilvl="5" w:tplc="74CA07FA" w:tentative="1">
      <w:start w:val="1"/>
      <w:numFmt w:val="bullet"/>
      <w:lvlText w:val=""/>
      <w:lvlJc w:val="left"/>
      <w:pPr>
        <w:tabs>
          <w:tab w:val="num" w:pos="4320"/>
        </w:tabs>
        <w:ind w:left="4320" w:hanging="360"/>
      </w:pPr>
      <w:rPr>
        <w:rFonts w:ascii="Wingdings" w:hAnsi="Wingdings" w:hint="default"/>
      </w:rPr>
    </w:lvl>
    <w:lvl w:ilvl="6" w:tplc="6BC4D4E6" w:tentative="1">
      <w:start w:val="1"/>
      <w:numFmt w:val="bullet"/>
      <w:lvlText w:val=""/>
      <w:lvlJc w:val="left"/>
      <w:pPr>
        <w:tabs>
          <w:tab w:val="num" w:pos="5040"/>
        </w:tabs>
        <w:ind w:left="5040" w:hanging="360"/>
      </w:pPr>
      <w:rPr>
        <w:rFonts w:ascii="Wingdings" w:hAnsi="Wingdings" w:hint="default"/>
      </w:rPr>
    </w:lvl>
    <w:lvl w:ilvl="7" w:tplc="19FC4CC6" w:tentative="1">
      <w:start w:val="1"/>
      <w:numFmt w:val="bullet"/>
      <w:lvlText w:val=""/>
      <w:lvlJc w:val="left"/>
      <w:pPr>
        <w:tabs>
          <w:tab w:val="num" w:pos="5760"/>
        </w:tabs>
        <w:ind w:left="5760" w:hanging="360"/>
      </w:pPr>
      <w:rPr>
        <w:rFonts w:ascii="Wingdings" w:hAnsi="Wingdings" w:hint="default"/>
      </w:rPr>
    </w:lvl>
    <w:lvl w:ilvl="8" w:tplc="AFCEEB50" w:tentative="1">
      <w:start w:val="1"/>
      <w:numFmt w:val="bullet"/>
      <w:lvlText w:val=""/>
      <w:lvlJc w:val="left"/>
      <w:pPr>
        <w:tabs>
          <w:tab w:val="num" w:pos="6480"/>
        </w:tabs>
        <w:ind w:left="6480" w:hanging="360"/>
      </w:pPr>
      <w:rPr>
        <w:rFonts w:ascii="Wingdings" w:hAnsi="Wingdings" w:hint="default"/>
      </w:rPr>
    </w:lvl>
  </w:abstractNum>
  <w:abstractNum w:abstractNumId="518" w15:restartNumberingAfterBreak="0">
    <w:nsid w:val="727F41CB"/>
    <w:multiLevelType w:val="hybridMultilevel"/>
    <w:tmpl w:val="803E38FA"/>
    <w:lvl w:ilvl="0" w:tplc="95A665FE">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9" w15:restartNumberingAfterBreak="0">
    <w:nsid w:val="72876536"/>
    <w:multiLevelType w:val="hybridMultilevel"/>
    <w:tmpl w:val="4F84CF24"/>
    <w:lvl w:ilvl="0" w:tplc="1048056A">
      <w:start w:val="1"/>
      <w:numFmt w:val="decimal"/>
      <w:lvlText w:val="%1."/>
      <w:lvlJc w:val="left"/>
      <w:pPr>
        <w:tabs>
          <w:tab w:val="num" w:pos="720"/>
        </w:tabs>
        <w:ind w:left="720" w:hanging="360"/>
      </w:pPr>
    </w:lvl>
    <w:lvl w:ilvl="1" w:tplc="FE5E0CE6" w:tentative="1">
      <w:start w:val="1"/>
      <w:numFmt w:val="decimal"/>
      <w:lvlText w:val="%2."/>
      <w:lvlJc w:val="left"/>
      <w:pPr>
        <w:tabs>
          <w:tab w:val="num" w:pos="1440"/>
        </w:tabs>
        <w:ind w:left="1440" w:hanging="360"/>
      </w:pPr>
    </w:lvl>
    <w:lvl w:ilvl="2" w:tplc="13F4F64C" w:tentative="1">
      <w:start w:val="1"/>
      <w:numFmt w:val="decimal"/>
      <w:lvlText w:val="%3."/>
      <w:lvlJc w:val="left"/>
      <w:pPr>
        <w:tabs>
          <w:tab w:val="num" w:pos="2160"/>
        </w:tabs>
        <w:ind w:left="2160" w:hanging="360"/>
      </w:pPr>
    </w:lvl>
    <w:lvl w:ilvl="3" w:tplc="73E6A4A6" w:tentative="1">
      <w:start w:val="1"/>
      <w:numFmt w:val="decimal"/>
      <w:lvlText w:val="%4."/>
      <w:lvlJc w:val="left"/>
      <w:pPr>
        <w:tabs>
          <w:tab w:val="num" w:pos="2880"/>
        </w:tabs>
        <w:ind w:left="2880" w:hanging="360"/>
      </w:pPr>
    </w:lvl>
    <w:lvl w:ilvl="4" w:tplc="12E4FC0C" w:tentative="1">
      <w:start w:val="1"/>
      <w:numFmt w:val="decimal"/>
      <w:lvlText w:val="%5."/>
      <w:lvlJc w:val="left"/>
      <w:pPr>
        <w:tabs>
          <w:tab w:val="num" w:pos="3600"/>
        </w:tabs>
        <w:ind w:left="3600" w:hanging="360"/>
      </w:pPr>
    </w:lvl>
    <w:lvl w:ilvl="5" w:tplc="E604CFAA" w:tentative="1">
      <w:start w:val="1"/>
      <w:numFmt w:val="decimal"/>
      <w:lvlText w:val="%6."/>
      <w:lvlJc w:val="left"/>
      <w:pPr>
        <w:tabs>
          <w:tab w:val="num" w:pos="4320"/>
        </w:tabs>
        <w:ind w:left="4320" w:hanging="360"/>
      </w:pPr>
    </w:lvl>
    <w:lvl w:ilvl="6" w:tplc="2B1EA862" w:tentative="1">
      <w:start w:val="1"/>
      <w:numFmt w:val="decimal"/>
      <w:lvlText w:val="%7."/>
      <w:lvlJc w:val="left"/>
      <w:pPr>
        <w:tabs>
          <w:tab w:val="num" w:pos="5040"/>
        </w:tabs>
        <w:ind w:left="5040" w:hanging="360"/>
      </w:pPr>
    </w:lvl>
    <w:lvl w:ilvl="7" w:tplc="5F8A9D0E" w:tentative="1">
      <w:start w:val="1"/>
      <w:numFmt w:val="decimal"/>
      <w:lvlText w:val="%8."/>
      <w:lvlJc w:val="left"/>
      <w:pPr>
        <w:tabs>
          <w:tab w:val="num" w:pos="5760"/>
        </w:tabs>
        <w:ind w:left="5760" w:hanging="360"/>
      </w:pPr>
    </w:lvl>
    <w:lvl w:ilvl="8" w:tplc="B246B058" w:tentative="1">
      <w:start w:val="1"/>
      <w:numFmt w:val="decimal"/>
      <w:lvlText w:val="%9."/>
      <w:lvlJc w:val="left"/>
      <w:pPr>
        <w:tabs>
          <w:tab w:val="num" w:pos="6480"/>
        </w:tabs>
        <w:ind w:left="6480" w:hanging="360"/>
      </w:pPr>
    </w:lvl>
  </w:abstractNum>
  <w:abstractNum w:abstractNumId="520" w15:restartNumberingAfterBreak="0">
    <w:nsid w:val="72BB4C69"/>
    <w:multiLevelType w:val="hybridMultilevel"/>
    <w:tmpl w:val="5AFE2F2C"/>
    <w:lvl w:ilvl="0" w:tplc="395004B4">
      <w:start w:val="1"/>
      <w:numFmt w:val="bullet"/>
      <w:lvlText w:val=""/>
      <w:lvlJc w:val="left"/>
      <w:pPr>
        <w:tabs>
          <w:tab w:val="num" w:pos="720"/>
        </w:tabs>
        <w:ind w:left="720" w:hanging="360"/>
      </w:pPr>
      <w:rPr>
        <w:rFonts w:ascii="Wingdings" w:hAnsi="Wingdings" w:hint="default"/>
      </w:rPr>
    </w:lvl>
    <w:lvl w:ilvl="1" w:tplc="BAF03DD4" w:tentative="1">
      <w:start w:val="1"/>
      <w:numFmt w:val="bullet"/>
      <w:lvlText w:val=""/>
      <w:lvlJc w:val="left"/>
      <w:pPr>
        <w:tabs>
          <w:tab w:val="num" w:pos="1440"/>
        </w:tabs>
        <w:ind w:left="1440" w:hanging="360"/>
      </w:pPr>
      <w:rPr>
        <w:rFonts w:ascii="Wingdings" w:hAnsi="Wingdings" w:hint="default"/>
      </w:rPr>
    </w:lvl>
    <w:lvl w:ilvl="2" w:tplc="61D2246E" w:tentative="1">
      <w:start w:val="1"/>
      <w:numFmt w:val="bullet"/>
      <w:lvlText w:val=""/>
      <w:lvlJc w:val="left"/>
      <w:pPr>
        <w:tabs>
          <w:tab w:val="num" w:pos="2160"/>
        </w:tabs>
        <w:ind w:left="2160" w:hanging="360"/>
      </w:pPr>
      <w:rPr>
        <w:rFonts w:ascii="Wingdings" w:hAnsi="Wingdings" w:hint="default"/>
      </w:rPr>
    </w:lvl>
    <w:lvl w:ilvl="3" w:tplc="EFC4D638" w:tentative="1">
      <w:start w:val="1"/>
      <w:numFmt w:val="bullet"/>
      <w:lvlText w:val=""/>
      <w:lvlJc w:val="left"/>
      <w:pPr>
        <w:tabs>
          <w:tab w:val="num" w:pos="2880"/>
        </w:tabs>
        <w:ind w:left="2880" w:hanging="360"/>
      </w:pPr>
      <w:rPr>
        <w:rFonts w:ascii="Wingdings" w:hAnsi="Wingdings" w:hint="default"/>
      </w:rPr>
    </w:lvl>
    <w:lvl w:ilvl="4" w:tplc="D730078E" w:tentative="1">
      <w:start w:val="1"/>
      <w:numFmt w:val="bullet"/>
      <w:lvlText w:val=""/>
      <w:lvlJc w:val="left"/>
      <w:pPr>
        <w:tabs>
          <w:tab w:val="num" w:pos="3600"/>
        </w:tabs>
        <w:ind w:left="3600" w:hanging="360"/>
      </w:pPr>
      <w:rPr>
        <w:rFonts w:ascii="Wingdings" w:hAnsi="Wingdings" w:hint="default"/>
      </w:rPr>
    </w:lvl>
    <w:lvl w:ilvl="5" w:tplc="1F9E3D98" w:tentative="1">
      <w:start w:val="1"/>
      <w:numFmt w:val="bullet"/>
      <w:lvlText w:val=""/>
      <w:lvlJc w:val="left"/>
      <w:pPr>
        <w:tabs>
          <w:tab w:val="num" w:pos="4320"/>
        </w:tabs>
        <w:ind w:left="4320" w:hanging="360"/>
      </w:pPr>
      <w:rPr>
        <w:rFonts w:ascii="Wingdings" w:hAnsi="Wingdings" w:hint="default"/>
      </w:rPr>
    </w:lvl>
    <w:lvl w:ilvl="6" w:tplc="63764140" w:tentative="1">
      <w:start w:val="1"/>
      <w:numFmt w:val="bullet"/>
      <w:lvlText w:val=""/>
      <w:lvlJc w:val="left"/>
      <w:pPr>
        <w:tabs>
          <w:tab w:val="num" w:pos="5040"/>
        </w:tabs>
        <w:ind w:left="5040" w:hanging="360"/>
      </w:pPr>
      <w:rPr>
        <w:rFonts w:ascii="Wingdings" w:hAnsi="Wingdings" w:hint="default"/>
      </w:rPr>
    </w:lvl>
    <w:lvl w:ilvl="7" w:tplc="B2DADC1E" w:tentative="1">
      <w:start w:val="1"/>
      <w:numFmt w:val="bullet"/>
      <w:lvlText w:val=""/>
      <w:lvlJc w:val="left"/>
      <w:pPr>
        <w:tabs>
          <w:tab w:val="num" w:pos="5760"/>
        </w:tabs>
        <w:ind w:left="5760" w:hanging="360"/>
      </w:pPr>
      <w:rPr>
        <w:rFonts w:ascii="Wingdings" w:hAnsi="Wingdings" w:hint="default"/>
      </w:rPr>
    </w:lvl>
    <w:lvl w:ilvl="8" w:tplc="188AA5FE" w:tentative="1">
      <w:start w:val="1"/>
      <w:numFmt w:val="bullet"/>
      <w:lvlText w:val=""/>
      <w:lvlJc w:val="left"/>
      <w:pPr>
        <w:tabs>
          <w:tab w:val="num" w:pos="6480"/>
        </w:tabs>
        <w:ind w:left="6480" w:hanging="360"/>
      </w:pPr>
      <w:rPr>
        <w:rFonts w:ascii="Wingdings" w:hAnsi="Wingdings" w:hint="default"/>
      </w:rPr>
    </w:lvl>
  </w:abstractNum>
  <w:abstractNum w:abstractNumId="521" w15:restartNumberingAfterBreak="0">
    <w:nsid w:val="72D46FAA"/>
    <w:multiLevelType w:val="hybridMultilevel"/>
    <w:tmpl w:val="4E5213E0"/>
    <w:lvl w:ilvl="0" w:tplc="C3B446D0">
      <w:start w:val="1"/>
      <w:numFmt w:val="bullet"/>
      <w:lvlText w:val="◦"/>
      <w:lvlJc w:val="left"/>
      <w:pPr>
        <w:tabs>
          <w:tab w:val="num" w:pos="720"/>
        </w:tabs>
        <w:ind w:left="720" w:hanging="360"/>
      </w:pPr>
      <w:rPr>
        <w:rFonts w:ascii="Garamond" w:hAnsi="Garamond" w:hint="default"/>
      </w:rPr>
    </w:lvl>
    <w:lvl w:ilvl="1" w:tplc="1D464F84" w:tentative="1">
      <w:start w:val="1"/>
      <w:numFmt w:val="bullet"/>
      <w:lvlText w:val="◦"/>
      <w:lvlJc w:val="left"/>
      <w:pPr>
        <w:tabs>
          <w:tab w:val="num" w:pos="1440"/>
        </w:tabs>
        <w:ind w:left="1440" w:hanging="360"/>
      </w:pPr>
      <w:rPr>
        <w:rFonts w:ascii="Garamond" w:hAnsi="Garamond" w:hint="default"/>
      </w:rPr>
    </w:lvl>
    <w:lvl w:ilvl="2" w:tplc="12BC1284" w:tentative="1">
      <w:start w:val="1"/>
      <w:numFmt w:val="bullet"/>
      <w:lvlText w:val="◦"/>
      <w:lvlJc w:val="left"/>
      <w:pPr>
        <w:tabs>
          <w:tab w:val="num" w:pos="2160"/>
        </w:tabs>
        <w:ind w:left="2160" w:hanging="360"/>
      </w:pPr>
      <w:rPr>
        <w:rFonts w:ascii="Garamond" w:hAnsi="Garamond" w:hint="default"/>
      </w:rPr>
    </w:lvl>
    <w:lvl w:ilvl="3" w:tplc="AF3E8E60" w:tentative="1">
      <w:start w:val="1"/>
      <w:numFmt w:val="bullet"/>
      <w:lvlText w:val="◦"/>
      <w:lvlJc w:val="left"/>
      <w:pPr>
        <w:tabs>
          <w:tab w:val="num" w:pos="2880"/>
        </w:tabs>
        <w:ind w:left="2880" w:hanging="360"/>
      </w:pPr>
      <w:rPr>
        <w:rFonts w:ascii="Garamond" w:hAnsi="Garamond" w:hint="default"/>
      </w:rPr>
    </w:lvl>
    <w:lvl w:ilvl="4" w:tplc="72CA321E" w:tentative="1">
      <w:start w:val="1"/>
      <w:numFmt w:val="bullet"/>
      <w:lvlText w:val="◦"/>
      <w:lvlJc w:val="left"/>
      <w:pPr>
        <w:tabs>
          <w:tab w:val="num" w:pos="3600"/>
        </w:tabs>
        <w:ind w:left="3600" w:hanging="360"/>
      </w:pPr>
      <w:rPr>
        <w:rFonts w:ascii="Garamond" w:hAnsi="Garamond" w:hint="default"/>
      </w:rPr>
    </w:lvl>
    <w:lvl w:ilvl="5" w:tplc="0EEA9668" w:tentative="1">
      <w:start w:val="1"/>
      <w:numFmt w:val="bullet"/>
      <w:lvlText w:val="◦"/>
      <w:lvlJc w:val="left"/>
      <w:pPr>
        <w:tabs>
          <w:tab w:val="num" w:pos="4320"/>
        </w:tabs>
        <w:ind w:left="4320" w:hanging="360"/>
      </w:pPr>
      <w:rPr>
        <w:rFonts w:ascii="Garamond" w:hAnsi="Garamond" w:hint="default"/>
      </w:rPr>
    </w:lvl>
    <w:lvl w:ilvl="6" w:tplc="906E4172" w:tentative="1">
      <w:start w:val="1"/>
      <w:numFmt w:val="bullet"/>
      <w:lvlText w:val="◦"/>
      <w:lvlJc w:val="left"/>
      <w:pPr>
        <w:tabs>
          <w:tab w:val="num" w:pos="5040"/>
        </w:tabs>
        <w:ind w:left="5040" w:hanging="360"/>
      </w:pPr>
      <w:rPr>
        <w:rFonts w:ascii="Garamond" w:hAnsi="Garamond" w:hint="default"/>
      </w:rPr>
    </w:lvl>
    <w:lvl w:ilvl="7" w:tplc="0166E038" w:tentative="1">
      <w:start w:val="1"/>
      <w:numFmt w:val="bullet"/>
      <w:lvlText w:val="◦"/>
      <w:lvlJc w:val="left"/>
      <w:pPr>
        <w:tabs>
          <w:tab w:val="num" w:pos="5760"/>
        </w:tabs>
        <w:ind w:left="5760" w:hanging="360"/>
      </w:pPr>
      <w:rPr>
        <w:rFonts w:ascii="Garamond" w:hAnsi="Garamond" w:hint="default"/>
      </w:rPr>
    </w:lvl>
    <w:lvl w:ilvl="8" w:tplc="8878CB96" w:tentative="1">
      <w:start w:val="1"/>
      <w:numFmt w:val="bullet"/>
      <w:lvlText w:val="◦"/>
      <w:lvlJc w:val="left"/>
      <w:pPr>
        <w:tabs>
          <w:tab w:val="num" w:pos="6480"/>
        </w:tabs>
        <w:ind w:left="6480" w:hanging="360"/>
      </w:pPr>
      <w:rPr>
        <w:rFonts w:ascii="Garamond" w:hAnsi="Garamond" w:hint="default"/>
      </w:rPr>
    </w:lvl>
  </w:abstractNum>
  <w:abstractNum w:abstractNumId="522" w15:restartNumberingAfterBreak="0">
    <w:nsid w:val="72DC3F52"/>
    <w:multiLevelType w:val="hybridMultilevel"/>
    <w:tmpl w:val="D00E208E"/>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523" w15:restartNumberingAfterBreak="0">
    <w:nsid w:val="7310102F"/>
    <w:multiLevelType w:val="hybridMultilevel"/>
    <w:tmpl w:val="2CE6B984"/>
    <w:lvl w:ilvl="0" w:tplc="B13AB124">
      <w:start w:val="1"/>
      <w:numFmt w:val="bullet"/>
      <w:lvlText w:val=""/>
      <w:lvlJc w:val="left"/>
      <w:pPr>
        <w:tabs>
          <w:tab w:val="num" w:pos="720"/>
        </w:tabs>
        <w:ind w:left="720" w:hanging="360"/>
      </w:pPr>
      <w:rPr>
        <w:rFonts w:ascii="Wingdings" w:hAnsi="Wingdings" w:hint="default"/>
      </w:rPr>
    </w:lvl>
    <w:lvl w:ilvl="1" w:tplc="1FF8D9CA" w:tentative="1">
      <w:start w:val="1"/>
      <w:numFmt w:val="bullet"/>
      <w:lvlText w:val=""/>
      <w:lvlJc w:val="left"/>
      <w:pPr>
        <w:tabs>
          <w:tab w:val="num" w:pos="1440"/>
        </w:tabs>
        <w:ind w:left="1440" w:hanging="360"/>
      </w:pPr>
      <w:rPr>
        <w:rFonts w:ascii="Wingdings" w:hAnsi="Wingdings" w:hint="default"/>
      </w:rPr>
    </w:lvl>
    <w:lvl w:ilvl="2" w:tplc="C78E065E" w:tentative="1">
      <w:start w:val="1"/>
      <w:numFmt w:val="bullet"/>
      <w:lvlText w:val=""/>
      <w:lvlJc w:val="left"/>
      <w:pPr>
        <w:tabs>
          <w:tab w:val="num" w:pos="2160"/>
        </w:tabs>
        <w:ind w:left="2160" w:hanging="360"/>
      </w:pPr>
      <w:rPr>
        <w:rFonts w:ascii="Wingdings" w:hAnsi="Wingdings" w:hint="default"/>
      </w:rPr>
    </w:lvl>
    <w:lvl w:ilvl="3" w:tplc="A6D02C80" w:tentative="1">
      <w:start w:val="1"/>
      <w:numFmt w:val="bullet"/>
      <w:lvlText w:val=""/>
      <w:lvlJc w:val="left"/>
      <w:pPr>
        <w:tabs>
          <w:tab w:val="num" w:pos="2880"/>
        </w:tabs>
        <w:ind w:left="2880" w:hanging="360"/>
      </w:pPr>
      <w:rPr>
        <w:rFonts w:ascii="Wingdings" w:hAnsi="Wingdings" w:hint="default"/>
      </w:rPr>
    </w:lvl>
    <w:lvl w:ilvl="4" w:tplc="B5287204" w:tentative="1">
      <w:start w:val="1"/>
      <w:numFmt w:val="bullet"/>
      <w:lvlText w:val=""/>
      <w:lvlJc w:val="left"/>
      <w:pPr>
        <w:tabs>
          <w:tab w:val="num" w:pos="3600"/>
        </w:tabs>
        <w:ind w:left="3600" w:hanging="360"/>
      </w:pPr>
      <w:rPr>
        <w:rFonts w:ascii="Wingdings" w:hAnsi="Wingdings" w:hint="default"/>
      </w:rPr>
    </w:lvl>
    <w:lvl w:ilvl="5" w:tplc="8F4618B0" w:tentative="1">
      <w:start w:val="1"/>
      <w:numFmt w:val="bullet"/>
      <w:lvlText w:val=""/>
      <w:lvlJc w:val="left"/>
      <w:pPr>
        <w:tabs>
          <w:tab w:val="num" w:pos="4320"/>
        </w:tabs>
        <w:ind w:left="4320" w:hanging="360"/>
      </w:pPr>
      <w:rPr>
        <w:rFonts w:ascii="Wingdings" w:hAnsi="Wingdings" w:hint="default"/>
      </w:rPr>
    </w:lvl>
    <w:lvl w:ilvl="6" w:tplc="94F03648" w:tentative="1">
      <w:start w:val="1"/>
      <w:numFmt w:val="bullet"/>
      <w:lvlText w:val=""/>
      <w:lvlJc w:val="left"/>
      <w:pPr>
        <w:tabs>
          <w:tab w:val="num" w:pos="5040"/>
        </w:tabs>
        <w:ind w:left="5040" w:hanging="360"/>
      </w:pPr>
      <w:rPr>
        <w:rFonts w:ascii="Wingdings" w:hAnsi="Wingdings" w:hint="default"/>
      </w:rPr>
    </w:lvl>
    <w:lvl w:ilvl="7" w:tplc="E38C27A6" w:tentative="1">
      <w:start w:val="1"/>
      <w:numFmt w:val="bullet"/>
      <w:lvlText w:val=""/>
      <w:lvlJc w:val="left"/>
      <w:pPr>
        <w:tabs>
          <w:tab w:val="num" w:pos="5760"/>
        </w:tabs>
        <w:ind w:left="5760" w:hanging="360"/>
      </w:pPr>
      <w:rPr>
        <w:rFonts w:ascii="Wingdings" w:hAnsi="Wingdings" w:hint="default"/>
      </w:rPr>
    </w:lvl>
    <w:lvl w:ilvl="8" w:tplc="8586EB74" w:tentative="1">
      <w:start w:val="1"/>
      <w:numFmt w:val="bullet"/>
      <w:lvlText w:val=""/>
      <w:lvlJc w:val="left"/>
      <w:pPr>
        <w:tabs>
          <w:tab w:val="num" w:pos="6480"/>
        </w:tabs>
        <w:ind w:left="6480" w:hanging="360"/>
      </w:pPr>
      <w:rPr>
        <w:rFonts w:ascii="Wingdings" w:hAnsi="Wingdings" w:hint="default"/>
      </w:rPr>
    </w:lvl>
  </w:abstractNum>
  <w:abstractNum w:abstractNumId="524" w15:restartNumberingAfterBreak="0">
    <w:nsid w:val="732F1E0C"/>
    <w:multiLevelType w:val="hybridMultilevel"/>
    <w:tmpl w:val="EE2A8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5" w15:restartNumberingAfterBreak="0">
    <w:nsid w:val="73666101"/>
    <w:multiLevelType w:val="hybridMultilevel"/>
    <w:tmpl w:val="37C03A48"/>
    <w:lvl w:ilvl="0" w:tplc="434C42BA">
      <w:start w:val="1"/>
      <w:numFmt w:val="bullet"/>
      <w:lvlText w:val=""/>
      <w:lvlJc w:val="left"/>
      <w:pPr>
        <w:tabs>
          <w:tab w:val="num" w:pos="720"/>
        </w:tabs>
        <w:ind w:left="720" w:hanging="360"/>
      </w:pPr>
      <w:rPr>
        <w:rFonts w:ascii="Wingdings" w:hAnsi="Wingdings" w:hint="default"/>
      </w:rPr>
    </w:lvl>
    <w:lvl w:ilvl="1" w:tplc="31D4FF64" w:tentative="1">
      <w:start w:val="1"/>
      <w:numFmt w:val="bullet"/>
      <w:lvlText w:val=""/>
      <w:lvlJc w:val="left"/>
      <w:pPr>
        <w:tabs>
          <w:tab w:val="num" w:pos="1440"/>
        </w:tabs>
        <w:ind w:left="1440" w:hanging="360"/>
      </w:pPr>
      <w:rPr>
        <w:rFonts w:ascii="Wingdings" w:hAnsi="Wingdings" w:hint="default"/>
      </w:rPr>
    </w:lvl>
    <w:lvl w:ilvl="2" w:tplc="60E24F06" w:tentative="1">
      <w:start w:val="1"/>
      <w:numFmt w:val="bullet"/>
      <w:lvlText w:val=""/>
      <w:lvlJc w:val="left"/>
      <w:pPr>
        <w:tabs>
          <w:tab w:val="num" w:pos="2160"/>
        </w:tabs>
        <w:ind w:left="2160" w:hanging="360"/>
      </w:pPr>
      <w:rPr>
        <w:rFonts w:ascii="Wingdings" w:hAnsi="Wingdings" w:hint="default"/>
      </w:rPr>
    </w:lvl>
    <w:lvl w:ilvl="3" w:tplc="0CF09ECA" w:tentative="1">
      <w:start w:val="1"/>
      <w:numFmt w:val="bullet"/>
      <w:lvlText w:val=""/>
      <w:lvlJc w:val="left"/>
      <w:pPr>
        <w:tabs>
          <w:tab w:val="num" w:pos="2880"/>
        </w:tabs>
        <w:ind w:left="2880" w:hanging="360"/>
      </w:pPr>
      <w:rPr>
        <w:rFonts w:ascii="Wingdings" w:hAnsi="Wingdings" w:hint="default"/>
      </w:rPr>
    </w:lvl>
    <w:lvl w:ilvl="4" w:tplc="2A4C04D0" w:tentative="1">
      <w:start w:val="1"/>
      <w:numFmt w:val="bullet"/>
      <w:lvlText w:val=""/>
      <w:lvlJc w:val="left"/>
      <w:pPr>
        <w:tabs>
          <w:tab w:val="num" w:pos="3600"/>
        </w:tabs>
        <w:ind w:left="3600" w:hanging="360"/>
      </w:pPr>
      <w:rPr>
        <w:rFonts w:ascii="Wingdings" w:hAnsi="Wingdings" w:hint="default"/>
      </w:rPr>
    </w:lvl>
    <w:lvl w:ilvl="5" w:tplc="FED84BBA" w:tentative="1">
      <w:start w:val="1"/>
      <w:numFmt w:val="bullet"/>
      <w:lvlText w:val=""/>
      <w:lvlJc w:val="left"/>
      <w:pPr>
        <w:tabs>
          <w:tab w:val="num" w:pos="4320"/>
        </w:tabs>
        <w:ind w:left="4320" w:hanging="360"/>
      </w:pPr>
      <w:rPr>
        <w:rFonts w:ascii="Wingdings" w:hAnsi="Wingdings" w:hint="default"/>
      </w:rPr>
    </w:lvl>
    <w:lvl w:ilvl="6" w:tplc="B2562580" w:tentative="1">
      <w:start w:val="1"/>
      <w:numFmt w:val="bullet"/>
      <w:lvlText w:val=""/>
      <w:lvlJc w:val="left"/>
      <w:pPr>
        <w:tabs>
          <w:tab w:val="num" w:pos="5040"/>
        </w:tabs>
        <w:ind w:left="5040" w:hanging="360"/>
      </w:pPr>
      <w:rPr>
        <w:rFonts w:ascii="Wingdings" w:hAnsi="Wingdings" w:hint="default"/>
      </w:rPr>
    </w:lvl>
    <w:lvl w:ilvl="7" w:tplc="0B10DE6C" w:tentative="1">
      <w:start w:val="1"/>
      <w:numFmt w:val="bullet"/>
      <w:lvlText w:val=""/>
      <w:lvlJc w:val="left"/>
      <w:pPr>
        <w:tabs>
          <w:tab w:val="num" w:pos="5760"/>
        </w:tabs>
        <w:ind w:left="5760" w:hanging="360"/>
      </w:pPr>
      <w:rPr>
        <w:rFonts w:ascii="Wingdings" w:hAnsi="Wingdings" w:hint="default"/>
      </w:rPr>
    </w:lvl>
    <w:lvl w:ilvl="8" w:tplc="605ADF7E" w:tentative="1">
      <w:start w:val="1"/>
      <w:numFmt w:val="bullet"/>
      <w:lvlText w:val=""/>
      <w:lvlJc w:val="left"/>
      <w:pPr>
        <w:tabs>
          <w:tab w:val="num" w:pos="6480"/>
        </w:tabs>
        <w:ind w:left="6480" w:hanging="360"/>
      </w:pPr>
      <w:rPr>
        <w:rFonts w:ascii="Wingdings" w:hAnsi="Wingdings" w:hint="default"/>
      </w:rPr>
    </w:lvl>
  </w:abstractNum>
  <w:abstractNum w:abstractNumId="526" w15:restartNumberingAfterBreak="0">
    <w:nsid w:val="736705C5"/>
    <w:multiLevelType w:val="hybridMultilevel"/>
    <w:tmpl w:val="EA3EFDAE"/>
    <w:lvl w:ilvl="0" w:tplc="AF1C5D60">
      <w:start w:val="1"/>
      <w:numFmt w:val="bullet"/>
      <w:lvlText w:val=""/>
      <w:lvlJc w:val="left"/>
      <w:pPr>
        <w:tabs>
          <w:tab w:val="num" w:pos="720"/>
        </w:tabs>
        <w:ind w:left="720" w:hanging="360"/>
      </w:pPr>
      <w:rPr>
        <w:rFonts w:ascii="Wingdings" w:hAnsi="Wingdings" w:hint="default"/>
      </w:rPr>
    </w:lvl>
    <w:lvl w:ilvl="1" w:tplc="A3BA8ADA" w:tentative="1">
      <w:start w:val="1"/>
      <w:numFmt w:val="bullet"/>
      <w:lvlText w:val=""/>
      <w:lvlJc w:val="left"/>
      <w:pPr>
        <w:tabs>
          <w:tab w:val="num" w:pos="1440"/>
        </w:tabs>
        <w:ind w:left="1440" w:hanging="360"/>
      </w:pPr>
      <w:rPr>
        <w:rFonts w:ascii="Wingdings" w:hAnsi="Wingdings" w:hint="default"/>
      </w:rPr>
    </w:lvl>
    <w:lvl w:ilvl="2" w:tplc="457629F6" w:tentative="1">
      <w:start w:val="1"/>
      <w:numFmt w:val="bullet"/>
      <w:lvlText w:val=""/>
      <w:lvlJc w:val="left"/>
      <w:pPr>
        <w:tabs>
          <w:tab w:val="num" w:pos="2160"/>
        </w:tabs>
        <w:ind w:left="2160" w:hanging="360"/>
      </w:pPr>
      <w:rPr>
        <w:rFonts w:ascii="Wingdings" w:hAnsi="Wingdings" w:hint="default"/>
      </w:rPr>
    </w:lvl>
    <w:lvl w:ilvl="3" w:tplc="14627558" w:tentative="1">
      <w:start w:val="1"/>
      <w:numFmt w:val="bullet"/>
      <w:lvlText w:val=""/>
      <w:lvlJc w:val="left"/>
      <w:pPr>
        <w:tabs>
          <w:tab w:val="num" w:pos="2880"/>
        </w:tabs>
        <w:ind w:left="2880" w:hanging="360"/>
      </w:pPr>
      <w:rPr>
        <w:rFonts w:ascii="Wingdings" w:hAnsi="Wingdings" w:hint="default"/>
      </w:rPr>
    </w:lvl>
    <w:lvl w:ilvl="4" w:tplc="3800D768" w:tentative="1">
      <w:start w:val="1"/>
      <w:numFmt w:val="bullet"/>
      <w:lvlText w:val=""/>
      <w:lvlJc w:val="left"/>
      <w:pPr>
        <w:tabs>
          <w:tab w:val="num" w:pos="3600"/>
        </w:tabs>
        <w:ind w:left="3600" w:hanging="360"/>
      </w:pPr>
      <w:rPr>
        <w:rFonts w:ascii="Wingdings" w:hAnsi="Wingdings" w:hint="default"/>
      </w:rPr>
    </w:lvl>
    <w:lvl w:ilvl="5" w:tplc="47085572" w:tentative="1">
      <w:start w:val="1"/>
      <w:numFmt w:val="bullet"/>
      <w:lvlText w:val=""/>
      <w:lvlJc w:val="left"/>
      <w:pPr>
        <w:tabs>
          <w:tab w:val="num" w:pos="4320"/>
        </w:tabs>
        <w:ind w:left="4320" w:hanging="360"/>
      </w:pPr>
      <w:rPr>
        <w:rFonts w:ascii="Wingdings" w:hAnsi="Wingdings" w:hint="default"/>
      </w:rPr>
    </w:lvl>
    <w:lvl w:ilvl="6" w:tplc="5F4A0682" w:tentative="1">
      <w:start w:val="1"/>
      <w:numFmt w:val="bullet"/>
      <w:lvlText w:val=""/>
      <w:lvlJc w:val="left"/>
      <w:pPr>
        <w:tabs>
          <w:tab w:val="num" w:pos="5040"/>
        </w:tabs>
        <w:ind w:left="5040" w:hanging="360"/>
      </w:pPr>
      <w:rPr>
        <w:rFonts w:ascii="Wingdings" w:hAnsi="Wingdings" w:hint="default"/>
      </w:rPr>
    </w:lvl>
    <w:lvl w:ilvl="7" w:tplc="F3DCF5DE" w:tentative="1">
      <w:start w:val="1"/>
      <w:numFmt w:val="bullet"/>
      <w:lvlText w:val=""/>
      <w:lvlJc w:val="left"/>
      <w:pPr>
        <w:tabs>
          <w:tab w:val="num" w:pos="5760"/>
        </w:tabs>
        <w:ind w:left="5760" w:hanging="360"/>
      </w:pPr>
      <w:rPr>
        <w:rFonts w:ascii="Wingdings" w:hAnsi="Wingdings" w:hint="default"/>
      </w:rPr>
    </w:lvl>
    <w:lvl w:ilvl="8" w:tplc="FC24A992" w:tentative="1">
      <w:start w:val="1"/>
      <w:numFmt w:val="bullet"/>
      <w:lvlText w:val=""/>
      <w:lvlJc w:val="left"/>
      <w:pPr>
        <w:tabs>
          <w:tab w:val="num" w:pos="6480"/>
        </w:tabs>
        <w:ind w:left="6480" w:hanging="360"/>
      </w:pPr>
      <w:rPr>
        <w:rFonts w:ascii="Wingdings" w:hAnsi="Wingdings" w:hint="default"/>
      </w:rPr>
    </w:lvl>
  </w:abstractNum>
  <w:abstractNum w:abstractNumId="527" w15:restartNumberingAfterBreak="0">
    <w:nsid w:val="736D6687"/>
    <w:multiLevelType w:val="hybridMultilevel"/>
    <w:tmpl w:val="061830AE"/>
    <w:lvl w:ilvl="0" w:tplc="EBE40848">
      <w:start w:val="1"/>
      <w:numFmt w:val="bullet"/>
      <w:lvlText w:val=""/>
      <w:lvlJc w:val="left"/>
      <w:pPr>
        <w:tabs>
          <w:tab w:val="num" w:pos="720"/>
        </w:tabs>
        <w:ind w:left="720" w:hanging="360"/>
      </w:pPr>
      <w:rPr>
        <w:rFonts w:ascii="Wingdings" w:hAnsi="Wingdings" w:hint="default"/>
      </w:rPr>
    </w:lvl>
    <w:lvl w:ilvl="1" w:tplc="205E31EE">
      <w:numFmt w:val="bullet"/>
      <w:lvlText w:val=""/>
      <w:lvlJc w:val="left"/>
      <w:pPr>
        <w:tabs>
          <w:tab w:val="num" w:pos="1440"/>
        </w:tabs>
        <w:ind w:left="1440" w:hanging="360"/>
      </w:pPr>
      <w:rPr>
        <w:rFonts w:ascii="Wingdings" w:hAnsi="Wingdings" w:hint="default"/>
      </w:rPr>
    </w:lvl>
    <w:lvl w:ilvl="2" w:tplc="CFDA52C2" w:tentative="1">
      <w:start w:val="1"/>
      <w:numFmt w:val="bullet"/>
      <w:lvlText w:val=""/>
      <w:lvlJc w:val="left"/>
      <w:pPr>
        <w:tabs>
          <w:tab w:val="num" w:pos="2160"/>
        </w:tabs>
        <w:ind w:left="2160" w:hanging="360"/>
      </w:pPr>
      <w:rPr>
        <w:rFonts w:ascii="Wingdings" w:hAnsi="Wingdings" w:hint="default"/>
      </w:rPr>
    </w:lvl>
    <w:lvl w:ilvl="3" w:tplc="6438539C" w:tentative="1">
      <w:start w:val="1"/>
      <w:numFmt w:val="bullet"/>
      <w:lvlText w:val=""/>
      <w:lvlJc w:val="left"/>
      <w:pPr>
        <w:tabs>
          <w:tab w:val="num" w:pos="2880"/>
        </w:tabs>
        <w:ind w:left="2880" w:hanging="360"/>
      </w:pPr>
      <w:rPr>
        <w:rFonts w:ascii="Wingdings" w:hAnsi="Wingdings" w:hint="default"/>
      </w:rPr>
    </w:lvl>
    <w:lvl w:ilvl="4" w:tplc="F266C0A8" w:tentative="1">
      <w:start w:val="1"/>
      <w:numFmt w:val="bullet"/>
      <w:lvlText w:val=""/>
      <w:lvlJc w:val="left"/>
      <w:pPr>
        <w:tabs>
          <w:tab w:val="num" w:pos="3600"/>
        </w:tabs>
        <w:ind w:left="3600" w:hanging="360"/>
      </w:pPr>
      <w:rPr>
        <w:rFonts w:ascii="Wingdings" w:hAnsi="Wingdings" w:hint="default"/>
      </w:rPr>
    </w:lvl>
    <w:lvl w:ilvl="5" w:tplc="76C02370" w:tentative="1">
      <w:start w:val="1"/>
      <w:numFmt w:val="bullet"/>
      <w:lvlText w:val=""/>
      <w:lvlJc w:val="left"/>
      <w:pPr>
        <w:tabs>
          <w:tab w:val="num" w:pos="4320"/>
        </w:tabs>
        <w:ind w:left="4320" w:hanging="360"/>
      </w:pPr>
      <w:rPr>
        <w:rFonts w:ascii="Wingdings" w:hAnsi="Wingdings" w:hint="default"/>
      </w:rPr>
    </w:lvl>
    <w:lvl w:ilvl="6" w:tplc="0C72D880" w:tentative="1">
      <w:start w:val="1"/>
      <w:numFmt w:val="bullet"/>
      <w:lvlText w:val=""/>
      <w:lvlJc w:val="left"/>
      <w:pPr>
        <w:tabs>
          <w:tab w:val="num" w:pos="5040"/>
        </w:tabs>
        <w:ind w:left="5040" w:hanging="360"/>
      </w:pPr>
      <w:rPr>
        <w:rFonts w:ascii="Wingdings" w:hAnsi="Wingdings" w:hint="default"/>
      </w:rPr>
    </w:lvl>
    <w:lvl w:ilvl="7" w:tplc="2AEAC188" w:tentative="1">
      <w:start w:val="1"/>
      <w:numFmt w:val="bullet"/>
      <w:lvlText w:val=""/>
      <w:lvlJc w:val="left"/>
      <w:pPr>
        <w:tabs>
          <w:tab w:val="num" w:pos="5760"/>
        </w:tabs>
        <w:ind w:left="5760" w:hanging="360"/>
      </w:pPr>
      <w:rPr>
        <w:rFonts w:ascii="Wingdings" w:hAnsi="Wingdings" w:hint="default"/>
      </w:rPr>
    </w:lvl>
    <w:lvl w:ilvl="8" w:tplc="FEACA6CA" w:tentative="1">
      <w:start w:val="1"/>
      <w:numFmt w:val="bullet"/>
      <w:lvlText w:val=""/>
      <w:lvlJc w:val="left"/>
      <w:pPr>
        <w:tabs>
          <w:tab w:val="num" w:pos="6480"/>
        </w:tabs>
        <w:ind w:left="6480" w:hanging="360"/>
      </w:pPr>
      <w:rPr>
        <w:rFonts w:ascii="Wingdings" w:hAnsi="Wingdings" w:hint="default"/>
      </w:rPr>
    </w:lvl>
  </w:abstractNum>
  <w:abstractNum w:abstractNumId="528" w15:restartNumberingAfterBreak="0">
    <w:nsid w:val="736E1B1E"/>
    <w:multiLevelType w:val="hybridMultilevel"/>
    <w:tmpl w:val="0CA6B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9" w15:restartNumberingAfterBreak="0">
    <w:nsid w:val="737B09A4"/>
    <w:multiLevelType w:val="hybridMultilevel"/>
    <w:tmpl w:val="FFFFFFFF"/>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0" w15:restartNumberingAfterBreak="0">
    <w:nsid w:val="73D04928"/>
    <w:multiLevelType w:val="hybridMultilevel"/>
    <w:tmpl w:val="A25075F0"/>
    <w:lvl w:ilvl="0" w:tplc="95A665FE">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1" w15:restartNumberingAfterBreak="0">
    <w:nsid w:val="73D61C57"/>
    <w:multiLevelType w:val="hybridMultilevel"/>
    <w:tmpl w:val="FFFFFFFF"/>
    <w:lvl w:ilvl="0" w:tplc="0409000F">
      <w:start w:val="1"/>
      <w:numFmt w:val="decimal"/>
      <w:lvlText w:val="%1."/>
      <w:lvlJc w:val="left"/>
      <w:pPr>
        <w:ind w:left="1440" w:hanging="360"/>
      </w:pPr>
      <w:rPr>
        <w:rFonts w:cs="Times New Roman"/>
      </w:rPr>
    </w:lvl>
    <w:lvl w:ilvl="1" w:tplc="04090019">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532" w15:restartNumberingAfterBreak="0">
    <w:nsid w:val="7412216E"/>
    <w:multiLevelType w:val="hybridMultilevel"/>
    <w:tmpl w:val="84D0A33A"/>
    <w:lvl w:ilvl="0" w:tplc="8F10F016">
      <w:start w:val="1"/>
      <w:numFmt w:val="bullet"/>
      <w:lvlText w:val=""/>
      <w:lvlJc w:val="left"/>
      <w:pPr>
        <w:tabs>
          <w:tab w:val="num" w:pos="720"/>
        </w:tabs>
        <w:ind w:left="720" w:hanging="360"/>
      </w:pPr>
      <w:rPr>
        <w:rFonts w:ascii="Wingdings" w:hAnsi="Wingdings" w:hint="default"/>
      </w:rPr>
    </w:lvl>
    <w:lvl w:ilvl="1" w:tplc="3BC21480" w:tentative="1">
      <w:start w:val="1"/>
      <w:numFmt w:val="bullet"/>
      <w:lvlText w:val=""/>
      <w:lvlJc w:val="left"/>
      <w:pPr>
        <w:tabs>
          <w:tab w:val="num" w:pos="1440"/>
        </w:tabs>
        <w:ind w:left="1440" w:hanging="360"/>
      </w:pPr>
      <w:rPr>
        <w:rFonts w:ascii="Wingdings" w:hAnsi="Wingdings" w:hint="default"/>
      </w:rPr>
    </w:lvl>
    <w:lvl w:ilvl="2" w:tplc="CFAC7BF6" w:tentative="1">
      <w:start w:val="1"/>
      <w:numFmt w:val="bullet"/>
      <w:lvlText w:val=""/>
      <w:lvlJc w:val="left"/>
      <w:pPr>
        <w:tabs>
          <w:tab w:val="num" w:pos="2160"/>
        </w:tabs>
        <w:ind w:left="2160" w:hanging="360"/>
      </w:pPr>
      <w:rPr>
        <w:rFonts w:ascii="Wingdings" w:hAnsi="Wingdings" w:hint="default"/>
      </w:rPr>
    </w:lvl>
    <w:lvl w:ilvl="3" w:tplc="14567F2C" w:tentative="1">
      <w:start w:val="1"/>
      <w:numFmt w:val="bullet"/>
      <w:lvlText w:val=""/>
      <w:lvlJc w:val="left"/>
      <w:pPr>
        <w:tabs>
          <w:tab w:val="num" w:pos="2880"/>
        </w:tabs>
        <w:ind w:left="2880" w:hanging="360"/>
      </w:pPr>
      <w:rPr>
        <w:rFonts w:ascii="Wingdings" w:hAnsi="Wingdings" w:hint="default"/>
      </w:rPr>
    </w:lvl>
    <w:lvl w:ilvl="4" w:tplc="2C4E0692" w:tentative="1">
      <w:start w:val="1"/>
      <w:numFmt w:val="bullet"/>
      <w:lvlText w:val=""/>
      <w:lvlJc w:val="left"/>
      <w:pPr>
        <w:tabs>
          <w:tab w:val="num" w:pos="3600"/>
        </w:tabs>
        <w:ind w:left="3600" w:hanging="360"/>
      </w:pPr>
      <w:rPr>
        <w:rFonts w:ascii="Wingdings" w:hAnsi="Wingdings" w:hint="default"/>
      </w:rPr>
    </w:lvl>
    <w:lvl w:ilvl="5" w:tplc="4F26F3D6" w:tentative="1">
      <w:start w:val="1"/>
      <w:numFmt w:val="bullet"/>
      <w:lvlText w:val=""/>
      <w:lvlJc w:val="left"/>
      <w:pPr>
        <w:tabs>
          <w:tab w:val="num" w:pos="4320"/>
        </w:tabs>
        <w:ind w:left="4320" w:hanging="360"/>
      </w:pPr>
      <w:rPr>
        <w:rFonts w:ascii="Wingdings" w:hAnsi="Wingdings" w:hint="default"/>
      </w:rPr>
    </w:lvl>
    <w:lvl w:ilvl="6" w:tplc="141E41E0" w:tentative="1">
      <w:start w:val="1"/>
      <w:numFmt w:val="bullet"/>
      <w:lvlText w:val=""/>
      <w:lvlJc w:val="left"/>
      <w:pPr>
        <w:tabs>
          <w:tab w:val="num" w:pos="5040"/>
        </w:tabs>
        <w:ind w:left="5040" w:hanging="360"/>
      </w:pPr>
      <w:rPr>
        <w:rFonts w:ascii="Wingdings" w:hAnsi="Wingdings" w:hint="default"/>
      </w:rPr>
    </w:lvl>
    <w:lvl w:ilvl="7" w:tplc="9BAEFB04" w:tentative="1">
      <w:start w:val="1"/>
      <w:numFmt w:val="bullet"/>
      <w:lvlText w:val=""/>
      <w:lvlJc w:val="left"/>
      <w:pPr>
        <w:tabs>
          <w:tab w:val="num" w:pos="5760"/>
        </w:tabs>
        <w:ind w:left="5760" w:hanging="360"/>
      </w:pPr>
      <w:rPr>
        <w:rFonts w:ascii="Wingdings" w:hAnsi="Wingdings" w:hint="default"/>
      </w:rPr>
    </w:lvl>
    <w:lvl w:ilvl="8" w:tplc="5596EC20" w:tentative="1">
      <w:start w:val="1"/>
      <w:numFmt w:val="bullet"/>
      <w:lvlText w:val=""/>
      <w:lvlJc w:val="left"/>
      <w:pPr>
        <w:tabs>
          <w:tab w:val="num" w:pos="6480"/>
        </w:tabs>
        <w:ind w:left="6480" w:hanging="360"/>
      </w:pPr>
      <w:rPr>
        <w:rFonts w:ascii="Wingdings" w:hAnsi="Wingdings" w:hint="default"/>
      </w:rPr>
    </w:lvl>
  </w:abstractNum>
  <w:abstractNum w:abstractNumId="533" w15:restartNumberingAfterBreak="0">
    <w:nsid w:val="741A4BF0"/>
    <w:multiLevelType w:val="hybridMultilevel"/>
    <w:tmpl w:val="01D255AC"/>
    <w:lvl w:ilvl="0" w:tplc="223E21F6">
      <w:start w:val="1"/>
      <w:numFmt w:val="bullet"/>
      <w:lvlText w:val=""/>
      <w:lvlJc w:val="left"/>
      <w:pPr>
        <w:tabs>
          <w:tab w:val="num" w:pos="720"/>
        </w:tabs>
        <w:ind w:left="720" w:hanging="360"/>
      </w:pPr>
      <w:rPr>
        <w:rFonts w:ascii="Wingdings" w:hAnsi="Wingdings" w:hint="default"/>
      </w:rPr>
    </w:lvl>
    <w:lvl w:ilvl="1" w:tplc="4A7AA7EE" w:tentative="1">
      <w:start w:val="1"/>
      <w:numFmt w:val="bullet"/>
      <w:lvlText w:val=""/>
      <w:lvlJc w:val="left"/>
      <w:pPr>
        <w:tabs>
          <w:tab w:val="num" w:pos="1440"/>
        </w:tabs>
        <w:ind w:left="1440" w:hanging="360"/>
      </w:pPr>
      <w:rPr>
        <w:rFonts w:ascii="Wingdings" w:hAnsi="Wingdings" w:hint="default"/>
      </w:rPr>
    </w:lvl>
    <w:lvl w:ilvl="2" w:tplc="DC3808EC" w:tentative="1">
      <w:start w:val="1"/>
      <w:numFmt w:val="bullet"/>
      <w:lvlText w:val=""/>
      <w:lvlJc w:val="left"/>
      <w:pPr>
        <w:tabs>
          <w:tab w:val="num" w:pos="2160"/>
        </w:tabs>
        <w:ind w:left="2160" w:hanging="360"/>
      </w:pPr>
      <w:rPr>
        <w:rFonts w:ascii="Wingdings" w:hAnsi="Wingdings" w:hint="default"/>
      </w:rPr>
    </w:lvl>
    <w:lvl w:ilvl="3" w:tplc="93FA54F0" w:tentative="1">
      <w:start w:val="1"/>
      <w:numFmt w:val="bullet"/>
      <w:lvlText w:val=""/>
      <w:lvlJc w:val="left"/>
      <w:pPr>
        <w:tabs>
          <w:tab w:val="num" w:pos="2880"/>
        </w:tabs>
        <w:ind w:left="2880" w:hanging="360"/>
      </w:pPr>
      <w:rPr>
        <w:rFonts w:ascii="Wingdings" w:hAnsi="Wingdings" w:hint="default"/>
      </w:rPr>
    </w:lvl>
    <w:lvl w:ilvl="4" w:tplc="16EA7C3E" w:tentative="1">
      <w:start w:val="1"/>
      <w:numFmt w:val="bullet"/>
      <w:lvlText w:val=""/>
      <w:lvlJc w:val="left"/>
      <w:pPr>
        <w:tabs>
          <w:tab w:val="num" w:pos="3600"/>
        </w:tabs>
        <w:ind w:left="3600" w:hanging="360"/>
      </w:pPr>
      <w:rPr>
        <w:rFonts w:ascii="Wingdings" w:hAnsi="Wingdings" w:hint="default"/>
      </w:rPr>
    </w:lvl>
    <w:lvl w:ilvl="5" w:tplc="CFC8DEA8" w:tentative="1">
      <w:start w:val="1"/>
      <w:numFmt w:val="bullet"/>
      <w:lvlText w:val=""/>
      <w:lvlJc w:val="left"/>
      <w:pPr>
        <w:tabs>
          <w:tab w:val="num" w:pos="4320"/>
        </w:tabs>
        <w:ind w:left="4320" w:hanging="360"/>
      </w:pPr>
      <w:rPr>
        <w:rFonts w:ascii="Wingdings" w:hAnsi="Wingdings" w:hint="default"/>
      </w:rPr>
    </w:lvl>
    <w:lvl w:ilvl="6" w:tplc="6128ACBE" w:tentative="1">
      <w:start w:val="1"/>
      <w:numFmt w:val="bullet"/>
      <w:lvlText w:val=""/>
      <w:lvlJc w:val="left"/>
      <w:pPr>
        <w:tabs>
          <w:tab w:val="num" w:pos="5040"/>
        </w:tabs>
        <w:ind w:left="5040" w:hanging="360"/>
      </w:pPr>
      <w:rPr>
        <w:rFonts w:ascii="Wingdings" w:hAnsi="Wingdings" w:hint="default"/>
      </w:rPr>
    </w:lvl>
    <w:lvl w:ilvl="7" w:tplc="8A927936" w:tentative="1">
      <w:start w:val="1"/>
      <w:numFmt w:val="bullet"/>
      <w:lvlText w:val=""/>
      <w:lvlJc w:val="left"/>
      <w:pPr>
        <w:tabs>
          <w:tab w:val="num" w:pos="5760"/>
        </w:tabs>
        <w:ind w:left="5760" w:hanging="360"/>
      </w:pPr>
      <w:rPr>
        <w:rFonts w:ascii="Wingdings" w:hAnsi="Wingdings" w:hint="default"/>
      </w:rPr>
    </w:lvl>
    <w:lvl w:ilvl="8" w:tplc="6DD034A6" w:tentative="1">
      <w:start w:val="1"/>
      <w:numFmt w:val="bullet"/>
      <w:lvlText w:val=""/>
      <w:lvlJc w:val="left"/>
      <w:pPr>
        <w:tabs>
          <w:tab w:val="num" w:pos="6480"/>
        </w:tabs>
        <w:ind w:left="6480" w:hanging="360"/>
      </w:pPr>
      <w:rPr>
        <w:rFonts w:ascii="Wingdings" w:hAnsi="Wingdings" w:hint="default"/>
      </w:rPr>
    </w:lvl>
  </w:abstractNum>
  <w:abstractNum w:abstractNumId="534" w15:restartNumberingAfterBreak="0">
    <w:nsid w:val="745237DB"/>
    <w:multiLevelType w:val="hybridMultilevel"/>
    <w:tmpl w:val="FFFFFFFF"/>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0F">
      <w:start w:val="1"/>
      <w:numFmt w:val="decimal"/>
      <w:lvlText w:val="%3."/>
      <w:lvlJc w:val="lef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35" w15:restartNumberingAfterBreak="0">
    <w:nsid w:val="745F2793"/>
    <w:multiLevelType w:val="hybridMultilevel"/>
    <w:tmpl w:val="CE7E50BC"/>
    <w:lvl w:ilvl="0" w:tplc="C9FE99D2">
      <w:start w:val="1"/>
      <w:numFmt w:val="bullet"/>
      <w:lvlText w:val=""/>
      <w:lvlJc w:val="left"/>
      <w:pPr>
        <w:tabs>
          <w:tab w:val="num" w:pos="720"/>
        </w:tabs>
        <w:ind w:left="720" w:hanging="360"/>
      </w:pPr>
      <w:rPr>
        <w:rFonts w:ascii="Wingdings" w:hAnsi="Wingdings" w:hint="default"/>
      </w:rPr>
    </w:lvl>
    <w:lvl w:ilvl="1" w:tplc="A268230A" w:tentative="1">
      <w:start w:val="1"/>
      <w:numFmt w:val="bullet"/>
      <w:lvlText w:val=""/>
      <w:lvlJc w:val="left"/>
      <w:pPr>
        <w:tabs>
          <w:tab w:val="num" w:pos="1440"/>
        </w:tabs>
        <w:ind w:left="1440" w:hanging="360"/>
      </w:pPr>
      <w:rPr>
        <w:rFonts w:ascii="Wingdings" w:hAnsi="Wingdings" w:hint="default"/>
      </w:rPr>
    </w:lvl>
    <w:lvl w:ilvl="2" w:tplc="7F520C5A" w:tentative="1">
      <w:start w:val="1"/>
      <w:numFmt w:val="bullet"/>
      <w:lvlText w:val=""/>
      <w:lvlJc w:val="left"/>
      <w:pPr>
        <w:tabs>
          <w:tab w:val="num" w:pos="2160"/>
        </w:tabs>
        <w:ind w:left="2160" w:hanging="360"/>
      </w:pPr>
      <w:rPr>
        <w:rFonts w:ascii="Wingdings" w:hAnsi="Wingdings" w:hint="default"/>
      </w:rPr>
    </w:lvl>
    <w:lvl w:ilvl="3" w:tplc="4FD27980" w:tentative="1">
      <w:start w:val="1"/>
      <w:numFmt w:val="bullet"/>
      <w:lvlText w:val=""/>
      <w:lvlJc w:val="left"/>
      <w:pPr>
        <w:tabs>
          <w:tab w:val="num" w:pos="2880"/>
        </w:tabs>
        <w:ind w:left="2880" w:hanging="360"/>
      </w:pPr>
      <w:rPr>
        <w:rFonts w:ascii="Wingdings" w:hAnsi="Wingdings" w:hint="default"/>
      </w:rPr>
    </w:lvl>
    <w:lvl w:ilvl="4" w:tplc="AEDCCF4A" w:tentative="1">
      <w:start w:val="1"/>
      <w:numFmt w:val="bullet"/>
      <w:lvlText w:val=""/>
      <w:lvlJc w:val="left"/>
      <w:pPr>
        <w:tabs>
          <w:tab w:val="num" w:pos="3600"/>
        </w:tabs>
        <w:ind w:left="3600" w:hanging="360"/>
      </w:pPr>
      <w:rPr>
        <w:rFonts w:ascii="Wingdings" w:hAnsi="Wingdings" w:hint="default"/>
      </w:rPr>
    </w:lvl>
    <w:lvl w:ilvl="5" w:tplc="FF8C5692" w:tentative="1">
      <w:start w:val="1"/>
      <w:numFmt w:val="bullet"/>
      <w:lvlText w:val=""/>
      <w:lvlJc w:val="left"/>
      <w:pPr>
        <w:tabs>
          <w:tab w:val="num" w:pos="4320"/>
        </w:tabs>
        <w:ind w:left="4320" w:hanging="360"/>
      </w:pPr>
      <w:rPr>
        <w:rFonts w:ascii="Wingdings" w:hAnsi="Wingdings" w:hint="default"/>
      </w:rPr>
    </w:lvl>
    <w:lvl w:ilvl="6" w:tplc="84F2B8AE" w:tentative="1">
      <w:start w:val="1"/>
      <w:numFmt w:val="bullet"/>
      <w:lvlText w:val=""/>
      <w:lvlJc w:val="left"/>
      <w:pPr>
        <w:tabs>
          <w:tab w:val="num" w:pos="5040"/>
        </w:tabs>
        <w:ind w:left="5040" w:hanging="360"/>
      </w:pPr>
      <w:rPr>
        <w:rFonts w:ascii="Wingdings" w:hAnsi="Wingdings" w:hint="default"/>
      </w:rPr>
    </w:lvl>
    <w:lvl w:ilvl="7" w:tplc="733C25AE" w:tentative="1">
      <w:start w:val="1"/>
      <w:numFmt w:val="bullet"/>
      <w:lvlText w:val=""/>
      <w:lvlJc w:val="left"/>
      <w:pPr>
        <w:tabs>
          <w:tab w:val="num" w:pos="5760"/>
        </w:tabs>
        <w:ind w:left="5760" w:hanging="360"/>
      </w:pPr>
      <w:rPr>
        <w:rFonts w:ascii="Wingdings" w:hAnsi="Wingdings" w:hint="default"/>
      </w:rPr>
    </w:lvl>
    <w:lvl w:ilvl="8" w:tplc="0FBC2354" w:tentative="1">
      <w:start w:val="1"/>
      <w:numFmt w:val="bullet"/>
      <w:lvlText w:val=""/>
      <w:lvlJc w:val="left"/>
      <w:pPr>
        <w:tabs>
          <w:tab w:val="num" w:pos="6480"/>
        </w:tabs>
        <w:ind w:left="6480" w:hanging="360"/>
      </w:pPr>
      <w:rPr>
        <w:rFonts w:ascii="Wingdings" w:hAnsi="Wingdings" w:hint="default"/>
      </w:rPr>
    </w:lvl>
  </w:abstractNum>
  <w:abstractNum w:abstractNumId="536" w15:restartNumberingAfterBreak="0">
    <w:nsid w:val="74774E62"/>
    <w:multiLevelType w:val="hybridMultilevel"/>
    <w:tmpl w:val="9B70C14E"/>
    <w:lvl w:ilvl="0" w:tplc="95A665FE">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7" w15:restartNumberingAfterBreak="0">
    <w:nsid w:val="74C32CDF"/>
    <w:multiLevelType w:val="hybridMultilevel"/>
    <w:tmpl w:val="4C9E971E"/>
    <w:lvl w:ilvl="0" w:tplc="E228AB22">
      <w:start w:val="1"/>
      <w:numFmt w:val="bullet"/>
      <w:lvlText w:val=""/>
      <w:lvlJc w:val="left"/>
      <w:pPr>
        <w:tabs>
          <w:tab w:val="num" w:pos="720"/>
        </w:tabs>
        <w:ind w:left="720" w:hanging="360"/>
      </w:pPr>
      <w:rPr>
        <w:rFonts w:ascii="Wingdings 2" w:hAnsi="Wingdings 2" w:hint="default"/>
      </w:rPr>
    </w:lvl>
    <w:lvl w:ilvl="1" w:tplc="CAACD9CE" w:tentative="1">
      <w:start w:val="1"/>
      <w:numFmt w:val="bullet"/>
      <w:lvlText w:val=""/>
      <w:lvlJc w:val="left"/>
      <w:pPr>
        <w:tabs>
          <w:tab w:val="num" w:pos="1440"/>
        </w:tabs>
        <w:ind w:left="1440" w:hanging="360"/>
      </w:pPr>
      <w:rPr>
        <w:rFonts w:ascii="Wingdings 2" w:hAnsi="Wingdings 2" w:hint="default"/>
      </w:rPr>
    </w:lvl>
    <w:lvl w:ilvl="2" w:tplc="4AF87496" w:tentative="1">
      <w:start w:val="1"/>
      <w:numFmt w:val="bullet"/>
      <w:lvlText w:val=""/>
      <w:lvlJc w:val="left"/>
      <w:pPr>
        <w:tabs>
          <w:tab w:val="num" w:pos="2160"/>
        </w:tabs>
        <w:ind w:left="2160" w:hanging="360"/>
      </w:pPr>
      <w:rPr>
        <w:rFonts w:ascii="Wingdings 2" w:hAnsi="Wingdings 2" w:hint="default"/>
      </w:rPr>
    </w:lvl>
    <w:lvl w:ilvl="3" w:tplc="3D8466F0" w:tentative="1">
      <w:start w:val="1"/>
      <w:numFmt w:val="bullet"/>
      <w:lvlText w:val=""/>
      <w:lvlJc w:val="left"/>
      <w:pPr>
        <w:tabs>
          <w:tab w:val="num" w:pos="2880"/>
        </w:tabs>
        <w:ind w:left="2880" w:hanging="360"/>
      </w:pPr>
      <w:rPr>
        <w:rFonts w:ascii="Wingdings 2" w:hAnsi="Wingdings 2" w:hint="default"/>
      </w:rPr>
    </w:lvl>
    <w:lvl w:ilvl="4" w:tplc="82EAAA5E" w:tentative="1">
      <w:start w:val="1"/>
      <w:numFmt w:val="bullet"/>
      <w:lvlText w:val=""/>
      <w:lvlJc w:val="left"/>
      <w:pPr>
        <w:tabs>
          <w:tab w:val="num" w:pos="3600"/>
        </w:tabs>
        <w:ind w:left="3600" w:hanging="360"/>
      </w:pPr>
      <w:rPr>
        <w:rFonts w:ascii="Wingdings 2" w:hAnsi="Wingdings 2" w:hint="default"/>
      </w:rPr>
    </w:lvl>
    <w:lvl w:ilvl="5" w:tplc="787815CE" w:tentative="1">
      <w:start w:val="1"/>
      <w:numFmt w:val="bullet"/>
      <w:lvlText w:val=""/>
      <w:lvlJc w:val="left"/>
      <w:pPr>
        <w:tabs>
          <w:tab w:val="num" w:pos="4320"/>
        </w:tabs>
        <w:ind w:left="4320" w:hanging="360"/>
      </w:pPr>
      <w:rPr>
        <w:rFonts w:ascii="Wingdings 2" w:hAnsi="Wingdings 2" w:hint="default"/>
      </w:rPr>
    </w:lvl>
    <w:lvl w:ilvl="6" w:tplc="E74AA006" w:tentative="1">
      <w:start w:val="1"/>
      <w:numFmt w:val="bullet"/>
      <w:lvlText w:val=""/>
      <w:lvlJc w:val="left"/>
      <w:pPr>
        <w:tabs>
          <w:tab w:val="num" w:pos="5040"/>
        </w:tabs>
        <w:ind w:left="5040" w:hanging="360"/>
      </w:pPr>
      <w:rPr>
        <w:rFonts w:ascii="Wingdings 2" w:hAnsi="Wingdings 2" w:hint="default"/>
      </w:rPr>
    </w:lvl>
    <w:lvl w:ilvl="7" w:tplc="9EDABF70" w:tentative="1">
      <w:start w:val="1"/>
      <w:numFmt w:val="bullet"/>
      <w:lvlText w:val=""/>
      <w:lvlJc w:val="left"/>
      <w:pPr>
        <w:tabs>
          <w:tab w:val="num" w:pos="5760"/>
        </w:tabs>
        <w:ind w:left="5760" w:hanging="360"/>
      </w:pPr>
      <w:rPr>
        <w:rFonts w:ascii="Wingdings 2" w:hAnsi="Wingdings 2" w:hint="default"/>
      </w:rPr>
    </w:lvl>
    <w:lvl w:ilvl="8" w:tplc="9D6A849C" w:tentative="1">
      <w:start w:val="1"/>
      <w:numFmt w:val="bullet"/>
      <w:lvlText w:val=""/>
      <w:lvlJc w:val="left"/>
      <w:pPr>
        <w:tabs>
          <w:tab w:val="num" w:pos="6480"/>
        </w:tabs>
        <w:ind w:left="6480" w:hanging="360"/>
      </w:pPr>
      <w:rPr>
        <w:rFonts w:ascii="Wingdings 2" w:hAnsi="Wingdings 2" w:hint="default"/>
      </w:rPr>
    </w:lvl>
  </w:abstractNum>
  <w:abstractNum w:abstractNumId="538" w15:restartNumberingAfterBreak="0">
    <w:nsid w:val="75087939"/>
    <w:multiLevelType w:val="hybridMultilevel"/>
    <w:tmpl w:val="88547640"/>
    <w:lvl w:ilvl="0" w:tplc="FEAE0E04">
      <w:start w:val="1"/>
      <w:numFmt w:val="bullet"/>
      <w:lvlText w:val=""/>
      <w:lvlJc w:val="left"/>
      <w:pPr>
        <w:tabs>
          <w:tab w:val="num" w:pos="720"/>
        </w:tabs>
        <w:ind w:left="720" w:hanging="360"/>
      </w:pPr>
      <w:rPr>
        <w:rFonts w:ascii="Wingdings" w:hAnsi="Wingdings" w:hint="default"/>
      </w:rPr>
    </w:lvl>
    <w:lvl w:ilvl="1" w:tplc="2C40F5E6" w:tentative="1">
      <w:start w:val="1"/>
      <w:numFmt w:val="bullet"/>
      <w:lvlText w:val=""/>
      <w:lvlJc w:val="left"/>
      <w:pPr>
        <w:tabs>
          <w:tab w:val="num" w:pos="1440"/>
        </w:tabs>
        <w:ind w:left="1440" w:hanging="360"/>
      </w:pPr>
      <w:rPr>
        <w:rFonts w:ascii="Wingdings" w:hAnsi="Wingdings" w:hint="default"/>
      </w:rPr>
    </w:lvl>
    <w:lvl w:ilvl="2" w:tplc="149E5324" w:tentative="1">
      <w:start w:val="1"/>
      <w:numFmt w:val="bullet"/>
      <w:lvlText w:val=""/>
      <w:lvlJc w:val="left"/>
      <w:pPr>
        <w:tabs>
          <w:tab w:val="num" w:pos="2160"/>
        </w:tabs>
        <w:ind w:left="2160" w:hanging="360"/>
      </w:pPr>
      <w:rPr>
        <w:rFonts w:ascii="Wingdings" w:hAnsi="Wingdings" w:hint="default"/>
      </w:rPr>
    </w:lvl>
    <w:lvl w:ilvl="3" w:tplc="F54E5E90" w:tentative="1">
      <w:start w:val="1"/>
      <w:numFmt w:val="bullet"/>
      <w:lvlText w:val=""/>
      <w:lvlJc w:val="left"/>
      <w:pPr>
        <w:tabs>
          <w:tab w:val="num" w:pos="2880"/>
        </w:tabs>
        <w:ind w:left="2880" w:hanging="360"/>
      </w:pPr>
      <w:rPr>
        <w:rFonts w:ascii="Wingdings" w:hAnsi="Wingdings" w:hint="default"/>
      </w:rPr>
    </w:lvl>
    <w:lvl w:ilvl="4" w:tplc="483A5512" w:tentative="1">
      <w:start w:val="1"/>
      <w:numFmt w:val="bullet"/>
      <w:lvlText w:val=""/>
      <w:lvlJc w:val="left"/>
      <w:pPr>
        <w:tabs>
          <w:tab w:val="num" w:pos="3600"/>
        </w:tabs>
        <w:ind w:left="3600" w:hanging="360"/>
      </w:pPr>
      <w:rPr>
        <w:rFonts w:ascii="Wingdings" w:hAnsi="Wingdings" w:hint="default"/>
      </w:rPr>
    </w:lvl>
    <w:lvl w:ilvl="5" w:tplc="F7E6D934" w:tentative="1">
      <w:start w:val="1"/>
      <w:numFmt w:val="bullet"/>
      <w:lvlText w:val=""/>
      <w:lvlJc w:val="left"/>
      <w:pPr>
        <w:tabs>
          <w:tab w:val="num" w:pos="4320"/>
        </w:tabs>
        <w:ind w:left="4320" w:hanging="360"/>
      </w:pPr>
      <w:rPr>
        <w:rFonts w:ascii="Wingdings" w:hAnsi="Wingdings" w:hint="default"/>
      </w:rPr>
    </w:lvl>
    <w:lvl w:ilvl="6" w:tplc="1FDA4218" w:tentative="1">
      <w:start w:val="1"/>
      <w:numFmt w:val="bullet"/>
      <w:lvlText w:val=""/>
      <w:lvlJc w:val="left"/>
      <w:pPr>
        <w:tabs>
          <w:tab w:val="num" w:pos="5040"/>
        </w:tabs>
        <w:ind w:left="5040" w:hanging="360"/>
      </w:pPr>
      <w:rPr>
        <w:rFonts w:ascii="Wingdings" w:hAnsi="Wingdings" w:hint="default"/>
      </w:rPr>
    </w:lvl>
    <w:lvl w:ilvl="7" w:tplc="E6340280" w:tentative="1">
      <w:start w:val="1"/>
      <w:numFmt w:val="bullet"/>
      <w:lvlText w:val=""/>
      <w:lvlJc w:val="left"/>
      <w:pPr>
        <w:tabs>
          <w:tab w:val="num" w:pos="5760"/>
        </w:tabs>
        <w:ind w:left="5760" w:hanging="360"/>
      </w:pPr>
      <w:rPr>
        <w:rFonts w:ascii="Wingdings" w:hAnsi="Wingdings" w:hint="default"/>
      </w:rPr>
    </w:lvl>
    <w:lvl w:ilvl="8" w:tplc="521441AE" w:tentative="1">
      <w:start w:val="1"/>
      <w:numFmt w:val="bullet"/>
      <w:lvlText w:val=""/>
      <w:lvlJc w:val="left"/>
      <w:pPr>
        <w:tabs>
          <w:tab w:val="num" w:pos="6480"/>
        </w:tabs>
        <w:ind w:left="6480" w:hanging="360"/>
      </w:pPr>
      <w:rPr>
        <w:rFonts w:ascii="Wingdings" w:hAnsi="Wingdings" w:hint="default"/>
      </w:rPr>
    </w:lvl>
  </w:abstractNum>
  <w:abstractNum w:abstractNumId="539" w15:restartNumberingAfterBreak="0">
    <w:nsid w:val="75976844"/>
    <w:multiLevelType w:val="hybridMultilevel"/>
    <w:tmpl w:val="81E2538E"/>
    <w:lvl w:ilvl="0" w:tplc="E4DC4DE8">
      <w:start w:val="1"/>
      <w:numFmt w:val="hebrew2"/>
      <w:lvlText w:val="%1-"/>
      <w:lvlJc w:val="left"/>
      <w:pPr>
        <w:tabs>
          <w:tab w:val="num" w:pos="1080"/>
        </w:tabs>
        <w:ind w:left="1080" w:hanging="360"/>
      </w:pPr>
    </w:lvl>
    <w:lvl w:ilvl="1" w:tplc="46429DAE" w:tentative="1">
      <w:start w:val="1"/>
      <w:numFmt w:val="hebrew2"/>
      <w:lvlText w:val="%2-"/>
      <w:lvlJc w:val="left"/>
      <w:pPr>
        <w:tabs>
          <w:tab w:val="num" w:pos="1800"/>
        </w:tabs>
        <w:ind w:left="1800" w:hanging="360"/>
      </w:pPr>
    </w:lvl>
    <w:lvl w:ilvl="2" w:tplc="8D441588" w:tentative="1">
      <w:start w:val="1"/>
      <w:numFmt w:val="hebrew2"/>
      <w:lvlText w:val="%3-"/>
      <w:lvlJc w:val="left"/>
      <w:pPr>
        <w:tabs>
          <w:tab w:val="num" w:pos="2520"/>
        </w:tabs>
        <w:ind w:left="2520" w:hanging="360"/>
      </w:pPr>
    </w:lvl>
    <w:lvl w:ilvl="3" w:tplc="53A8A544" w:tentative="1">
      <w:start w:val="1"/>
      <w:numFmt w:val="hebrew2"/>
      <w:lvlText w:val="%4-"/>
      <w:lvlJc w:val="left"/>
      <w:pPr>
        <w:tabs>
          <w:tab w:val="num" w:pos="3240"/>
        </w:tabs>
        <w:ind w:left="3240" w:hanging="360"/>
      </w:pPr>
    </w:lvl>
    <w:lvl w:ilvl="4" w:tplc="8B1AF6C2" w:tentative="1">
      <w:start w:val="1"/>
      <w:numFmt w:val="hebrew2"/>
      <w:lvlText w:val="%5-"/>
      <w:lvlJc w:val="left"/>
      <w:pPr>
        <w:tabs>
          <w:tab w:val="num" w:pos="3960"/>
        </w:tabs>
        <w:ind w:left="3960" w:hanging="360"/>
      </w:pPr>
    </w:lvl>
    <w:lvl w:ilvl="5" w:tplc="38961E1E" w:tentative="1">
      <w:start w:val="1"/>
      <w:numFmt w:val="hebrew2"/>
      <w:lvlText w:val="%6-"/>
      <w:lvlJc w:val="left"/>
      <w:pPr>
        <w:tabs>
          <w:tab w:val="num" w:pos="4680"/>
        </w:tabs>
        <w:ind w:left="4680" w:hanging="360"/>
      </w:pPr>
    </w:lvl>
    <w:lvl w:ilvl="6" w:tplc="E7E6F9C2" w:tentative="1">
      <w:start w:val="1"/>
      <w:numFmt w:val="hebrew2"/>
      <w:lvlText w:val="%7-"/>
      <w:lvlJc w:val="left"/>
      <w:pPr>
        <w:tabs>
          <w:tab w:val="num" w:pos="5400"/>
        </w:tabs>
        <w:ind w:left="5400" w:hanging="360"/>
      </w:pPr>
    </w:lvl>
    <w:lvl w:ilvl="7" w:tplc="36E8D0FE" w:tentative="1">
      <w:start w:val="1"/>
      <w:numFmt w:val="hebrew2"/>
      <w:lvlText w:val="%8-"/>
      <w:lvlJc w:val="left"/>
      <w:pPr>
        <w:tabs>
          <w:tab w:val="num" w:pos="6120"/>
        </w:tabs>
        <w:ind w:left="6120" w:hanging="360"/>
      </w:pPr>
    </w:lvl>
    <w:lvl w:ilvl="8" w:tplc="406CEB8A" w:tentative="1">
      <w:start w:val="1"/>
      <w:numFmt w:val="hebrew2"/>
      <w:lvlText w:val="%9-"/>
      <w:lvlJc w:val="left"/>
      <w:pPr>
        <w:tabs>
          <w:tab w:val="num" w:pos="6840"/>
        </w:tabs>
        <w:ind w:left="6840" w:hanging="360"/>
      </w:pPr>
    </w:lvl>
  </w:abstractNum>
  <w:abstractNum w:abstractNumId="540" w15:restartNumberingAfterBreak="0">
    <w:nsid w:val="75BC0F8F"/>
    <w:multiLevelType w:val="hybridMultilevel"/>
    <w:tmpl w:val="0F627114"/>
    <w:lvl w:ilvl="0" w:tplc="9B64D818">
      <w:start w:val="1"/>
      <w:numFmt w:val="bullet"/>
      <w:lvlText w:val="•"/>
      <w:lvlJc w:val="left"/>
      <w:pPr>
        <w:tabs>
          <w:tab w:val="num" w:pos="720"/>
        </w:tabs>
        <w:ind w:left="720" w:hanging="360"/>
      </w:pPr>
      <w:rPr>
        <w:rFonts w:ascii="Arial" w:hAnsi="Arial" w:hint="default"/>
      </w:rPr>
    </w:lvl>
    <w:lvl w:ilvl="1" w:tplc="C8F8827A" w:tentative="1">
      <w:start w:val="1"/>
      <w:numFmt w:val="bullet"/>
      <w:lvlText w:val="•"/>
      <w:lvlJc w:val="left"/>
      <w:pPr>
        <w:tabs>
          <w:tab w:val="num" w:pos="1440"/>
        </w:tabs>
        <w:ind w:left="1440" w:hanging="360"/>
      </w:pPr>
      <w:rPr>
        <w:rFonts w:ascii="Arial" w:hAnsi="Arial" w:hint="default"/>
      </w:rPr>
    </w:lvl>
    <w:lvl w:ilvl="2" w:tplc="05A02F0E" w:tentative="1">
      <w:start w:val="1"/>
      <w:numFmt w:val="bullet"/>
      <w:lvlText w:val="•"/>
      <w:lvlJc w:val="left"/>
      <w:pPr>
        <w:tabs>
          <w:tab w:val="num" w:pos="2160"/>
        </w:tabs>
        <w:ind w:left="2160" w:hanging="360"/>
      </w:pPr>
      <w:rPr>
        <w:rFonts w:ascii="Arial" w:hAnsi="Arial" w:hint="default"/>
      </w:rPr>
    </w:lvl>
    <w:lvl w:ilvl="3" w:tplc="A8DA3C82" w:tentative="1">
      <w:start w:val="1"/>
      <w:numFmt w:val="bullet"/>
      <w:lvlText w:val="•"/>
      <w:lvlJc w:val="left"/>
      <w:pPr>
        <w:tabs>
          <w:tab w:val="num" w:pos="2880"/>
        </w:tabs>
        <w:ind w:left="2880" w:hanging="360"/>
      </w:pPr>
      <w:rPr>
        <w:rFonts w:ascii="Arial" w:hAnsi="Arial" w:hint="default"/>
      </w:rPr>
    </w:lvl>
    <w:lvl w:ilvl="4" w:tplc="A9AE079C" w:tentative="1">
      <w:start w:val="1"/>
      <w:numFmt w:val="bullet"/>
      <w:lvlText w:val="•"/>
      <w:lvlJc w:val="left"/>
      <w:pPr>
        <w:tabs>
          <w:tab w:val="num" w:pos="3600"/>
        </w:tabs>
        <w:ind w:left="3600" w:hanging="360"/>
      </w:pPr>
      <w:rPr>
        <w:rFonts w:ascii="Arial" w:hAnsi="Arial" w:hint="default"/>
      </w:rPr>
    </w:lvl>
    <w:lvl w:ilvl="5" w:tplc="3ED26AB2" w:tentative="1">
      <w:start w:val="1"/>
      <w:numFmt w:val="bullet"/>
      <w:lvlText w:val="•"/>
      <w:lvlJc w:val="left"/>
      <w:pPr>
        <w:tabs>
          <w:tab w:val="num" w:pos="4320"/>
        </w:tabs>
        <w:ind w:left="4320" w:hanging="360"/>
      </w:pPr>
      <w:rPr>
        <w:rFonts w:ascii="Arial" w:hAnsi="Arial" w:hint="default"/>
      </w:rPr>
    </w:lvl>
    <w:lvl w:ilvl="6" w:tplc="BC44F600" w:tentative="1">
      <w:start w:val="1"/>
      <w:numFmt w:val="bullet"/>
      <w:lvlText w:val="•"/>
      <w:lvlJc w:val="left"/>
      <w:pPr>
        <w:tabs>
          <w:tab w:val="num" w:pos="5040"/>
        </w:tabs>
        <w:ind w:left="5040" w:hanging="360"/>
      </w:pPr>
      <w:rPr>
        <w:rFonts w:ascii="Arial" w:hAnsi="Arial" w:hint="default"/>
      </w:rPr>
    </w:lvl>
    <w:lvl w:ilvl="7" w:tplc="16CC00AC" w:tentative="1">
      <w:start w:val="1"/>
      <w:numFmt w:val="bullet"/>
      <w:lvlText w:val="•"/>
      <w:lvlJc w:val="left"/>
      <w:pPr>
        <w:tabs>
          <w:tab w:val="num" w:pos="5760"/>
        </w:tabs>
        <w:ind w:left="5760" w:hanging="360"/>
      </w:pPr>
      <w:rPr>
        <w:rFonts w:ascii="Arial" w:hAnsi="Arial" w:hint="default"/>
      </w:rPr>
    </w:lvl>
    <w:lvl w:ilvl="8" w:tplc="2C540EE2" w:tentative="1">
      <w:start w:val="1"/>
      <w:numFmt w:val="bullet"/>
      <w:lvlText w:val="•"/>
      <w:lvlJc w:val="left"/>
      <w:pPr>
        <w:tabs>
          <w:tab w:val="num" w:pos="6480"/>
        </w:tabs>
        <w:ind w:left="6480" w:hanging="360"/>
      </w:pPr>
      <w:rPr>
        <w:rFonts w:ascii="Arial" w:hAnsi="Arial" w:hint="default"/>
      </w:rPr>
    </w:lvl>
  </w:abstractNum>
  <w:abstractNum w:abstractNumId="541" w15:restartNumberingAfterBreak="0">
    <w:nsid w:val="75C973A9"/>
    <w:multiLevelType w:val="hybridMultilevel"/>
    <w:tmpl w:val="E240422C"/>
    <w:lvl w:ilvl="0" w:tplc="19AE9E24">
      <w:start w:val="1"/>
      <w:numFmt w:val="bullet"/>
      <w:lvlText w:val=""/>
      <w:lvlJc w:val="left"/>
      <w:pPr>
        <w:tabs>
          <w:tab w:val="num" w:pos="720"/>
        </w:tabs>
        <w:ind w:left="720" w:hanging="360"/>
      </w:pPr>
      <w:rPr>
        <w:rFonts w:ascii="Wingdings" w:hAnsi="Wingdings" w:hint="default"/>
      </w:rPr>
    </w:lvl>
    <w:lvl w:ilvl="1" w:tplc="5802D344" w:tentative="1">
      <w:start w:val="1"/>
      <w:numFmt w:val="bullet"/>
      <w:lvlText w:val=""/>
      <w:lvlJc w:val="left"/>
      <w:pPr>
        <w:tabs>
          <w:tab w:val="num" w:pos="1440"/>
        </w:tabs>
        <w:ind w:left="1440" w:hanging="360"/>
      </w:pPr>
      <w:rPr>
        <w:rFonts w:ascii="Wingdings" w:hAnsi="Wingdings" w:hint="default"/>
      </w:rPr>
    </w:lvl>
    <w:lvl w:ilvl="2" w:tplc="53BA5B32" w:tentative="1">
      <w:start w:val="1"/>
      <w:numFmt w:val="bullet"/>
      <w:lvlText w:val=""/>
      <w:lvlJc w:val="left"/>
      <w:pPr>
        <w:tabs>
          <w:tab w:val="num" w:pos="2160"/>
        </w:tabs>
        <w:ind w:left="2160" w:hanging="360"/>
      </w:pPr>
      <w:rPr>
        <w:rFonts w:ascii="Wingdings" w:hAnsi="Wingdings" w:hint="default"/>
      </w:rPr>
    </w:lvl>
    <w:lvl w:ilvl="3" w:tplc="115EB41A" w:tentative="1">
      <w:start w:val="1"/>
      <w:numFmt w:val="bullet"/>
      <w:lvlText w:val=""/>
      <w:lvlJc w:val="left"/>
      <w:pPr>
        <w:tabs>
          <w:tab w:val="num" w:pos="2880"/>
        </w:tabs>
        <w:ind w:left="2880" w:hanging="360"/>
      </w:pPr>
      <w:rPr>
        <w:rFonts w:ascii="Wingdings" w:hAnsi="Wingdings" w:hint="default"/>
      </w:rPr>
    </w:lvl>
    <w:lvl w:ilvl="4" w:tplc="CD50FDEA" w:tentative="1">
      <w:start w:val="1"/>
      <w:numFmt w:val="bullet"/>
      <w:lvlText w:val=""/>
      <w:lvlJc w:val="left"/>
      <w:pPr>
        <w:tabs>
          <w:tab w:val="num" w:pos="3600"/>
        </w:tabs>
        <w:ind w:left="3600" w:hanging="360"/>
      </w:pPr>
      <w:rPr>
        <w:rFonts w:ascii="Wingdings" w:hAnsi="Wingdings" w:hint="default"/>
      </w:rPr>
    </w:lvl>
    <w:lvl w:ilvl="5" w:tplc="A09AC1AC" w:tentative="1">
      <w:start w:val="1"/>
      <w:numFmt w:val="bullet"/>
      <w:lvlText w:val=""/>
      <w:lvlJc w:val="left"/>
      <w:pPr>
        <w:tabs>
          <w:tab w:val="num" w:pos="4320"/>
        </w:tabs>
        <w:ind w:left="4320" w:hanging="360"/>
      </w:pPr>
      <w:rPr>
        <w:rFonts w:ascii="Wingdings" w:hAnsi="Wingdings" w:hint="default"/>
      </w:rPr>
    </w:lvl>
    <w:lvl w:ilvl="6" w:tplc="69041FB6" w:tentative="1">
      <w:start w:val="1"/>
      <w:numFmt w:val="bullet"/>
      <w:lvlText w:val=""/>
      <w:lvlJc w:val="left"/>
      <w:pPr>
        <w:tabs>
          <w:tab w:val="num" w:pos="5040"/>
        </w:tabs>
        <w:ind w:left="5040" w:hanging="360"/>
      </w:pPr>
      <w:rPr>
        <w:rFonts w:ascii="Wingdings" w:hAnsi="Wingdings" w:hint="default"/>
      </w:rPr>
    </w:lvl>
    <w:lvl w:ilvl="7" w:tplc="EB246B74" w:tentative="1">
      <w:start w:val="1"/>
      <w:numFmt w:val="bullet"/>
      <w:lvlText w:val=""/>
      <w:lvlJc w:val="left"/>
      <w:pPr>
        <w:tabs>
          <w:tab w:val="num" w:pos="5760"/>
        </w:tabs>
        <w:ind w:left="5760" w:hanging="360"/>
      </w:pPr>
      <w:rPr>
        <w:rFonts w:ascii="Wingdings" w:hAnsi="Wingdings" w:hint="default"/>
      </w:rPr>
    </w:lvl>
    <w:lvl w:ilvl="8" w:tplc="E22E81A2" w:tentative="1">
      <w:start w:val="1"/>
      <w:numFmt w:val="bullet"/>
      <w:lvlText w:val=""/>
      <w:lvlJc w:val="left"/>
      <w:pPr>
        <w:tabs>
          <w:tab w:val="num" w:pos="6480"/>
        </w:tabs>
        <w:ind w:left="6480" w:hanging="360"/>
      </w:pPr>
      <w:rPr>
        <w:rFonts w:ascii="Wingdings" w:hAnsi="Wingdings" w:hint="default"/>
      </w:rPr>
    </w:lvl>
  </w:abstractNum>
  <w:abstractNum w:abstractNumId="542" w15:restartNumberingAfterBreak="0">
    <w:nsid w:val="75DB2F54"/>
    <w:multiLevelType w:val="hybridMultilevel"/>
    <w:tmpl w:val="BA9C60BE"/>
    <w:lvl w:ilvl="0" w:tplc="E57450AC">
      <w:start w:val="1"/>
      <w:numFmt w:val="bullet"/>
      <w:lvlText w:val=""/>
      <w:lvlJc w:val="left"/>
      <w:pPr>
        <w:tabs>
          <w:tab w:val="num" w:pos="720"/>
        </w:tabs>
        <w:ind w:left="720" w:hanging="360"/>
      </w:pPr>
      <w:rPr>
        <w:rFonts w:ascii="Wingdings" w:hAnsi="Wingdings" w:hint="default"/>
      </w:rPr>
    </w:lvl>
    <w:lvl w:ilvl="1" w:tplc="382AF668" w:tentative="1">
      <w:start w:val="1"/>
      <w:numFmt w:val="bullet"/>
      <w:lvlText w:val=""/>
      <w:lvlJc w:val="left"/>
      <w:pPr>
        <w:tabs>
          <w:tab w:val="num" w:pos="1440"/>
        </w:tabs>
        <w:ind w:left="1440" w:hanging="360"/>
      </w:pPr>
      <w:rPr>
        <w:rFonts w:ascii="Wingdings" w:hAnsi="Wingdings" w:hint="default"/>
      </w:rPr>
    </w:lvl>
    <w:lvl w:ilvl="2" w:tplc="920657BA" w:tentative="1">
      <w:start w:val="1"/>
      <w:numFmt w:val="bullet"/>
      <w:lvlText w:val=""/>
      <w:lvlJc w:val="left"/>
      <w:pPr>
        <w:tabs>
          <w:tab w:val="num" w:pos="2160"/>
        </w:tabs>
        <w:ind w:left="2160" w:hanging="360"/>
      </w:pPr>
      <w:rPr>
        <w:rFonts w:ascii="Wingdings" w:hAnsi="Wingdings" w:hint="default"/>
      </w:rPr>
    </w:lvl>
    <w:lvl w:ilvl="3" w:tplc="E8EA1724" w:tentative="1">
      <w:start w:val="1"/>
      <w:numFmt w:val="bullet"/>
      <w:lvlText w:val=""/>
      <w:lvlJc w:val="left"/>
      <w:pPr>
        <w:tabs>
          <w:tab w:val="num" w:pos="2880"/>
        </w:tabs>
        <w:ind w:left="2880" w:hanging="360"/>
      </w:pPr>
      <w:rPr>
        <w:rFonts w:ascii="Wingdings" w:hAnsi="Wingdings" w:hint="default"/>
      </w:rPr>
    </w:lvl>
    <w:lvl w:ilvl="4" w:tplc="41EEC0F6" w:tentative="1">
      <w:start w:val="1"/>
      <w:numFmt w:val="bullet"/>
      <w:lvlText w:val=""/>
      <w:lvlJc w:val="left"/>
      <w:pPr>
        <w:tabs>
          <w:tab w:val="num" w:pos="3600"/>
        </w:tabs>
        <w:ind w:left="3600" w:hanging="360"/>
      </w:pPr>
      <w:rPr>
        <w:rFonts w:ascii="Wingdings" w:hAnsi="Wingdings" w:hint="default"/>
      </w:rPr>
    </w:lvl>
    <w:lvl w:ilvl="5" w:tplc="3ABC87D2" w:tentative="1">
      <w:start w:val="1"/>
      <w:numFmt w:val="bullet"/>
      <w:lvlText w:val=""/>
      <w:lvlJc w:val="left"/>
      <w:pPr>
        <w:tabs>
          <w:tab w:val="num" w:pos="4320"/>
        </w:tabs>
        <w:ind w:left="4320" w:hanging="360"/>
      </w:pPr>
      <w:rPr>
        <w:rFonts w:ascii="Wingdings" w:hAnsi="Wingdings" w:hint="default"/>
      </w:rPr>
    </w:lvl>
    <w:lvl w:ilvl="6" w:tplc="16F88908" w:tentative="1">
      <w:start w:val="1"/>
      <w:numFmt w:val="bullet"/>
      <w:lvlText w:val=""/>
      <w:lvlJc w:val="left"/>
      <w:pPr>
        <w:tabs>
          <w:tab w:val="num" w:pos="5040"/>
        </w:tabs>
        <w:ind w:left="5040" w:hanging="360"/>
      </w:pPr>
      <w:rPr>
        <w:rFonts w:ascii="Wingdings" w:hAnsi="Wingdings" w:hint="default"/>
      </w:rPr>
    </w:lvl>
    <w:lvl w:ilvl="7" w:tplc="61F8BEB0" w:tentative="1">
      <w:start w:val="1"/>
      <w:numFmt w:val="bullet"/>
      <w:lvlText w:val=""/>
      <w:lvlJc w:val="left"/>
      <w:pPr>
        <w:tabs>
          <w:tab w:val="num" w:pos="5760"/>
        </w:tabs>
        <w:ind w:left="5760" w:hanging="360"/>
      </w:pPr>
      <w:rPr>
        <w:rFonts w:ascii="Wingdings" w:hAnsi="Wingdings" w:hint="default"/>
      </w:rPr>
    </w:lvl>
    <w:lvl w:ilvl="8" w:tplc="E9DC646A" w:tentative="1">
      <w:start w:val="1"/>
      <w:numFmt w:val="bullet"/>
      <w:lvlText w:val=""/>
      <w:lvlJc w:val="left"/>
      <w:pPr>
        <w:tabs>
          <w:tab w:val="num" w:pos="6480"/>
        </w:tabs>
        <w:ind w:left="6480" w:hanging="360"/>
      </w:pPr>
      <w:rPr>
        <w:rFonts w:ascii="Wingdings" w:hAnsi="Wingdings" w:hint="default"/>
      </w:rPr>
    </w:lvl>
  </w:abstractNum>
  <w:abstractNum w:abstractNumId="543" w15:restartNumberingAfterBreak="0">
    <w:nsid w:val="761E2474"/>
    <w:multiLevelType w:val="hybridMultilevel"/>
    <w:tmpl w:val="3A6EDBA6"/>
    <w:lvl w:ilvl="0" w:tplc="16122D7E">
      <w:start w:val="3"/>
      <w:numFmt w:val="hebrew2"/>
      <w:lvlText w:val="%1-"/>
      <w:lvlJc w:val="left"/>
      <w:pPr>
        <w:tabs>
          <w:tab w:val="num" w:pos="720"/>
        </w:tabs>
        <w:ind w:left="720" w:hanging="360"/>
      </w:pPr>
    </w:lvl>
    <w:lvl w:ilvl="1" w:tplc="7F824606" w:tentative="1">
      <w:start w:val="1"/>
      <w:numFmt w:val="hebrew2"/>
      <w:lvlText w:val="%2-"/>
      <w:lvlJc w:val="left"/>
      <w:pPr>
        <w:tabs>
          <w:tab w:val="num" w:pos="1440"/>
        </w:tabs>
        <w:ind w:left="1440" w:hanging="360"/>
      </w:pPr>
    </w:lvl>
    <w:lvl w:ilvl="2" w:tplc="E1CE309C" w:tentative="1">
      <w:start w:val="1"/>
      <w:numFmt w:val="hebrew2"/>
      <w:lvlText w:val="%3-"/>
      <w:lvlJc w:val="left"/>
      <w:pPr>
        <w:tabs>
          <w:tab w:val="num" w:pos="2160"/>
        </w:tabs>
        <w:ind w:left="2160" w:hanging="360"/>
      </w:pPr>
    </w:lvl>
    <w:lvl w:ilvl="3" w:tplc="42D07A72" w:tentative="1">
      <w:start w:val="1"/>
      <w:numFmt w:val="hebrew2"/>
      <w:lvlText w:val="%4-"/>
      <w:lvlJc w:val="left"/>
      <w:pPr>
        <w:tabs>
          <w:tab w:val="num" w:pos="2880"/>
        </w:tabs>
        <w:ind w:left="2880" w:hanging="360"/>
      </w:pPr>
    </w:lvl>
    <w:lvl w:ilvl="4" w:tplc="E246421A" w:tentative="1">
      <w:start w:val="1"/>
      <w:numFmt w:val="hebrew2"/>
      <w:lvlText w:val="%5-"/>
      <w:lvlJc w:val="left"/>
      <w:pPr>
        <w:tabs>
          <w:tab w:val="num" w:pos="3600"/>
        </w:tabs>
        <w:ind w:left="3600" w:hanging="360"/>
      </w:pPr>
    </w:lvl>
    <w:lvl w:ilvl="5" w:tplc="3C586EA4" w:tentative="1">
      <w:start w:val="1"/>
      <w:numFmt w:val="hebrew2"/>
      <w:lvlText w:val="%6-"/>
      <w:lvlJc w:val="left"/>
      <w:pPr>
        <w:tabs>
          <w:tab w:val="num" w:pos="4320"/>
        </w:tabs>
        <w:ind w:left="4320" w:hanging="360"/>
      </w:pPr>
    </w:lvl>
    <w:lvl w:ilvl="6" w:tplc="E2C66046" w:tentative="1">
      <w:start w:val="1"/>
      <w:numFmt w:val="hebrew2"/>
      <w:lvlText w:val="%7-"/>
      <w:lvlJc w:val="left"/>
      <w:pPr>
        <w:tabs>
          <w:tab w:val="num" w:pos="5040"/>
        </w:tabs>
        <w:ind w:left="5040" w:hanging="360"/>
      </w:pPr>
    </w:lvl>
    <w:lvl w:ilvl="7" w:tplc="B50AE8E4" w:tentative="1">
      <w:start w:val="1"/>
      <w:numFmt w:val="hebrew2"/>
      <w:lvlText w:val="%8-"/>
      <w:lvlJc w:val="left"/>
      <w:pPr>
        <w:tabs>
          <w:tab w:val="num" w:pos="5760"/>
        </w:tabs>
        <w:ind w:left="5760" w:hanging="360"/>
      </w:pPr>
    </w:lvl>
    <w:lvl w:ilvl="8" w:tplc="08E48906" w:tentative="1">
      <w:start w:val="1"/>
      <w:numFmt w:val="hebrew2"/>
      <w:lvlText w:val="%9-"/>
      <w:lvlJc w:val="left"/>
      <w:pPr>
        <w:tabs>
          <w:tab w:val="num" w:pos="6480"/>
        </w:tabs>
        <w:ind w:left="6480" w:hanging="360"/>
      </w:pPr>
    </w:lvl>
  </w:abstractNum>
  <w:abstractNum w:abstractNumId="544" w15:restartNumberingAfterBreak="0">
    <w:nsid w:val="7635114C"/>
    <w:multiLevelType w:val="hybridMultilevel"/>
    <w:tmpl w:val="63D8D426"/>
    <w:lvl w:ilvl="0" w:tplc="48B489A6">
      <w:start w:val="1"/>
      <w:numFmt w:val="bullet"/>
      <w:lvlText w:val="•"/>
      <w:lvlJc w:val="left"/>
      <w:pPr>
        <w:tabs>
          <w:tab w:val="num" w:pos="720"/>
        </w:tabs>
        <w:ind w:left="720" w:hanging="360"/>
      </w:pPr>
      <w:rPr>
        <w:rFonts w:ascii="Arial" w:hAnsi="Arial" w:hint="default"/>
      </w:rPr>
    </w:lvl>
    <w:lvl w:ilvl="1" w:tplc="1D8CE8C0" w:tentative="1">
      <w:start w:val="1"/>
      <w:numFmt w:val="bullet"/>
      <w:lvlText w:val="•"/>
      <w:lvlJc w:val="left"/>
      <w:pPr>
        <w:tabs>
          <w:tab w:val="num" w:pos="1440"/>
        </w:tabs>
        <w:ind w:left="1440" w:hanging="360"/>
      </w:pPr>
      <w:rPr>
        <w:rFonts w:ascii="Arial" w:hAnsi="Arial" w:hint="default"/>
      </w:rPr>
    </w:lvl>
    <w:lvl w:ilvl="2" w:tplc="CCB27F24" w:tentative="1">
      <w:start w:val="1"/>
      <w:numFmt w:val="bullet"/>
      <w:lvlText w:val="•"/>
      <w:lvlJc w:val="left"/>
      <w:pPr>
        <w:tabs>
          <w:tab w:val="num" w:pos="2160"/>
        </w:tabs>
        <w:ind w:left="2160" w:hanging="360"/>
      </w:pPr>
      <w:rPr>
        <w:rFonts w:ascii="Arial" w:hAnsi="Arial" w:hint="default"/>
      </w:rPr>
    </w:lvl>
    <w:lvl w:ilvl="3" w:tplc="2CC01070" w:tentative="1">
      <w:start w:val="1"/>
      <w:numFmt w:val="bullet"/>
      <w:lvlText w:val="•"/>
      <w:lvlJc w:val="left"/>
      <w:pPr>
        <w:tabs>
          <w:tab w:val="num" w:pos="2880"/>
        </w:tabs>
        <w:ind w:left="2880" w:hanging="360"/>
      </w:pPr>
      <w:rPr>
        <w:rFonts w:ascii="Arial" w:hAnsi="Arial" w:hint="default"/>
      </w:rPr>
    </w:lvl>
    <w:lvl w:ilvl="4" w:tplc="EF3C8772" w:tentative="1">
      <w:start w:val="1"/>
      <w:numFmt w:val="bullet"/>
      <w:lvlText w:val="•"/>
      <w:lvlJc w:val="left"/>
      <w:pPr>
        <w:tabs>
          <w:tab w:val="num" w:pos="3600"/>
        </w:tabs>
        <w:ind w:left="3600" w:hanging="360"/>
      </w:pPr>
      <w:rPr>
        <w:rFonts w:ascii="Arial" w:hAnsi="Arial" w:hint="default"/>
      </w:rPr>
    </w:lvl>
    <w:lvl w:ilvl="5" w:tplc="92EE3586" w:tentative="1">
      <w:start w:val="1"/>
      <w:numFmt w:val="bullet"/>
      <w:lvlText w:val="•"/>
      <w:lvlJc w:val="left"/>
      <w:pPr>
        <w:tabs>
          <w:tab w:val="num" w:pos="4320"/>
        </w:tabs>
        <w:ind w:left="4320" w:hanging="360"/>
      </w:pPr>
      <w:rPr>
        <w:rFonts w:ascii="Arial" w:hAnsi="Arial" w:hint="default"/>
      </w:rPr>
    </w:lvl>
    <w:lvl w:ilvl="6" w:tplc="B6568C26" w:tentative="1">
      <w:start w:val="1"/>
      <w:numFmt w:val="bullet"/>
      <w:lvlText w:val="•"/>
      <w:lvlJc w:val="left"/>
      <w:pPr>
        <w:tabs>
          <w:tab w:val="num" w:pos="5040"/>
        </w:tabs>
        <w:ind w:left="5040" w:hanging="360"/>
      </w:pPr>
      <w:rPr>
        <w:rFonts w:ascii="Arial" w:hAnsi="Arial" w:hint="default"/>
      </w:rPr>
    </w:lvl>
    <w:lvl w:ilvl="7" w:tplc="FA4278EC" w:tentative="1">
      <w:start w:val="1"/>
      <w:numFmt w:val="bullet"/>
      <w:lvlText w:val="•"/>
      <w:lvlJc w:val="left"/>
      <w:pPr>
        <w:tabs>
          <w:tab w:val="num" w:pos="5760"/>
        </w:tabs>
        <w:ind w:left="5760" w:hanging="360"/>
      </w:pPr>
      <w:rPr>
        <w:rFonts w:ascii="Arial" w:hAnsi="Arial" w:hint="default"/>
      </w:rPr>
    </w:lvl>
    <w:lvl w:ilvl="8" w:tplc="74566C64" w:tentative="1">
      <w:start w:val="1"/>
      <w:numFmt w:val="bullet"/>
      <w:lvlText w:val="•"/>
      <w:lvlJc w:val="left"/>
      <w:pPr>
        <w:tabs>
          <w:tab w:val="num" w:pos="6480"/>
        </w:tabs>
        <w:ind w:left="6480" w:hanging="360"/>
      </w:pPr>
      <w:rPr>
        <w:rFonts w:ascii="Arial" w:hAnsi="Arial" w:hint="default"/>
      </w:rPr>
    </w:lvl>
  </w:abstractNum>
  <w:abstractNum w:abstractNumId="545" w15:restartNumberingAfterBreak="0">
    <w:nsid w:val="767D74BE"/>
    <w:multiLevelType w:val="hybridMultilevel"/>
    <w:tmpl w:val="F8C08B9E"/>
    <w:lvl w:ilvl="0" w:tplc="CD306354">
      <w:start w:val="4"/>
      <w:numFmt w:val="decimal"/>
      <w:lvlText w:val="%1."/>
      <w:lvlJc w:val="left"/>
      <w:pPr>
        <w:tabs>
          <w:tab w:val="num" w:pos="720"/>
        </w:tabs>
        <w:ind w:left="720" w:hanging="360"/>
      </w:pPr>
    </w:lvl>
    <w:lvl w:ilvl="1" w:tplc="0EB20524" w:tentative="1">
      <w:start w:val="1"/>
      <w:numFmt w:val="decimal"/>
      <w:lvlText w:val="%2."/>
      <w:lvlJc w:val="left"/>
      <w:pPr>
        <w:tabs>
          <w:tab w:val="num" w:pos="1440"/>
        </w:tabs>
        <w:ind w:left="1440" w:hanging="360"/>
      </w:pPr>
    </w:lvl>
    <w:lvl w:ilvl="2" w:tplc="A73406C8" w:tentative="1">
      <w:start w:val="1"/>
      <w:numFmt w:val="decimal"/>
      <w:lvlText w:val="%3."/>
      <w:lvlJc w:val="left"/>
      <w:pPr>
        <w:tabs>
          <w:tab w:val="num" w:pos="2160"/>
        </w:tabs>
        <w:ind w:left="2160" w:hanging="360"/>
      </w:pPr>
    </w:lvl>
    <w:lvl w:ilvl="3" w:tplc="909A0322" w:tentative="1">
      <w:start w:val="1"/>
      <w:numFmt w:val="decimal"/>
      <w:lvlText w:val="%4."/>
      <w:lvlJc w:val="left"/>
      <w:pPr>
        <w:tabs>
          <w:tab w:val="num" w:pos="2880"/>
        </w:tabs>
        <w:ind w:left="2880" w:hanging="360"/>
      </w:pPr>
    </w:lvl>
    <w:lvl w:ilvl="4" w:tplc="ABF2F250" w:tentative="1">
      <w:start w:val="1"/>
      <w:numFmt w:val="decimal"/>
      <w:lvlText w:val="%5."/>
      <w:lvlJc w:val="left"/>
      <w:pPr>
        <w:tabs>
          <w:tab w:val="num" w:pos="3600"/>
        </w:tabs>
        <w:ind w:left="3600" w:hanging="360"/>
      </w:pPr>
    </w:lvl>
    <w:lvl w:ilvl="5" w:tplc="6F80FEDC" w:tentative="1">
      <w:start w:val="1"/>
      <w:numFmt w:val="decimal"/>
      <w:lvlText w:val="%6."/>
      <w:lvlJc w:val="left"/>
      <w:pPr>
        <w:tabs>
          <w:tab w:val="num" w:pos="4320"/>
        </w:tabs>
        <w:ind w:left="4320" w:hanging="360"/>
      </w:pPr>
    </w:lvl>
    <w:lvl w:ilvl="6" w:tplc="E6BEAE92" w:tentative="1">
      <w:start w:val="1"/>
      <w:numFmt w:val="decimal"/>
      <w:lvlText w:val="%7."/>
      <w:lvlJc w:val="left"/>
      <w:pPr>
        <w:tabs>
          <w:tab w:val="num" w:pos="5040"/>
        </w:tabs>
        <w:ind w:left="5040" w:hanging="360"/>
      </w:pPr>
    </w:lvl>
    <w:lvl w:ilvl="7" w:tplc="BA1E9274" w:tentative="1">
      <w:start w:val="1"/>
      <w:numFmt w:val="decimal"/>
      <w:lvlText w:val="%8."/>
      <w:lvlJc w:val="left"/>
      <w:pPr>
        <w:tabs>
          <w:tab w:val="num" w:pos="5760"/>
        </w:tabs>
        <w:ind w:left="5760" w:hanging="360"/>
      </w:pPr>
    </w:lvl>
    <w:lvl w:ilvl="8" w:tplc="15D60D44" w:tentative="1">
      <w:start w:val="1"/>
      <w:numFmt w:val="decimal"/>
      <w:lvlText w:val="%9."/>
      <w:lvlJc w:val="left"/>
      <w:pPr>
        <w:tabs>
          <w:tab w:val="num" w:pos="6480"/>
        </w:tabs>
        <w:ind w:left="6480" w:hanging="360"/>
      </w:pPr>
    </w:lvl>
  </w:abstractNum>
  <w:abstractNum w:abstractNumId="546" w15:restartNumberingAfterBreak="0">
    <w:nsid w:val="76823837"/>
    <w:multiLevelType w:val="hybridMultilevel"/>
    <w:tmpl w:val="9E5CC51E"/>
    <w:lvl w:ilvl="0" w:tplc="A4665342">
      <w:start w:val="1"/>
      <w:numFmt w:val="bullet"/>
      <w:lvlText w:val="•"/>
      <w:lvlJc w:val="left"/>
      <w:pPr>
        <w:tabs>
          <w:tab w:val="num" w:pos="720"/>
        </w:tabs>
        <w:ind w:left="720" w:hanging="360"/>
      </w:pPr>
      <w:rPr>
        <w:rFonts w:ascii="Arial" w:hAnsi="Arial" w:hint="default"/>
      </w:rPr>
    </w:lvl>
    <w:lvl w:ilvl="1" w:tplc="7844480C" w:tentative="1">
      <w:start w:val="1"/>
      <w:numFmt w:val="bullet"/>
      <w:lvlText w:val="•"/>
      <w:lvlJc w:val="left"/>
      <w:pPr>
        <w:tabs>
          <w:tab w:val="num" w:pos="1440"/>
        </w:tabs>
        <w:ind w:left="1440" w:hanging="360"/>
      </w:pPr>
      <w:rPr>
        <w:rFonts w:ascii="Arial" w:hAnsi="Arial" w:hint="default"/>
      </w:rPr>
    </w:lvl>
    <w:lvl w:ilvl="2" w:tplc="79CE433C" w:tentative="1">
      <w:start w:val="1"/>
      <w:numFmt w:val="bullet"/>
      <w:lvlText w:val="•"/>
      <w:lvlJc w:val="left"/>
      <w:pPr>
        <w:tabs>
          <w:tab w:val="num" w:pos="2160"/>
        </w:tabs>
        <w:ind w:left="2160" w:hanging="360"/>
      </w:pPr>
      <w:rPr>
        <w:rFonts w:ascii="Arial" w:hAnsi="Arial" w:hint="default"/>
      </w:rPr>
    </w:lvl>
    <w:lvl w:ilvl="3" w:tplc="A6EE9A8A" w:tentative="1">
      <w:start w:val="1"/>
      <w:numFmt w:val="bullet"/>
      <w:lvlText w:val="•"/>
      <w:lvlJc w:val="left"/>
      <w:pPr>
        <w:tabs>
          <w:tab w:val="num" w:pos="2880"/>
        </w:tabs>
        <w:ind w:left="2880" w:hanging="360"/>
      </w:pPr>
      <w:rPr>
        <w:rFonts w:ascii="Arial" w:hAnsi="Arial" w:hint="default"/>
      </w:rPr>
    </w:lvl>
    <w:lvl w:ilvl="4" w:tplc="3AEE3E9E" w:tentative="1">
      <w:start w:val="1"/>
      <w:numFmt w:val="bullet"/>
      <w:lvlText w:val="•"/>
      <w:lvlJc w:val="left"/>
      <w:pPr>
        <w:tabs>
          <w:tab w:val="num" w:pos="3600"/>
        </w:tabs>
        <w:ind w:left="3600" w:hanging="360"/>
      </w:pPr>
      <w:rPr>
        <w:rFonts w:ascii="Arial" w:hAnsi="Arial" w:hint="default"/>
      </w:rPr>
    </w:lvl>
    <w:lvl w:ilvl="5" w:tplc="8062AB68" w:tentative="1">
      <w:start w:val="1"/>
      <w:numFmt w:val="bullet"/>
      <w:lvlText w:val="•"/>
      <w:lvlJc w:val="left"/>
      <w:pPr>
        <w:tabs>
          <w:tab w:val="num" w:pos="4320"/>
        </w:tabs>
        <w:ind w:left="4320" w:hanging="360"/>
      </w:pPr>
      <w:rPr>
        <w:rFonts w:ascii="Arial" w:hAnsi="Arial" w:hint="default"/>
      </w:rPr>
    </w:lvl>
    <w:lvl w:ilvl="6" w:tplc="3F9EECF6" w:tentative="1">
      <w:start w:val="1"/>
      <w:numFmt w:val="bullet"/>
      <w:lvlText w:val="•"/>
      <w:lvlJc w:val="left"/>
      <w:pPr>
        <w:tabs>
          <w:tab w:val="num" w:pos="5040"/>
        </w:tabs>
        <w:ind w:left="5040" w:hanging="360"/>
      </w:pPr>
      <w:rPr>
        <w:rFonts w:ascii="Arial" w:hAnsi="Arial" w:hint="default"/>
      </w:rPr>
    </w:lvl>
    <w:lvl w:ilvl="7" w:tplc="5D923D72" w:tentative="1">
      <w:start w:val="1"/>
      <w:numFmt w:val="bullet"/>
      <w:lvlText w:val="•"/>
      <w:lvlJc w:val="left"/>
      <w:pPr>
        <w:tabs>
          <w:tab w:val="num" w:pos="5760"/>
        </w:tabs>
        <w:ind w:left="5760" w:hanging="360"/>
      </w:pPr>
      <w:rPr>
        <w:rFonts w:ascii="Arial" w:hAnsi="Arial" w:hint="default"/>
      </w:rPr>
    </w:lvl>
    <w:lvl w:ilvl="8" w:tplc="92148350" w:tentative="1">
      <w:start w:val="1"/>
      <w:numFmt w:val="bullet"/>
      <w:lvlText w:val="•"/>
      <w:lvlJc w:val="left"/>
      <w:pPr>
        <w:tabs>
          <w:tab w:val="num" w:pos="6480"/>
        </w:tabs>
        <w:ind w:left="6480" w:hanging="360"/>
      </w:pPr>
      <w:rPr>
        <w:rFonts w:ascii="Arial" w:hAnsi="Arial" w:hint="default"/>
      </w:rPr>
    </w:lvl>
  </w:abstractNum>
  <w:abstractNum w:abstractNumId="547" w15:restartNumberingAfterBreak="0">
    <w:nsid w:val="76EA42F2"/>
    <w:multiLevelType w:val="hybridMultilevel"/>
    <w:tmpl w:val="DA462B60"/>
    <w:lvl w:ilvl="0" w:tplc="95A665FE">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8" w15:restartNumberingAfterBreak="0">
    <w:nsid w:val="76EC1EB7"/>
    <w:multiLevelType w:val="hybridMultilevel"/>
    <w:tmpl w:val="26E46CA0"/>
    <w:lvl w:ilvl="0" w:tplc="C9625A7E">
      <w:start w:val="1"/>
      <w:numFmt w:val="bullet"/>
      <w:lvlText w:val=""/>
      <w:lvlJc w:val="left"/>
      <w:pPr>
        <w:tabs>
          <w:tab w:val="num" w:pos="720"/>
        </w:tabs>
        <w:ind w:left="720" w:hanging="360"/>
      </w:pPr>
      <w:rPr>
        <w:rFonts w:ascii="Wingdings 2" w:hAnsi="Wingdings 2" w:hint="default"/>
      </w:rPr>
    </w:lvl>
    <w:lvl w:ilvl="1" w:tplc="F65CBB1E" w:tentative="1">
      <w:start w:val="1"/>
      <w:numFmt w:val="bullet"/>
      <w:lvlText w:val=""/>
      <w:lvlJc w:val="left"/>
      <w:pPr>
        <w:tabs>
          <w:tab w:val="num" w:pos="1440"/>
        </w:tabs>
        <w:ind w:left="1440" w:hanging="360"/>
      </w:pPr>
      <w:rPr>
        <w:rFonts w:ascii="Wingdings 2" w:hAnsi="Wingdings 2" w:hint="default"/>
      </w:rPr>
    </w:lvl>
    <w:lvl w:ilvl="2" w:tplc="25A6CC4A" w:tentative="1">
      <w:start w:val="1"/>
      <w:numFmt w:val="bullet"/>
      <w:lvlText w:val=""/>
      <w:lvlJc w:val="left"/>
      <w:pPr>
        <w:tabs>
          <w:tab w:val="num" w:pos="2160"/>
        </w:tabs>
        <w:ind w:left="2160" w:hanging="360"/>
      </w:pPr>
      <w:rPr>
        <w:rFonts w:ascii="Wingdings 2" w:hAnsi="Wingdings 2" w:hint="default"/>
      </w:rPr>
    </w:lvl>
    <w:lvl w:ilvl="3" w:tplc="E92AACE2" w:tentative="1">
      <w:start w:val="1"/>
      <w:numFmt w:val="bullet"/>
      <w:lvlText w:val=""/>
      <w:lvlJc w:val="left"/>
      <w:pPr>
        <w:tabs>
          <w:tab w:val="num" w:pos="2880"/>
        </w:tabs>
        <w:ind w:left="2880" w:hanging="360"/>
      </w:pPr>
      <w:rPr>
        <w:rFonts w:ascii="Wingdings 2" w:hAnsi="Wingdings 2" w:hint="default"/>
      </w:rPr>
    </w:lvl>
    <w:lvl w:ilvl="4" w:tplc="FE046A42" w:tentative="1">
      <w:start w:val="1"/>
      <w:numFmt w:val="bullet"/>
      <w:lvlText w:val=""/>
      <w:lvlJc w:val="left"/>
      <w:pPr>
        <w:tabs>
          <w:tab w:val="num" w:pos="3600"/>
        </w:tabs>
        <w:ind w:left="3600" w:hanging="360"/>
      </w:pPr>
      <w:rPr>
        <w:rFonts w:ascii="Wingdings 2" w:hAnsi="Wingdings 2" w:hint="default"/>
      </w:rPr>
    </w:lvl>
    <w:lvl w:ilvl="5" w:tplc="F1C80DCA" w:tentative="1">
      <w:start w:val="1"/>
      <w:numFmt w:val="bullet"/>
      <w:lvlText w:val=""/>
      <w:lvlJc w:val="left"/>
      <w:pPr>
        <w:tabs>
          <w:tab w:val="num" w:pos="4320"/>
        </w:tabs>
        <w:ind w:left="4320" w:hanging="360"/>
      </w:pPr>
      <w:rPr>
        <w:rFonts w:ascii="Wingdings 2" w:hAnsi="Wingdings 2" w:hint="default"/>
      </w:rPr>
    </w:lvl>
    <w:lvl w:ilvl="6" w:tplc="3C12E3F6" w:tentative="1">
      <w:start w:val="1"/>
      <w:numFmt w:val="bullet"/>
      <w:lvlText w:val=""/>
      <w:lvlJc w:val="left"/>
      <w:pPr>
        <w:tabs>
          <w:tab w:val="num" w:pos="5040"/>
        </w:tabs>
        <w:ind w:left="5040" w:hanging="360"/>
      </w:pPr>
      <w:rPr>
        <w:rFonts w:ascii="Wingdings 2" w:hAnsi="Wingdings 2" w:hint="default"/>
      </w:rPr>
    </w:lvl>
    <w:lvl w:ilvl="7" w:tplc="05BE88A6" w:tentative="1">
      <w:start w:val="1"/>
      <w:numFmt w:val="bullet"/>
      <w:lvlText w:val=""/>
      <w:lvlJc w:val="left"/>
      <w:pPr>
        <w:tabs>
          <w:tab w:val="num" w:pos="5760"/>
        </w:tabs>
        <w:ind w:left="5760" w:hanging="360"/>
      </w:pPr>
      <w:rPr>
        <w:rFonts w:ascii="Wingdings 2" w:hAnsi="Wingdings 2" w:hint="default"/>
      </w:rPr>
    </w:lvl>
    <w:lvl w:ilvl="8" w:tplc="B36E3482" w:tentative="1">
      <w:start w:val="1"/>
      <w:numFmt w:val="bullet"/>
      <w:lvlText w:val=""/>
      <w:lvlJc w:val="left"/>
      <w:pPr>
        <w:tabs>
          <w:tab w:val="num" w:pos="6480"/>
        </w:tabs>
        <w:ind w:left="6480" w:hanging="360"/>
      </w:pPr>
      <w:rPr>
        <w:rFonts w:ascii="Wingdings 2" w:hAnsi="Wingdings 2" w:hint="default"/>
      </w:rPr>
    </w:lvl>
  </w:abstractNum>
  <w:abstractNum w:abstractNumId="549" w15:restartNumberingAfterBreak="0">
    <w:nsid w:val="77391C94"/>
    <w:multiLevelType w:val="hybridMultilevel"/>
    <w:tmpl w:val="862007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0" w15:restartNumberingAfterBreak="0">
    <w:nsid w:val="773C0985"/>
    <w:multiLevelType w:val="hybridMultilevel"/>
    <w:tmpl w:val="CAB08078"/>
    <w:lvl w:ilvl="0" w:tplc="EA6839BC">
      <w:start w:val="1"/>
      <w:numFmt w:val="bullet"/>
      <w:lvlText w:val=""/>
      <w:lvlJc w:val="left"/>
      <w:pPr>
        <w:tabs>
          <w:tab w:val="num" w:pos="720"/>
        </w:tabs>
        <w:ind w:left="720" w:hanging="360"/>
      </w:pPr>
      <w:rPr>
        <w:rFonts w:ascii="Wingdings" w:hAnsi="Wingdings" w:hint="default"/>
      </w:rPr>
    </w:lvl>
    <w:lvl w:ilvl="1" w:tplc="38E621F4" w:tentative="1">
      <w:start w:val="1"/>
      <w:numFmt w:val="bullet"/>
      <w:lvlText w:val=""/>
      <w:lvlJc w:val="left"/>
      <w:pPr>
        <w:tabs>
          <w:tab w:val="num" w:pos="1440"/>
        </w:tabs>
        <w:ind w:left="1440" w:hanging="360"/>
      </w:pPr>
      <w:rPr>
        <w:rFonts w:ascii="Wingdings" w:hAnsi="Wingdings" w:hint="default"/>
      </w:rPr>
    </w:lvl>
    <w:lvl w:ilvl="2" w:tplc="096EFFE4" w:tentative="1">
      <w:start w:val="1"/>
      <w:numFmt w:val="bullet"/>
      <w:lvlText w:val=""/>
      <w:lvlJc w:val="left"/>
      <w:pPr>
        <w:tabs>
          <w:tab w:val="num" w:pos="2160"/>
        </w:tabs>
        <w:ind w:left="2160" w:hanging="360"/>
      </w:pPr>
      <w:rPr>
        <w:rFonts w:ascii="Wingdings" w:hAnsi="Wingdings" w:hint="default"/>
      </w:rPr>
    </w:lvl>
    <w:lvl w:ilvl="3" w:tplc="6694DCCC" w:tentative="1">
      <w:start w:val="1"/>
      <w:numFmt w:val="bullet"/>
      <w:lvlText w:val=""/>
      <w:lvlJc w:val="left"/>
      <w:pPr>
        <w:tabs>
          <w:tab w:val="num" w:pos="2880"/>
        </w:tabs>
        <w:ind w:left="2880" w:hanging="360"/>
      </w:pPr>
      <w:rPr>
        <w:rFonts w:ascii="Wingdings" w:hAnsi="Wingdings" w:hint="default"/>
      </w:rPr>
    </w:lvl>
    <w:lvl w:ilvl="4" w:tplc="2C422688" w:tentative="1">
      <w:start w:val="1"/>
      <w:numFmt w:val="bullet"/>
      <w:lvlText w:val=""/>
      <w:lvlJc w:val="left"/>
      <w:pPr>
        <w:tabs>
          <w:tab w:val="num" w:pos="3600"/>
        </w:tabs>
        <w:ind w:left="3600" w:hanging="360"/>
      </w:pPr>
      <w:rPr>
        <w:rFonts w:ascii="Wingdings" w:hAnsi="Wingdings" w:hint="default"/>
      </w:rPr>
    </w:lvl>
    <w:lvl w:ilvl="5" w:tplc="76B69608" w:tentative="1">
      <w:start w:val="1"/>
      <w:numFmt w:val="bullet"/>
      <w:lvlText w:val=""/>
      <w:lvlJc w:val="left"/>
      <w:pPr>
        <w:tabs>
          <w:tab w:val="num" w:pos="4320"/>
        </w:tabs>
        <w:ind w:left="4320" w:hanging="360"/>
      </w:pPr>
      <w:rPr>
        <w:rFonts w:ascii="Wingdings" w:hAnsi="Wingdings" w:hint="default"/>
      </w:rPr>
    </w:lvl>
    <w:lvl w:ilvl="6" w:tplc="2098B7F4" w:tentative="1">
      <w:start w:val="1"/>
      <w:numFmt w:val="bullet"/>
      <w:lvlText w:val=""/>
      <w:lvlJc w:val="left"/>
      <w:pPr>
        <w:tabs>
          <w:tab w:val="num" w:pos="5040"/>
        </w:tabs>
        <w:ind w:left="5040" w:hanging="360"/>
      </w:pPr>
      <w:rPr>
        <w:rFonts w:ascii="Wingdings" w:hAnsi="Wingdings" w:hint="default"/>
      </w:rPr>
    </w:lvl>
    <w:lvl w:ilvl="7" w:tplc="BABC3F0A" w:tentative="1">
      <w:start w:val="1"/>
      <w:numFmt w:val="bullet"/>
      <w:lvlText w:val=""/>
      <w:lvlJc w:val="left"/>
      <w:pPr>
        <w:tabs>
          <w:tab w:val="num" w:pos="5760"/>
        </w:tabs>
        <w:ind w:left="5760" w:hanging="360"/>
      </w:pPr>
      <w:rPr>
        <w:rFonts w:ascii="Wingdings" w:hAnsi="Wingdings" w:hint="default"/>
      </w:rPr>
    </w:lvl>
    <w:lvl w:ilvl="8" w:tplc="EAC2B2C8" w:tentative="1">
      <w:start w:val="1"/>
      <w:numFmt w:val="bullet"/>
      <w:lvlText w:val=""/>
      <w:lvlJc w:val="left"/>
      <w:pPr>
        <w:tabs>
          <w:tab w:val="num" w:pos="6480"/>
        </w:tabs>
        <w:ind w:left="6480" w:hanging="360"/>
      </w:pPr>
      <w:rPr>
        <w:rFonts w:ascii="Wingdings" w:hAnsi="Wingdings" w:hint="default"/>
      </w:rPr>
    </w:lvl>
  </w:abstractNum>
  <w:abstractNum w:abstractNumId="551" w15:restartNumberingAfterBreak="0">
    <w:nsid w:val="77427AA2"/>
    <w:multiLevelType w:val="hybridMultilevel"/>
    <w:tmpl w:val="CD5CC59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279AAD06">
      <w:start w:val="1"/>
      <w:numFmt w:val="hebrew1"/>
      <w:lvlText w:val="%3."/>
      <w:lvlJc w:val="left"/>
      <w:pPr>
        <w:ind w:left="2340" w:hanging="360"/>
      </w:pPr>
      <w:rPr>
        <w:rFonts w:hint="default"/>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52" w15:restartNumberingAfterBreak="0">
    <w:nsid w:val="776126F4"/>
    <w:multiLevelType w:val="hybridMultilevel"/>
    <w:tmpl w:val="3D44BECE"/>
    <w:lvl w:ilvl="0" w:tplc="13FAE52A">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3" w15:restartNumberingAfterBreak="0">
    <w:nsid w:val="77704807"/>
    <w:multiLevelType w:val="hybridMultilevel"/>
    <w:tmpl w:val="03F8ACF4"/>
    <w:lvl w:ilvl="0" w:tplc="945C030C">
      <w:start w:val="1"/>
      <w:numFmt w:val="bullet"/>
      <w:lvlText w:val="•"/>
      <w:lvlJc w:val="left"/>
      <w:pPr>
        <w:tabs>
          <w:tab w:val="num" w:pos="720"/>
        </w:tabs>
        <w:ind w:left="720" w:hanging="360"/>
      </w:pPr>
      <w:rPr>
        <w:rFonts w:ascii="Arial" w:hAnsi="Arial" w:hint="default"/>
      </w:rPr>
    </w:lvl>
    <w:lvl w:ilvl="1" w:tplc="43B4B41C" w:tentative="1">
      <w:start w:val="1"/>
      <w:numFmt w:val="bullet"/>
      <w:lvlText w:val="•"/>
      <w:lvlJc w:val="left"/>
      <w:pPr>
        <w:tabs>
          <w:tab w:val="num" w:pos="1440"/>
        </w:tabs>
        <w:ind w:left="1440" w:hanging="360"/>
      </w:pPr>
      <w:rPr>
        <w:rFonts w:ascii="Arial" w:hAnsi="Arial" w:hint="default"/>
      </w:rPr>
    </w:lvl>
    <w:lvl w:ilvl="2" w:tplc="0630E3A6" w:tentative="1">
      <w:start w:val="1"/>
      <w:numFmt w:val="bullet"/>
      <w:lvlText w:val="•"/>
      <w:lvlJc w:val="left"/>
      <w:pPr>
        <w:tabs>
          <w:tab w:val="num" w:pos="2160"/>
        </w:tabs>
        <w:ind w:left="2160" w:hanging="360"/>
      </w:pPr>
      <w:rPr>
        <w:rFonts w:ascii="Arial" w:hAnsi="Arial" w:hint="default"/>
      </w:rPr>
    </w:lvl>
    <w:lvl w:ilvl="3" w:tplc="12E06372" w:tentative="1">
      <w:start w:val="1"/>
      <w:numFmt w:val="bullet"/>
      <w:lvlText w:val="•"/>
      <w:lvlJc w:val="left"/>
      <w:pPr>
        <w:tabs>
          <w:tab w:val="num" w:pos="2880"/>
        </w:tabs>
        <w:ind w:left="2880" w:hanging="360"/>
      </w:pPr>
      <w:rPr>
        <w:rFonts w:ascii="Arial" w:hAnsi="Arial" w:hint="default"/>
      </w:rPr>
    </w:lvl>
    <w:lvl w:ilvl="4" w:tplc="73F4EAAC" w:tentative="1">
      <w:start w:val="1"/>
      <w:numFmt w:val="bullet"/>
      <w:lvlText w:val="•"/>
      <w:lvlJc w:val="left"/>
      <w:pPr>
        <w:tabs>
          <w:tab w:val="num" w:pos="3600"/>
        </w:tabs>
        <w:ind w:left="3600" w:hanging="360"/>
      </w:pPr>
      <w:rPr>
        <w:rFonts w:ascii="Arial" w:hAnsi="Arial" w:hint="default"/>
      </w:rPr>
    </w:lvl>
    <w:lvl w:ilvl="5" w:tplc="756ABE14" w:tentative="1">
      <w:start w:val="1"/>
      <w:numFmt w:val="bullet"/>
      <w:lvlText w:val="•"/>
      <w:lvlJc w:val="left"/>
      <w:pPr>
        <w:tabs>
          <w:tab w:val="num" w:pos="4320"/>
        </w:tabs>
        <w:ind w:left="4320" w:hanging="360"/>
      </w:pPr>
      <w:rPr>
        <w:rFonts w:ascii="Arial" w:hAnsi="Arial" w:hint="default"/>
      </w:rPr>
    </w:lvl>
    <w:lvl w:ilvl="6" w:tplc="9D741142" w:tentative="1">
      <w:start w:val="1"/>
      <w:numFmt w:val="bullet"/>
      <w:lvlText w:val="•"/>
      <w:lvlJc w:val="left"/>
      <w:pPr>
        <w:tabs>
          <w:tab w:val="num" w:pos="5040"/>
        </w:tabs>
        <w:ind w:left="5040" w:hanging="360"/>
      </w:pPr>
      <w:rPr>
        <w:rFonts w:ascii="Arial" w:hAnsi="Arial" w:hint="default"/>
      </w:rPr>
    </w:lvl>
    <w:lvl w:ilvl="7" w:tplc="880A4A48" w:tentative="1">
      <w:start w:val="1"/>
      <w:numFmt w:val="bullet"/>
      <w:lvlText w:val="•"/>
      <w:lvlJc w:val="left"/>
      <w:pPr>
        <w:tabs>
          <w:tab w:val="num" w:pos="5760"/>
        </w:tabs>
        <w:ind w:left="5760" w:hanging="360"/>
      </w:pPr>
      <w:rPr>
        <w:rFonts w:ascii="Arial" w:hAnsi="Arial" w:hint="default"/>
      </w:rPr>
    </w:lvl>
    <w:lvl w:ilvl="8" w:tplc="FBEC5560" w:tentative="1">
      <w:start w:val="1"/>
      <w:numFmt w:val="bullet"/>
      <w:lvlText w:val="•"/>
      <w:lvlJc w:val="left"/>
      <w:pPr>
        <w:tabs>
          <w:tab w:val="num" w:pos="6480"/>
        </w:tabs>
        <w:ind w:left="6480" w:hanging="360"/>
      </w:pPr>
      <w:rPr>
        <w:rFonts w:ascii="Arial" w:hAnsi="Arial" w:hint="default"/>
      </w:rPr>
    </w:lvl>
  </w:abstractNum>
  <w:abstractNum w:abstractNumId="554" w15:restartNumberingAfterBreak="0">
    <w:nsid w:val="78093870"/>
    <w:multiLevelType w:val="hybridMultilevel"/>
    <w:tmpl w:val="C89CB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5" w15:restartNumberingAfterBreak="0">
    <w:nsid w:val="783E3CA4"/>
    <w:multiLevelType w:val="hybridMultilevel"/>
    <w:tmpl w:val="24CC00A0"/>
    <w:lvl w:ilvl="0" w:tplc="38D4ADA6">
      <w:start w:val="1"/>
      <w:numFmt w:val="bullet"/>
      <w:lvlText w:val="•"/>
      <w:lvlJc w:val="left"/>
      <w:pPr>
        <w:tabs>
          <w:tab w:val="num" w:pos="720"/>
        </w:tabs>
        <w:ind w:left="720" w:hanging="360"/>
      </w:pPr>
      <w:rPr>
        <w:rFonts w:ascii="Arial" w:hAnsi="Arial" w:hint="default"/>
      </w:rPr>
    </w:lvl>
    <w:lvl w:ilvl="1" w:tplc="3C8AD4AE" w:tentative="1">
      <w:start w:val="1"/>
      <w:numFmt w:val="bullet"/>
      <w:lvlText w:val="•"/>
      <w:lvlJc w:val="left"/>
      <w:pPr>
        <w:tabs>
          <w:tab w:val="num" w:pos="1440"/>
        </w:tabs>
        <w:ind w:left="1440" w:hanging="360"/>
      </w:pPr>
      <w:rPr>
        <w:rFonts w:ascii="Arial" w:hAnsi="Arial" w:hint="default"/>
      </w:rPr>
    </w:lvl>
    <w:lvl w:ilvl="2" w:tplc="C38A1FBC" w:tentative="1">
      <w:start w:val="1"/>
      <w:numFmt w:val="bullet"/>
      <w:lvlText w:val="•"/>
      <w:lvlJc w:val="left"/>
      <w:pPr>
        <w:tabs>
          <w:tab w:val="num" w:pos="2160"/>
        </w:tabs>
        <w:ind w:left="2160" w:hanging="360"/>
      </w:pPr>
      <w:rPr>
        <w:rFonts w:ascii="Arial" w:hAnsi="Arial" w:hint="default"/>
      </w:rPr>
    </w:lvl>
    <w:lvl w:ilvl="3" w:tplc="FAECCE2C" w:tentative="1">
      <w:start w:val="1"/>
      <w:numFmt w:val="bullet"/>
      <w:lvlText w:val="•"/>
      <w:lvlJc w:val="left"/>
      <w:pPr>
        <w:tabs>
          <w:tab w:val="num" w:pos="2880"/>
        </w:tabs>
        <w:ind w:left="2880" w:hanging="360"/>
      </w:pPr>
      <w:rPr>
        <w:rFonts w:ascii="Arial" w:hAnsi="Arial" w:hint="default"/>
      </w:rPr>
    </w:lvl>
    <w:lvl w:ilvl="4" w:tplc="2DCAF8C8" w:tentative="1">
      <w:start w:val="1"/>
      <w:numFmt w:val="bullet"/>
      <w:lvlText w:val="•"/>
      <w:lvlJc w:val="left"/>
      <w:pPr>
        <w:tabs>
          <w:tab w:val="num" w:pos="3600"/>
        </w:tabs>
        <w:ind w:left="3600" w:hanging="360"/>
      </w:pPr>
      <w:rPr>
        <w:rFonts w:ascii="Arial" w:hAnsi="Arial" w:hint="default"/>
      </w:rPr>
    </w:lvl>
    <w:lvl w:ilvl="5" w:tplc="D8BAFF32" w:tentative="1">
      <w:start w:val="1"/>
      <w:numFmt w:val="bullet"/>
      <w:lvlText w:val="•"/>
      <w:lvlJc w:val="left"/>
      <w:pPr>
        <w:tabs>
          <w:tab w:val="num" w:pos="4320"/>
        </w:tabs>
        <w:ind w:left="4320" w:hanging="360"/>
      </w:pPr>
      <w:rPr>
        <w:rFonts w:ascii="Arial" w:hAnsi="Arial" w:hint="default"/>
      </w:rPr>
    </w:lvl>
    <w:lvl w:ilvl="6" w:tplc="E2547076" w:tentative="1">
      <w:start w:val="1"/>
      <w:numFmt w:val="bullet"/>
      <w:lvlText w:val="•"/>
      <w:lvlJc w:val="left"/>
      <w:pPr>
        <w:tabs>
          <w:tab w:val="num" w:pos="5040"/>
        </w:tabs>
        <w:ind w:left="5040" w:hanging="360"/>
      </w:pPr>
      <w:rPr>
        <w:rFonts w:ascii="Arial" w:hAnsi="Arial" w:hint="default"/>
      </w:rPr>
    </w:lvl>
    <w:lvl w:ilvl="7" w:tplc="E52E9FFE" w:tentative="1">
      <w:start w:val="1"/>
      <w:numFmt w:val="bullet"/>
      <w:lvlText w:val="•"/>
      <w:lvlJc w:val="left"/>
      <w:pPr>
        <w:tabs>
          <w:tab w:val="num" w:pos="5760"/>
        </w:tabs>
        <w:ind w:left="5760" w:hanging="360"/>
      </w:pPr>
      <w:rPr>
        <w:rFonts w:ascii="Arial" w:hAnsi="Arial" w:hint="default"/>
      </w:rPr>
    </w:lvl>
    <w:lvl w:ilvl="8" w:tplc="6388D07E" w:tentative="1">
      <w:start w:val="1"/>
      <w:numFmt w:val="bullet"/>
      <w:lvlText w:val="•"/>
      <w:lvlJc w:val="left"/>
      <w:pPr>
        <w:tabs>
          <w:tab w:val="num" w:pos="6480"/>
        </w:tabs>
        <w:ind w:left="6480" w:hanging="360"/>
      </w:pPr>
      <w:rPr>
        <w:rFonts w:ascii="Arial" w:hAnsi="Arial" w:hint="default"/>
      </w:rPr>
    </w:lvl>
  </w:abstractNum>
  <w:abstractNum w:abstractNumId="556" w15:restartNumberingAfterBreak="0">
    <w:nsid w:val="78BD3384"/>
    <w:multiLevelType w:val="hybridMultilevel"/>
    <w:tmpl w:val="2580FCA2"/>
    <w:lvl w:ilvl="0" w:tplc="5F768BF6">
      <w:start w:val="1"/>
      <w:numFmt w:val="bullet"/>
      <w:lvlText w:val="•"/>
      <w:lvlJc w:val="left"/>
      <w:pPr>
        <w:tabs>
          <w:tab w:val="num" w:pos="720"/>
        </w:tabs>
        <w:ind w:left="720" w:hanging="360"/>
      </w:pPr>
      <w:rPr>
        <w:rFonts w:ascii="Arial" w:hAnsi="Arial" w:hint="default"/>
      </w:rPr>
    </w:lvl>
    <w:lvl w:ilvl="1" w:tplc="D43C828A" w:tentative="1">
      <w:start w:val="1"/>
      <w:numFmt w:val="bullet"/>
      <w:lvlText w:val="•"/>
      <w:lvlJc w:val="left"/>
      <w:pPr>
        <w:tabs>
          <w:tab w:val="num" w:pos="1440"/>
        </w:tabs>
        <w:ind w:left="1440" w:hanging="360"/>
      </w:pPr>
      <w:rPr>
        <w:rFonts w:ascii="Arial" w:hAnsi="Arial" w:hint="default"/>
      </w:rPr>
    </w:lvl>
    <w:lvl w:ilvl="2" w:tplc="4E94E920" w:tentative="1">
      <w:start w:val="1"/>
      <w:numFmt w:val="bullet"/>
      <w:lvlText w:val="•"/>
      <w:lvlJc w:val="left"/>
      <w:pPr>
        <w:tabs>
          <w:tab w:val="num" w:pos="2160"/>
        </w:tabs>
        <w:ind w:left="2160" w:hanging="360"/>
      </w:pPr>
      <w:rPr>
        <w:rFonts w:ascii="Arial" w:hAnsi="Arial" w:hint="default"/>
      </w:rPr>
    </w:lvl>
    <w:lvl w:ilvl="3" w:tplc="F0CEB064" w:tentative="1">
      <w:start w:val="1"/>
      <w:numFmt w:val="bullet"/>
      <w:lvlText w:val="•"/>
      <w:lvlJc w:val="left"/>
      <w:pPr>
        <w:tabs>
          <w:tab w:val="num" w:pos="2880"/>
        </w:tabs>
        <w:ind w:left="2880" w:hanging="360"/>
      </w:pPr>
      <w:rPr>
        <w:rFonts w:ascii="Arial" w:hAnsi="Arial" w:hint="default"/>
      </w:rPr>
    </w:lvl>
    <w:lvl w:ilvl="4" w:tplc="6A0CDDA2" w:tentative="1">
      <w:start w:val="1"/>
      <w:numFmt w:val="bullet"/>
      <w:lvlText w:val="•"/>
      <w:lvlJc w:val="left"/>
      <w:pPr>
        <w:tabs>
          <w:tab w:val="num" w:pos="3600"/>
        </w:tabs>
        <w:ind w:left="3600" w:hanging="360"/>
      </w:pPr>
      <w:rPr>
        <w:rFonts w:ascii="Arial" w:hAnsi="Arial" w:hint="default"/>
      </w:rPr>
    </w:lvl>
    <w:lvl w:ilvl="5" w:tplc="31F4AA96" w:tentative="1">
      <w:start w:val="1"/>
      <w:numFmt w:val="bullet"/>
      <w:lvlText w:val="•"/>
      <w:lvlJc w:val="left"/>
      <w:pPr>
        <w:tabs>
          <w:tab w:val="num" w:pos="4320"/>
        </w:tabs>
        <w:ind w:left="4320" w:hanging="360"/>
      </w:pPr>
      <w:rPr>
        <w:rFonts w:ascii="Arial" w:hAnsi="Arial" w:hint="default"/>
      </w:rPr>
    </w:lvl>
    <w:lvl w:ilvl="6" w:tplc="A78637E6" w:tentative="1">
      <w:start w:val="1"/>
      <w:numFmt w:val="bullet"/>
      <w:lvlText w:val="•"/>
      <w:lvlJc w:val="left"/>
      <w:pPr>
        <w:tabs>
          <w:tab w:val="num" w:pos="5040"/>
        </w:tabs>
        <w:ind w:left="5040" w:hanging="360"/>
      </w:pPr>
      <w:rPr>
        <w:rFonts w:ascii="Arial" w:hAnsi="Arial" w:hint="default"/>
      </w:rPr>
    </w:lvl>
    <w:lvl w:ilvl="7" w:tplc="C5FA7F80" w:tentative="1">
      <w:start w:val="1"/>
      <w:numFmt w:val="bullet"/>
      <w:lvlText w:val="•"/>
      <w:lvlJc w:val="left"/>
      <w:pPr>
        <w:tabs>
          <w:tab w:val="num" w:pos="5760"/>
        </w:tabs>
        <w:ind w:left="5760" w:hanging="360"/>
      </w:pPr>
      <w:rPr>
        <w:rFonts w:ascii="Arial" w:hAnsi="Arial" w:hint="default"/>
      </w:rPr>
    </w:lvl>
    <w:lvl w:ilvl="8" w:tplc="DC26439E" w:tentative="1">
      <w:start w:val="1"/>
      <w:numFmt w:val="bullet"/>
      <w:lvlText w:val="•"/>
      <w:lvlJc w:val="left"/>
      <w:pPr>
        <w:tabs>
          <w:tab w:val="num" w:pos="6480"/>
        </w:tabs>
        <w:ind w:left="6480" w:hanging="360"/>
      </w:pPr>
      <w:rPr>
        <w:rFonts w:ascii="Arial" w:hAnsi="Arial" w:hint="default"/>
      </w:rPr>
    </w:lvl>
  </w:abstractNum>
  <w:abstractNum w:abstractNumId="557" w15:restartNumberingAfterBreak="0">
    <w:nsid w:val="790A4DDF"/>
    <w:multiLevelType w:val="multilevel"/>
    <w:tmpl w:val="752A5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8" w15:restartNumberingAfterBreak="0">
    <w:nsid w:val="79701016"/>
    <w:multiLevelType w:val="hybridMultilevel"/>
    <w:tmpl w:val="688C1A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9" w15:restartNumberingAfterBreak="0">
    <w:nsid w:val="79C43433"/>
    <w:multiLevelType w:val="hybridMultilevel"/>
    <w:tmpl w:val="7EE0E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0" w15:restartNumberingAfterBreak="0">
    <w:nsid w:val="79E22911"/>
    <w:multiLevelType w:val="hybridMultilevel"/>
    <w:tmpl w:val="38EC4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1" w15:restartNumberingAfterBreak="0">
    <w:nsid w:val="7A153ABB"/>
    <w:multiLevelType w:val="hybridMultilevel"/>
    <w:tmpl w:val="B71425FE"/>
    <w:lvl w:ilvl="0" w:tplc="C5721CA2">
      <w:start w:val="1"/>
      <w:numFmt w:val="bullet"/>
      <w:lvlText w:val=""/>
      <w:lvlJc w:val="left"/>
      <w:pPr>
        <w:tabs>
          <w:tab w:val="num" w:pos="720"/>
        </w:tabs>
        <w:ind w:left="720" w:hanging="360"/>
      </w:pPr>
      <w:rPr>
        <w:rFonts w:ascii="Wingdings 2" w:hAnsi="Wingdings 2" w:hint="default"/>
      </w:rPr>
    </w:lvl>
    <w:lvl w:ilvl="1" w:tplc="EE364514" w:tentative="1">
      <w:start w:val="1"/>
      <w:numFmt w:val="bullet"/>
      <w:lvlText w:val=""/>
      <w:lvlJc w:val="left"/>
      <w:pPr>
        <w:tabs>
          <w:tab w:val="num" w:pos="1440"/>
        </w:tabs>
        <w:ind w:left="1440" w:hanging="360"/>
      </w:pPr>
      <w:rPr>
        <w:rFonts w:ascii="Wingdings 2" w:hAnsi="Wingdings 2" w:hint="default"/>
      </w:rPr>
    </w:lvl>
    <w:lvl w:ilvl="2" w:tplc="803CF96A" w:tentative="1">
      <w:start w:val="1"/>
      <w:numFmt w:val="bullet"/>
      <w:lvlText w:val=""/>
      <w:lvlJc w:val="left"/>
      <w:pPr>
        <w:tabs>
          <w:tab w:val="num" w:pos="2160"/>
        </w:tabs>
        <w:ind w:left="2160" w:hanging="360"/>
      </w:pPr>
      <w:rPr>
        <w:rFonts w:ascii="Wingdings 2" w:hAnsi="Wingdings 2" w:hint="default"/>
      </w:rPr>
    </w:lvl>
    <w:lvl w:ilvl="3" w:tplc="E2206318" w:tentative="1">
      <w:start w:val="1"/>
      <w:numFmt w:val="bullet"/>
      <w:lvlText w:val=""/>
      <w:lvlJc w:val="left"/>
      <w:pPr>
        <w:tabs>
          <w:tab w:val="num" w:pos="2880"/>
        </w:tabs>
        <w:ind w:left="2880" w:hanging="360"/>
      </w:pPr>
      <w:rPr>
        <w:rFonts w:ascii="Wingdings 2" w:hAnsi="Wingdings 2" w:hint="default"/>
      </w:rPr>
    </w:lvl>
    <w:lvl w:ilvl="4" w:tplc="E79865D6" w:tentative="1">
      <w:start w:val="1"/>
      <w:numFmt w:val="bullet"/>
      <w:lvlText w:val=""/>
      <w:lvlJc w:val="left"/>
      <w:pPr>
        <w:tabs>
          <w:tab w:val="num" w:pos="3600"/>
        </w:tabs>
        <w:ind w:left="3600" w:hanging="360"/>
      </w:pPr>
      <w:rPr>
        <w:rFonts w:ascii="Wingdings 2" w:hAnsi="Wingdings 2" w:hint="default"/>
      </w:rPr>
    </w:lvl>
    <w:lvl w:ilvl="5" w:tplc="23EC7ED8" w:tentative="1">
      <w:start w:val="1"/>
      <w:numFmt w:val="bullet"/>
      <w:lvlText w:val=""/>
      <w:lvlJc w:val="left"/>
      <w:pPr>
        <w:tabs>
          <w:tab w:val="num" w:pos="4320"/>
        </w:tabs>
        <w:ind w:left="4320" w:hanging="360"/>
      </w:pPr>
      <w:rPr>
        <w:rFonts w:ascii="Wingdings 2" w:hAnsi="Wingdings 2" w:hint="default"/>
      </w:rPr>
    </w:lvl>
    <w:lvl w:ilvl="6" w:tplc="BEA8B892" w:tentative="1">
      <w:start w:val="1"/>
      <w:numFmt w:val="bullet"/>
      <w:lvlText w:val=""/>
      <w:lvlJc w:val="left"/>
      <w:pPr>
        <w:tabs>
          <w:tab w:val="num" w:pos="5040"/>
        </w:tabs>
        <w:ind w:left="5040" w:hanging="360"/>
      </w:pPr>
      <w:rPr>
        <w:rFonts w:ascii="Wingdings 2" w:hAnsi="Wingdings 2" w:hint="default"/>
      </w:rPr>
    </w:lvl>
    <w:lvl w:ilvl="7" w:tplc="3056B76E" w:tentative="1">
      <w:start w:val="1"/>
      <w:numFmt w:val="bullet"/>
      <w:lvlText w:val=""/>
      <w:lvlJc w:val="left"/>
      <w:pPr>
        <w:tabs>
          <w:tab w:val="num" w:pos="5760"/>
        </w:tabs>
        <w:ind w:left="5760" w:hanging="360"/>
      </w:pPr>
      <w:rPr>
        <w:rFonts w:ascii="Wingdings 2" w:hAnsi="Wingdings 2" w:hint="default"/>
      </w:rPr>
    </w:lvl>
    <w:lvl w:ilvl="8" w:tplc="AB44E5E2" w:tentative="1">
      <w:start w:val="1"/>
      <w:numFmt w:val="bullet"/>
      <w:lvlText w:val=""/>
      <w:lvlJc w:val="left"/>
      <w:pPr>
        <w:tabs>
          <w:tab w:val="num" w:pos="6480"/>
        </w:tabs>
        <w:ind w:left="6480" w:hanging="360"/>
      </w:pPr>
      <w:rPr>
        <w:rFonts w:ascii="Wingdings 2" w:hAnsi="Wingdings 2" w:hint="default"/>
      </w:rPr>
    </w:lvl>
  </w:abstractNum>
  <w:abstractNum w:abstractNumId="562" w15:restartNumberingAfterBreak="0">
    <w:nsid w:val="7A492674"/>
    <w:multiLevelType w:val="hybridMultilevel"/>
    <w:tmpl w:val="BCB27BE4"/>
    <w:lvl w:ilvl="0" w:tplc="3DB6FFE6">
      <w:start w:val="1"/>
      <w:numFmt w:val="bullet"/>
      <w:lvlText w:val=""/>
      <w:lvlJc w:val="left"/>
      <w:pPr>
        <w:tabs>
          <w:tab w:val="num" w:pos="720"/>
        </w:tabs>
        <w:ind w:left="720" w:hanging="360"/>
      </w:pPr>
      <w:rPr>
        <w:rFonts w:ascii="Wingdings" w:hAnsi="Wingdings" w:hint="default"/>
      </w:rPr>
    </w:lvl>
    <w:lvl w:ilvl="1" w:tplc="E9585210">
      <w:numFmt w:val="bullet"/>
      <w:lvlText w:val=""/>
      <w:lvlJc w:val="left"/>
      <w:pPr>
        <w:tabs>
          <w:tab w:val="num" w:pos="1440"/>
        </w:tabs>
        <w:ind w:left="1440" w:hanging="360"/>
      </w:pPr>
      <w:rPr>
        <w:rFonts w:ascii="Wingdings" w:hAnsi="Wingdings" w:hint="default"/>
      </w:rPr>
    </w:lvl>
    <w:lvl w:ilvl="2" w:tplc="98D24DD6" w:tentative="1">
      <w:start w:val="1"/>
      <w:numFmt w:val="bullet"/>
      <w:lvlText w:val=""/>
      <w:lvlJc w:val="left"/>
      <w:pPr>
        <w:tabs>
          <w:tab w:val="num" w:pos="2160"/>
        </w:tabs>
        <w:ind w:left="2160" w:hanging="360"/>
      </w:pPr>
      <w:rPr>
        <w:rFonts w:ascii="Wingdings" w:hAnsi="Wingdings" w:hint="default"/>
      </w:rPr>
    </w:lvl>
    <w:lvl w:ilvl="3" w:tplc="9CEC7A54" w:tentative="1">
      <w:start w:val="1"/>
      <w:numFmt w:val="bullet"/>
      <w:lvlText w:val=""/>
      <w:lvlJc w:val="left"/>
      <w:pPr>
        <w:tabs>
          <w:tab w:val="num" w:pos="2880"/>
        </w:tabs>
        <w:ind w:left="2880" w:hanging="360"/>
      </w:pPr>
      <w:rPr>
        <w:rFonts w:ascii="Wingdings" w:hAnsi="Wingdings" w:hint="default"/>
      </w:rPr>
    </w:lvl>
    <w:lvl w:ilvl="4" w:tplc="68BC8DA2" w:tentative="1">
      <w:start w:val="1"/>
      <w:numFmt w:val="bullet"/>
      <w:lvlText w:val=""/>
      <w:lvlJc w:val="left"/>
      <w:pPr>
        <w:tabs>
          <w:tab w:val="num" w:pos="3600"/>
        </w:tabs>
        <w:ind w:left="3600" w:hanging="360"/>
      </w:pPr>
      <w:rPr>
        <w:rFonts w:ascii="Wingdings" w:hAnsi="Wingdings" w:hint="default"/>
      </w:rPr>
    </w:lvl>
    <w:lvl w:ilvl="5" w:tplc="F826589A" w:tentative="1">
      <w:start w:val="1"/>
      <w:numFmt w:val="bullet"/>
      <w:lvlText w:val=""/>
      <w:lvlJc w:val="left"/>
      <w:pPr>
        <w:tabs>
          <w:tab w:val="num" w:pos="4320"/>
        </w:tabs>
        <w:ind w:left="4320" w:hanging="360"/>
      </w:pPr>
      <w:rPr>
        <w:rFonts w:ascii="Wingdings" w:hAnsi="Wingdings" w:hint="default"/>
      </w:rPr>
    </w:lvl>
    <w:lvl w:ilvl="6" w:tplc="8F78730C" w:tentative="1">
      <w:start w:val="1"/>
      <w:numFmt w:val="bullet"/>
      <w:lvlText w:val=""/>
      <w:lvlJc w:val="left"/>
      <w:pPr>
        <w:tabs>
          <w:tab w:val="num" w:pos="5040"/>
        </w:tabs>
        <w:ind w:left="5040" w:hanging="360"/>
      </w:pPr>
      <w:rPr>
        <w:rFonts w:ascii="Wingdings" w:hAnsi="Wingdings" w:hint="default"/>
      </w:rPr>
    </w:lvl>
    <w:lvl w:ilvl="7" w:tplc="01FA2D2C" w:tentative="1">
      <w:start w:val="1"/>
      <w:numFmt w:val="bullet"/>
      <w:lvlText w:val=""/>
      <w:lvlJc w:val="left"/>
      <w:pPr>
        <w:tabs>
          <w:tab w:val="num" w:pos="5760"/>
        </w:tabs>
        <w:ind w:left="5760" w:hanging="360"/>
      </w:pPr>
      <w:rPr>
        <w:rFonts w:ascii="Wingdings" w:hAnsi="Wingdings" w:hint="default"/>
      </w:rPr>
    </w:lvl>
    <w:lvl w:ilvl="8" w:tplc="37F2950E" w:tentative="1">
      <w:start w:val="1"/>
      <w:numFmt w:val="bullet"/>
      <w:lvlText w:val=""/>
      <w:lvlJc w:val="left"/>
      <w:pPr>
        <w:tabs>
          <w:tab w:val="num" w:pos="6480"/>
        </w:tabs>
        <w:ind w:left="6480" w:hanging="360"/>
      </w:pPr>
      <w:rPr>
        <w:rFonts w:ascii="Wingdings" w:hAnsi="Wingdings" w:hint="default"/>
      </w:rPr>
    </w:lvl>
  </w:abstractNum>
  <w:abstractNum w:abstractNumId="563" w15:restartNumberingAfterBreak="0">
    <w:nsid w:val="7A527CAC"/>
    <w:multiLevelType w:val="hybridMultilevel"/>
    <w:tmpl w:val="6B726D70"/>
    <w:lvl w:ilvl="0" w:tplc="CE9486EC">
      <w:start w:val="1"/>
      <w:numFmt w:val="bullet"/>
      <w:lvlText w:val="•"/>
      <w:lvlJc w:val="left"/>
      <w:pPr>
        <w:tabs>
          <w:tab w:val="num" w:pos="720"/>
        </w:tabs>
        <w:ind w:left="720" w:hanging="360"/>
      </w:pPr>
      <w:rPr>
        <w:rFonts w:ascii="Arial" w:hAnsi="Arial" w:hint="default"/>
      </w:rPr>
    </w:lvl>
    <w:lvl w:ilvl="1" w:tplc="6FCECE7E" w:tentative="1">
      <w:start w:val="1"/>
      <w:numFmt w:val="bullet"/>
      <w:lvlText w:val="•"/>
      <w:lvlJc w:val="left"/>
      <w:pPr>
        <w:tabs>
          <w:tab w:val="num" w:pos="1440"/>
        </w:tabs>
        <w:ind w:left="1440" w:hanging="360"/>
      </w:pPr>
      <w:rPr>
        <w:rFonts w:ascii="Arial" w:hAnsi="Arial" w:hint="default"/>
      </w:rPr>
    </w:lvl>
    <w:lvl w:ilvl="2" w:tplc="5B24F7FC" w:tentative="1">
      <w:start w:val="1"/>
      <w:numFmt w:val="bullet"/>
      <w:lvlText w:val="•"/>
      <w:lvlJc w:val="left"/>
      <w:pPr>
        <w:tabs>
          <w:tab w:val="num" w:pos="2160"/>
        </w:tabs>
        <w:ind w:left="2160" w:hanging="360"/>
      </w:pPr>
      <w:rPr>
        <w:rFonts w:ascii="Arial" w:hAnsi="Arial" w:hint="default"/>
      </w:rPr>
    </w:lvl>
    <w:lvl w:ilvl="3" w:tplc="385E0142" w:tentative="1">
      <w:start w:val="1"/>
      <w:numFmt w:val="bullet"/>
      <w:lvlText w:val="•"/>
      <w:lvlJc w:val="left"/>
      <w:pPr>
        <w:tabs>
          <w:tab w:val="num" w:pos="2880"/>
        </w:tabs>
        <w:ind w:left="2880" w:hanging="360"/>
      </w:pPr>
      <w:rPr>
        <w:rFonts w:ascii="Arial" w:hAnsi="Arial" w:hint="default"/>
      </w:rPr>
    </w:lvl>
    <w:lvl w:ilvl="4" w:tplc="A6383B26" w:tentative="1">
      <w:start w:val="1"/>
      <w:numFmt w:val="bullet"/>
      <w:lvlText w:val="•"/>
      <w:lvlJc w:val="left"/>
      <w:pPr>
        <w:tabs>
          <w:tab w:val="num" w:pos="3600"/>
        </w:tabs>
        <w:ind w:left="3600" w:hanging="360"/>
      </w:pPr>
      <w:rPr>
        <w:rFonts w:ascii="Arial" w:hAnsi="Arial" w:hint="default"/>
      </w:rPr>
    </w:lvl>
    <w:lvl w:ilvl="5" w:tplc="B49EB3E6" w:tentative="1">
      <w:start w:val="1"/>
      <w:numFmt w:val="bullet"/>
      <w:lvlText w:val="•"/>
      <w:lvlJc w:val="left"/>
      <w:pPr>
        <w:tabs>
          <w:tab w:val="num" w:pos="4320"/>
        </w:tabs>
        <w:ind w:left="4320" w:hanging="360"/>
      </w:pPr>
      <w:rPr>
        <w:rFonts w:ascii="Arial" w:hAnsi="Arial" w:hint="default"/>
      </w:rPr>
    </w:lvl>
    <w:lvl w:ilvl="6" w:tplc="3034BF82" w:tentative="1">
      <w:start w:val="1"/>
      <w:numFmt w:val="bullet"/>
      <w:lvlText w:val="•"/>
      <w:lvlJc w:val="left"/>
      <w:pPr>
        <w:tabs>
          <w:tab w:val="num" w:pos="5040"/>
        </w:tabs>
        <w:ind w:left="5040" w:hanging="360"/>
      </w:pPr>
      <w:rPr>
        <w:rFonts w:ascii="Arial" w:hAnsi="Arial" w:hint="default"/>
      </w:rPr>
    </w:lvl>
    <w:lvl w:ilvl="7" w:tplc="84122726" w:tentative="1">
      <w:start w:val="1"/>
      <w:numFmt w:val="bullet"/>
      <w:lvlText w:val="•"/>
      <w:lvlJc w:val="left"/>
      <w:pPr>
        <w:tabs>
          <w:tab w:val="num" w:pos="5760"/>
        </w:tabs>
        <w:ind w:left="5760" w:hanging="360"/>
      </w:pPr>
      <w:rPr>
        <w:rFonts w:ascii="Arial" w:hAnsi="Arial" w:hint="default"/>
      </w:rPr>
    </w:lvl>
    <w:lvl w:ilvl="8" w:tplc="281032D8" w:tentative="1">
      <w:start w:val="1"/>
      <w:numFmt w:val="bullet"/>
      <w:lvlText w:val="•"/>
      <w:lvlJc w:val="left"/>
      <w:pPr>
        <w:tabs>
          <w:tab w:val="num" w:pos="6480"/>
        </w:tabs>
        <w:ind w:left="6480" w:hanging="360"/>
      </w:pPr>
      <w:rPr>
        <w:rFonts w:ascii="Arial" w:hAnsi="Arial" w:hint="default"/>
      </w:rPr>
    </w:lvl>
  </w:abstractNum>
  <w:abstractNum w:abstractNumId="564" w15:restartNumberingAfterBreak="0">
    <w:nsid w:val="7A9463C2"/>
    <w:multiLevelType w:val="hybridMultilevel"/>
    <w:tmpl w:val="B08A0FAA"/>
    <w:lvl w:ilvl="0" w:tplc="356CDA06">
      <w:start w:val="1"/>
      <w:numFmt w:val="bullet"/>
      <w:lvlText w:val="•"/>
      <w:lvlJc w:val="left"/>
      <w:pPr>
        <w:tabs>
          <w:tab w:val="num" w:pos="720"/>
        </w:tabs>
        <w:ind w:left="720" w:hanging="360"/>
      </w:pPr>
      <w:rPr>
        <w:rFonts w:ascii="Times New Roman" w:hAnsi="Times New Roman" w:hint="default"/>
      </w:rPr>
    </w:lvl>
    <w:lvl w:ilvl="1" w:tplc="D3643DCE" w:tentative="1">
      <w:start w:val="1"/>
      <w:numFmt w:val="bullet"/>
      <w:lvlText w:val="•"/>
      <w:lvlJc w:val="left"/>
      <w:pPr>
        <w:tabs>
          <w:tab w:val="num" w:pos="1440"/>
        </w:tabs>
        <w:ind w:left="1440" w:hanging="360"/>
      </w:pPr>
      <w:rPr>
        <w:rFonts w:ascii="Times New Roman" w:hAnsi="Times New Roman" w:hint="default"/>
      </w:rPr>
    </w:lvl>
    <w:lvl w:ilvl="2" w:tplc="7EE811F8" w:tentative="1">
      <w:start w:val="1"/>
      <w:numFmt w:val="bullet"/>
      <w:lvlText w:val="•"/>
      <w:lvlJc w:val="left"/>
      <w:pPr>
        <w:tabs>
          <w:tab w:val="num" w:pos="2160"/>
        </w:tabs>
        <w:ind w:left="2160" w:hanging="360"/>
      </w:pPr>
      <w:rPr>
        <w:rFonts w:ascii="Times New Roman" w:hAnsi="Times New Roman" w:hint="default"/>
      </w:rPr>
    </w:lvl>
    <w:lvl w:ilvl="3" w:tplc="B5809002" w:tentative="1">
      <w:start w:val="1"/>
      <w:numFmt w:val="bullet"/>
      <w:lvlText w:val="•"/>
      <w:lvlJc w:val="left"/>
      <w:pPr>
        <w:tabs>
          <w:tab w:val="num" w:pos="2880"/>
        </w:tabs>
        <w:ind w:left="2880" w:hanging="360"/>
      </w:pPr>
      <w:rPr>
        <w:rFonts w:ascii="Times New Roman" w:hAnsi="Times New Roman" w:hint="default"/>
      </w:rPr>
    </w:lvl>
    <w:lvl w:ilvl="4" w:tplc="0754746E" w:tentative="1">
      <w:start w:val="1"/>
      <w:numFmt w:val="bullet"/>
      <w:lvlText w:val="•"/>
      <w:lvlJc w:val="left"/>
      <w:pPr>
        <w:tabs>
          <w:tab w:val="num" w:pos="3600"/>
        </w:tabs>
        <w:ind w:left="3600" w:hanging="360"/>
      </w:pPr>
      <w:rPr>
        <w:rFonts w:ascii="Times New Roman" w:hAnsi="Times New Roman" w:hint="default"/>
      </w:rPr>
    </w:lvl>
    <w:lvl w:ilvl="5" w:tplc="1B329D1C" w:tentative="1">
      <w:start w:val="1"/>
      <w:numFmt w:val="bullet"/>
      <w:lvlText w:val="•"/>
      <w:lvlJc w:val="left"/>
      <w:pPr>
        <w:tabs>
          <w:tab w:val="num" w:pos="4320"/>
        </w:tabs>
        <w:ind w:left="4320" w:hanging="360"/>
      </w:pPr>
      <w:rPr>
        <w:rFonts w:ascii="Times New Roman" w:hAnsi="Times New Roman" w:hint="default"/>
      </w:rPr>
    </w:lvl>
    <w:lvl w:ilvl="6" w:tplc="C3A66D4E" w:tentative="1">
      <w:start w:val="1"/>
      <w:numFmt w:val="bullet"/>
      <w:lvlText w:val="•"/>
      <w:lvlJc w:val="left"/>
      <w:pPr>
        <w:tabs>
          <w:tab w:val="num" w:pos="5040"/>
        </w:tabs>
        <w:ind w:left="5040" w:hanging="360"/>
      </w:pPr>
      <w:rPr>
        <w:rFonts w:ascii="Times New Roman" w:hAnsi="Times New Roman" w:hint="default"/>
      </w:rPr>
    </w:lvl>
    <w:lvl w:ilvl="7" w:tplc="C98C7D06" w:tentative="1">
      <w:start w:val="1"/>
      <w:numFmt w:val="bullet"/>
      <w:lvlText w:val="•"/>
      <w:lvlJc w:val="left"/>
      <w:pPr>
        <w:tabs>
          <w:tab w:val="num" w:pos="5760"/>
        </w:tabs>
        <w:ind w:left="5760" w:hanging="360"/>
      </w:pPr>
      <w:rPr>
        <w:rFonts w:ascii="Times New Roman" w:hAnsi="Times New Roman" w:hint="default"/>
      </w:rPr>
    </w:lvl>
    <w:lvl w:ilvl="8" w:tplc="D97CF1DC" w:tentative="1">
      <w:start w:val="1"/>
      <w:numFmt w:val="bullet"/>
      <w:lvlText w:val="•"/>
      <w:lvlJc w:val="left"/>
      <w:pPr>
        <w:tabs>
          <w:tab w:val="num" w:pos="6480"/>
        </w:tabs>
        <w:ind w:left="6480" w:hanging="360"/>
      </w:pPr>
      <w:rPr>
        <w:rFonts w:ascii="Times New Roman" w:hAnsi="Times New Roman" w:hint="default"/>
      </w:rPr>
    </w:lvl>
  </w:abstractNum>
  <w:abstractNum w:abstractNumId="565" w15:restartNumberingAfterBreak="0">
    <w:nsid w:val="7AA13AC5"/>
    <w:multiLevelType w:val="hybridMultilevel"/>
    <w:tmpl w:val="B6EE5304"/>
    <w:lvl w:ilvl="0" w:tplc="95A665FE">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6" w15:restartNumberingAfterBreak="0">
    <w:nsid w:val="7AA67866"/>
    <w:multiLevelType w:val="hybridMultilevel"/>
    <w:tmpl w:val="78442E04"/>
    <w:lvl w:ilvl="0" w:tplc="99A4A930">
      <w:start w:val="1"/>
      <w:numFmt w:val="bullet"/>
      <w:lvlText w:val=""/>
      <w:lvlJc w:val="left"/>
      <w:pPr>
        <w:tabs>
          <w:tab w:val="num" w:pos="720"/>
        </w:tabs>
        <w:ind w:left="720" w:hanging="360"/>
      </w:pPr>
      <w:rPr>
        <w:rFonts w:ascii="Wingdings" w:hAnsi="Wingdings" w:hint="default"/>
      </w:rPr>
    </w:lvl>
    <w:lvl w:ilvl="1" w:tplc="1B62EFE8" w:tentative="1">
      <w:start w:val="1"/>
      <w:numFmt w:val="bullet"/>
      <w:lvlText w:val=""/>
      <w:lvlJc w:val="left"/>
      <w:pPr>
        <w:tabs>
          <w:tab w:val="num" w:pos="1440"/>
        </w:tabs>
        <w:ind w:left="1440" w:hanging="360"/>
      </w:pPr>
      <w:rPr>
        <w:rFonts w:ascii="Wingdings" w:hAnsi="Wingdings" w:hint="default"/>
      </w:rPr>
    </w:lvl>
    <w:lvl w:ilvl="2" w:tplc="600073DA" w:tentative="1">
      <w:start w:val="1"/>
      <w:numFmt w:val="bullet"/>
      <w:lvlText w:val=""/>
      <w:lvlJc w:val="left"/>
      <w:pPr>
        <w:tabs>
          <w:tab w:val="num" w:pos="2160"/>
        </w:tabs>
        <w:ind w:left="2160" w:hanging="360"/>
      </w:pPr>
      <w:rPr>
        <w:rFonts w:ascii="Wingdings" w:hAnsi="Wingdings" w:hint="default"/>
      </w:rPr>
    </w:lvl>
    <w:lvl w:ilvl="3" w:tplc="EB720364" w:tentative="1">
      <w:start w:val="1"/>
      <w:numFmt w:val="bullet"/>
      <w:lvlText w:val=""/>
      <w:lvlJc w:val="left"/>
      <w:pPr>
        <w:tabs>
          <w:tab w:val="num" w:pos="2880"/>
        </w:tabs>
        <w:ind w:left="2880" w:hanging="360"/>
      </w:pPr>
      <w:rPr>
        <w:rFonts w:ascii="Wingdings" w:hAnsi="Wingdings" w:hint="default"/>
      </w:rPr>
    </w:lvl>
    <w:lvl w:ilvl="4" w:tplc="611E379E" w:tentative="1">
      <w:start w:val="1"/>
      <w:numFmt w:val="bullet"/>
      <w:lvlText w:val=""/>
      <w:lvlJc w:val="left"/>
      <w:pPr>
        <w:tabs>
          <w:tab w:val="num" w:pos="3600"/>
        </w:tabs>
        <w:ind w:left="3600" w:hanging="360"/>
      </w:pPr>
      <w:rPr>
        <w:rFonts w:ascii="Wingdings" w:hAnsi="Wingdings" w:hint="default"/>
      </w:rPr>
    </w:lvl>
    <w:lvl w:ilvl="5" w:tplc="31469D06" w:tentative="1">
      <w:start w:val="1"/>
      <w:numFmt w:val="bullet"/>
      <w:lvlText w:val=""/>
      <w:lvlJc w:val="left"/>
      <w:pPr>
        <w:tabs>
          <w:tab w:val="num" w:pos="4320"/>
        </w:tabs>
        <w:ind w:left="4320" w:hanging="360"/>
      </w:pPr>
      <w:rPr>
        <w:rFonts w:ascii="Wingdings" w:hAnsi="Wingdings" w:hint="default"/>
      </w:rPr>
    </w:lvl>
    <w:lvl w:ilvl="6" w:tplc="592E956E" w:tentative="1">
      <w:start w:val="1"/>
      <w:numFmt w:val="bullet"/>
      <w:lvlText w:val=""/>
      <w:lvlJc w:val="left"/>
      <w:pPr>
        <w:tabs>
          <w:tab w:val="num" w:pos="5040"/>
        </w:tabs>
        <w:ind w:left="5040" w:hanging="360"/>
      </w:pPr>
      <w:rPr>
        <w:rFonts w:ascii="Wingdings" w:hAnsi="Wingdings" w:hint="default"/>
      </w:rPr>
    </w:lvl>
    <w:lvl w:ilvl="7" w:tplc="3AFC609E" w:tentative="1">
      <w:start w:val="1"/>
      <w:numFmt w:val="bullet"/>
      <w:lvlText w:val=""/>
      <w:lvlJc w:val="left"/>
      <w:pPr>
        <w:tabs>
          <w:tab w:val="num" w:pos="5760"/>
        </w:tabs>
        <w:ind w:left="5760" w:hanging="360"/>
      </w:pPr>
      <w:rPr>
        <w:rFonts w:ascii="Wingdings" w:hAnsi="Wingdings" w:hint="default"/>
      </w:rPr>
    </w:lvl>
    <w:lvl w:ilvl="8" w:tplc="F4564A6E" w:tentative="1">
      <w:start w:val="1"/>
      <w:numFmt w:val="bullet"/>
      <w:lvlText w:val=""/>
      <w:lvlJc w:val="left"/>
      <w:pPr>
        <w:tabs>
          <w:tab w:val="num" w:pos="6480"/>
        </w:tabs>
        <w:ind w:left="6480" w:hanging="360"/>
      </w:pPr>
      <w:rPr>
        <w:rFonts w:ascii="Wingdings" w:hAnsi="Wingdings" w:hint="default"/>
      </w:rPr>
    </w:lvl>
  </w:abstractNum>
  <w:abstractNum w:abstractNumId="567" w15:restartNumberingAfterBreak="0">
    <w:nsid w:val="7AC93B18"/>
    <w:multiLevelType w:val="hybridMultilevel"/>
    <w:tmpl w:val="A4689EF2"/>
    <w:lvl w:ilvl="0" w:tplc="4DF4E870">
      <w:start w:val="1"/>
      <w:numFmt w:val="bullet"/>
      <w:lvlText w:val="•"/>
      <w:lvlJc w:val="left"/>
      <w:pPr>
        <w:tabs>
          <w:tab w:val="num" w:pos="720"/>
        </w:tabs>
        <w:ind w:left="720" w:hanging="360"/>
      </w:pPr>
      <w:rPr>
        <w:rFonts w:ascii="Arial" w:hAnsi="Arial" w:hint="default"/>
      </w:rPr>
    </w:lvl>
    <w:lvl w:ilvl="1" w:tplc="A60227FE" w:tentative="1">
      <w:start w:val="1"/>
      <w:numFmt w:val="bullet"/>
      <w:lvlText w:val="•"/>
      <w:lvlJc w:val="left"/>
      <w:pPr>
        <w:tabs>
          <w:tab w:val="num" w:pos="1440"/>
        </w:tabs>
        <w:ind w:left="1440" w:hanging="360"/>
      </w:pPr>
      <w:rPr>
        <w:rFonts w:ascii="Arial" w:hAnsi="Arial" w:hint="default"/>
      </w:rPr>
    </w:lvl>
    <w:lvl w:ilvl="2" w:tplc="A8B6F28C" w:tentative="1">
      <w:start w:val="1"/>
      <w:numFmt w:val="bullet"/>
      <w:lvlText w:val="•"/>
      <w:lvlJc w:val="left"/>
      <w:pPr>
        <w:tabs>
          <w:tab w:val="num" w:pos="2160"/>
        </w:tabs>
        <w:ind w:left="2160" w:hanging="360"/>
      </w:pPr>
      <w:rPr>
        <w:rFonts w:ascii="Arial" w:hAnsi="Arial" w:hint="default"/>
      </w:rPr>
    </w:lvl>
    <w:lvl w:ilvl="3" w:tplc="906AC5CC" w:tentative="1">
      <w:start w:val="1"/>
      <w:numFmt w:val="bullet"/>
      <w:lvlText w:val="•"/>
      <w:lvlJc w:val="left"/>
      <w:pPr>
        <w:tabs>
          <w:tab w:val="num" w:pos="2880"/>
        </w:tabs>
        <w:ind w:left="2880" w:hanging="360"/>
      </w:pPr>
      <w:rPr>
        <w:rFonts w:ascii="Arial" w:hAnsi="Arial" w:hint="default"/>
      </w:rPr>
    </w:lvl>
    <w:lvl w:ilvl="4" w:tplc="BB3ECE66" w:tentative="1">
      <w:start w:val="1"/>
      <w:numFmt w:val="bullet"/>
      <w:lvlText w:val="•"/>
      <w:lvlJc w:val="left"/>
      <w:pPr>
        <w:tabs>
          <w:tab w:val="num" w:pos="3600"/>
        </w:tabs>
        <w:ind w:left="3600" w:hanging="360"/>
      </w:pPr>
      <w:rPr>
        <w:rFonts w:ascii="Arial" w:hAnsi="Arial" w:hint="default"/>
      </w:rPr>
    </w:lvl>
    <w:lvl w:ilvl="5" w:tplc="93CC9AF4" w:tentative="1">
      <w:start w:val="1"/>
      <w:numFmt w:val="bullet"/>
      <w:lvlText w:val="•"/>
      <w:lvlJc w:val="left"/>
      <w:pPr>
        <w:tabs>
          <w:tab w:val="num" w:pos="4320"/>
        </w:tabs>
        <w:ind w:left="4320" w:hanging="360"/>
      </w:pPr>
      <w:rPr>
        <w:rFonts w:ascii="Arial" w:hAnsi="Arial" w:hint="default"/>
      </w:rPr>
    </w:lvl>
    <w:lvl w:ilvl="6" w:tplc="080ACDE0" w:tentative="1">
      <w:start w:val="1"/>
      <w:numFmt w:val="bullet"/>
      <w:lvlText w:val="•"/>
      <w:lvlJc w:val="left"/>
      <w:pPr>
        <w:tabs>
          <w:tab w:val="num" w:pos="5040"/>
        </w:tabs>
        <w:ind w:left="5040" w:hanging="360"/>
      </w:pPr>
      <w:rPr>
        <w:rFonts w:ascii="Arial" w:hAnsi="Arial" w:hint="default"/>
      </w:rPr>
    </w:lvl>
    <w:lvl w:ilvl="7" w:tplc="A462EF3E" w:tentative="1">
      <w:start w:val="1"/>
      <w:numFmt w:val="bullet"/>
      <w:lvlText w:val="•"/>
      <w:lvlJc w:val="left"/>
      <w:pPr>
        <w:tabs>
          <w:tab w:val="num" w:pos="5760"/>
        </w:tabs>
        <w:ind w:left="5760" w:hanging="360"/>
      </w:pPr>
      <w:rPr>
        <w:rFonts w:ascii="Arial" w:hAnsi="Arial" w:hint="default"/>
      </w:rPr>
    </w:lvl>
    <w:lvl w:ilvl="8" w:tplc="B88C6850" w:tentative="1">
      <w:start w:val="1"/>
      <w:numFmt w:val="bullet"/>
      <w:lvlText w:val="•"/>
      <w:lvlJc w:val="left"/>
      <w:pPr>
        <w:tabs>
          <w:tab w:val="num" w:pos="6480"/>
        </w:tabs>
        <w:ind w:left="6480" w:hanging="360"/>
      </w:pPr>
      <w:rPr>
        <w:rFonts w:ascii="Arial" w:hAnsi="Arial" w:hint="default"/>
      </w:rPr>
    </w:lvl>
  </w:abstractNum>
  <w:abstractNum w:abstractNumId="568" w15:restartNumberingAfterBreak="0">
    <w:nsid w:val="7B194380"/>
    <w:multiLevelType w:val="hybridMultilevel"/>
    <w:tmpl w:val="8AF68282"/>
    <w:lvl w:ilvl="0" w:tplc="509853E6">
      <w:start w:val="1"/>
      <w:numFmt w:val="bullet"/>
      <w:lvlText w:val="•"/>
      <w:lvlJc w:val="left"/>
      <w:pPr>
        <w:tabs>
          <w:tab w:val="num" w:pos="720"/>
        </w:tabs>
        <w:ind w:left="720" w:hanging="360"/>
      </w:pPr>
      <w:rPr>
        <w:rFonts w:ascii="Arial" w:hAnsi="Arial" w:hint="default"/>
      </w:rPr>
    </w:lvl>
    <w:lvl w:ilvl="1" w:tplc="F52AFE3C" w:tentative="1">
      <w:start w:val="1"/>
      <w:numFmt w:val="bullet"/>
      <w:lvlText w:val="•"/>
      <w:lvlJc w:val="left"/>
      <w:pPr>
        <w:tabs>
          <w:tab w:val="num" w:pos="1440"/>
        </w:tabs>
        <w:ind w:left="1440" w:hanging="360"/>
      </w:pPr>
      <w:rPr>
        <w:rFonts w:ascii="Arial" w:hAnsi="Arial" w:hint="default"/>
      </w:rPr>
    </w:lvl>
    <w:lvl w:ilvl="2" w:tplc="E9DEACBC" w:tentative="1">
      <w:start w:val="1"/>
      <w:numFmt w:val="bullet"/>
      <w:lvlText w:val="•"/>
      <w:lvlJc w:val="left"/>
      <w:pPr>
        <w:tabs>
          <w:tab w:val="num" w:pos="2160"/>
        </w:tabs>
        <w:ind w:left="2160" w:hanging="360"/>
      </w:pPr>
      <w:rPr>
        <w:rFonts w:ascii="Arial" w:hAnsi="Arial" w:hint="default"/>
      </w:rPr>
    </w:lvl>
    <w:lvl w:ilvl="3" w:tplc="4FAE5C76" w:tentative="1">
      <w:start w:val="1"/>
      <w:numFmt w:val="bullet"/>
      <w:lvlText w:val="•"/>
      <w:lvlJc w:val="left"/>
      <w:pPr>
        <w:tabs>
          <w:tab w:val="num" w:pos="2880"/>
        </w:tabs>
        <w:ind w:left="2880" w:hanging="360"/>
      </w:pPr>
      <w:rPr>
        <w:rFonts w:ascii="Arial" w:hAnsi="Arial" w:hint="default"/>
      </w:rPr>
    </w:lvl>
    <w:lvl w:ilvl="4" w:tplc="78B2A2A4" w:tentative="1">
      <w:start w:val="1"/>
      <w:numFmt w:val="bullet"/>
      <w:lvlText w:val="•"/>
      <w:lvlJc w:val="left"/>
      <w:pPr>
        <w:tabs>
          <w:tab w:val="num" w:pos="3600"/>
        </w:tabs>
        <w:ind w:left="3600" w:hanging="360"/>
      </w:pPr>
      <w:rPr>
        <w:rFonts w:ascii="Arial" w:hAnsi="Arial" w:hint="default"/>
      </w:rPr>
    </w:lvl>
    <w:lvl w:ilvl="5" w:tplc="DF7C2752" w:tentative="1">
      <w:start w:val="1"/>
      <w:numFmt w:val="bullet"/>
      <w:lvlText w:val="•"/>
      <w:lvlJc w:val="left"/>
      <w:pPr>
        <w:tabs>
          <w:tab w:val="num" w:pos="4320"/>
        </w:tabs>
        <w:ind w:left="4320" w:hanging="360"/>
      </w:pPr>
      <w:rPr>
        <w:rFonts w:ascii="Arial" w:hAnsi="Arial" w:hint="default"/>
      </w:rPr>
    </w:lvl>
    <w:lvl w:ilvl="6" w:tplc="D9E48FBA" w:tentative="1">
      <w:start w:val="1"/>
      <w:numFmt w:val="bullet"/>
      <w:lvlText w:val="•"/>
      <w:lvlJc w:val="left"/>
      <w:pPr>
        <w:tabs>
          <w:tab w:val="num" w:pos="5040"/>
        </w:tabs>
        <w:ind w:left="5040" w:hanging="360"/>
      </w:pPr>
      <w:rPr>
        <w:rFonts w:ascii="Arial" w:hAnsi="Arial" w:hint="default"/>
      </w:rPr>
    </w:lvl>
    <w:lvl w:ilvl="7" w:tplc="55C4BC6A" w:tentative="1">
      <w:start w:val="1"/>
      <w:numFmt w:val="bullet"/>
      <w:lvlText w:val="•"/>
      <w:lvlJc w:val="left"/>
      <w:pPr>
        <w:tabs>
          <w:tab w:val="num" w:pos="5760"/>
        </w:tabs>
        <w:ind w:left="5760" w:hanging="360"/>
      </w:pPr>
      <w:rPr>
        <w:rFonts w:ascii="Arial" w:hAnsi="Arial" w:hint="default"/>
      </w:rPr>
    </w:lvl>
    <w:lvl w:ilvl="8" w:tplc="D11232EC" w:tentative="1">
      <w:start w:val="1"/>
      <w:numFmt w:val="bullet"/>
      <w:lvlText w:val="•"/>
      <w:lvlJc w:val="left"/>
      <w:pPr>
        <w:tabs>
          <w:tab w:val="num" w:pos="6480"/>
        </w:tabs>
        <w:ind w:left="6480" w:hanging="360"/>
      </w:pPr>
      <w:rPr>
        <w:rFonts w:ascii="Arial" w:hAnsi="Arial" w:hint="default"/>
      </w:rPr>
    </w:lvl>
  </w:abstractNum>
  <w:abstractNum w:abstractNumId="569" w15:restartNumberingAfterBreak="0">
    <w:nsid w:val="7BF83926"/>
    <w:multiLevelType w:val="hybridMultilevel"/>
    <w:tmpl w:val="3A38F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0" w15:restartNumberingAfterBreak="0">
    <w:nsid w:val="7C6E6307"/>
    <w:multiLevelType w:val="multilevel"/>
    <w:tmpl w:val="FFFFFFFF"/>
    <w:lvl w:ilvl="0">
      <w:start w:val="1"/>
      <w:numFmt w:val="hebrew1"/>
      <w:lvlText w:val="%1."/>
      <w:lvlJc w:val="left"/>
      <w:pPr>
        <w:tabs>
          <w:tab w:val="num" w:pos="720"/>
        </w:tabs>
        <w:ind w:left="720" w:hanging="360"/>
      </w:pPr>
      <w:rPr>
        <w:rFonts w:cs="Times New Roman" w:hint="default"/>
      </w:rPr>
    </w:lvl>
    <w:lvl w:ilvl="1">
      <w:start w:val="1"/>
      <w:numFmt w:val="decimal"/>
      <w:lvlText w:val="%2."/>
      <w:lvlJc w:val="left"/>
      <w:pPr>
        <w:tabs>
          <w:tab w:val="num" w:pos="1440"/>
        </w:tabs>
        <w:ind w:left="1440" w:hanging="360"/>
      </w:pPr>
      <w:rPr>
        <w:rFonts w:cs="Times New Roman" w:hint="default"/>
      </w:rPr>
    </w:lvl>
    <w:lvl w:ilvl="2">
      <w:start w:val="1"/>
      <w:numFmt w:val="bullet"/>
      <w:lvlText w:val=""/>
      <w:lvlJc w:val="left"/>
      <w:pPr>
        <w:tabs>
          <w:tab w:val="num" w:pos="2340"/>
        </w:tabs>
        <w:ind w:left="2160" w:hanging="180"/>
      </w:pPr>
      <w:rPr>
        <w:rFonts w:ascii="Symbol" w:hAnsi="Symbol" w:hint="default"/>
        <w:color w:val="auto"/>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571" w15:restartNumberingAfterBreak="0">
    <w:nsid w:val="7C970DDB"/>
    <w:multiLevelType w:val="hybridMultilevel"/>
    <w:tmpl w:val="6236439A"/>
    <w:lvl w:ilvl="0" w:tplc="E948FFEC">
      <w:start w:val="1"/>
      <w:numFmt w:val="bullet"/>
      <w:lvlText w:val=""/>
      <w:lvlJc w:val="left"/>
      <w:pPr>
        <w:tabs>
          <w:tab w:val="num" w:pos="720"/>
        </w:tabs>
        <w:ind w:left="720" w:hanging="360"/>
      </w:pPr>
      <w:rPr>
        <w:rFonts w:ascii="Wingdings" w:hAnsi="Wingdings" w:hint="default"/>
      </w:rPr>
    </w:lvl>
    <w:lvl w:ilvl="1" w:tplc="BEAAEFE6" w:tentative="1">
      <w:start w:val="1"/>
      <w:numFmt w:val="bullet"/>
      <w:lvlText w:val=""/>
      <w:lvlJc w:val="left"/>
      <w:pPr>
        <w:tabs>
          <w:tab w:val="num" w:pos="1440"/>
        </w:tabs>
        <w:ind w:left="1440" w:hanging="360"/>
      </w:pPr>
      <w:rPr>
        <w:rFonts w:ascii="Wingdings" w:hAnsi="Wingdings" w:hint="default"/>
      </w:rPr>
    </w:lvl>
    <w:lvl w:ilvl="2" w:tplc="FF74A222" w:tentative="1">
      <w:start w:val="1"/>
      <w:numFmt w:val="bullet"/>
      <w:lvlText w:val=""/>
      <w:lvlJc w:val="left"/>
      <w:pPr>
        <w:tabs>
          <w:tab w:val="num" w:pos="2160"/>
        </w:tabs>
        <w:ind w:left="2160" w:hanging="360"/>
      </w:pPr>
      <w:rPr>
        <w:rFonts w:ascii="Wingdings" w:hAnsi="Wingdings" w:hint="default"/>
      </w:rPr>
    </w:lvl>
    <w:lvl w:ilvl="3" w:tplc="76B0C05C" w:tentative="1">
      <w:start w:val="1"/>
      <w:numFmt w:val="bullet"/>
      <w:lvlText w:val=""/>
      <w:lvlJc w:val="left"/>
      <w:pPr>
        <w:tabs>
          <w:tab w:val="num" w:pos="2880"/>
        </w:tabs>
        <w:ind w:left="2880" w:hanging="360"/>
      </w:pPr>
      <w:rPr>
        <w:rFonts w:ascii="Wingdings" w:hAnsi="Wingdings" w:hint="default"/>
      </w:rPr>
    </w:lvl>
    <w:lvl w:ilvl="4" w:tplc="FB44140C" w:tentative="1">
      <w:start w:val="1"/>
      <w:numFmt w:val="bullet"/>
      <w:lvlText w:val=""/>
      <w:lvlJc w:val="left"/>
      <w:pPr>
        <w:tabs>
          <w:tab w:val="num" w:pos="3600"/>
        </w:tabs>
        <w:ind w:left="3600" w:hanging="360"/>
      </w:pPr>
      <w:rPr>
        <w:rFonts w:ascii="Wingdings" w:hAnsi="Wingdings" w:hint="default"/>
      </w:rPr>
    </w:lvl>
    <w:lvl w:ilvl="5" w:tplc="86A61F5C" w:tentative="1">
      <w:start w:val="1"/>
      <w:numFmt w:val="bullet"/>
      <w:lvlText w:val=""/>
      <w:lvlJc w:val="left"/>
      <w:pPr>
        <w:tabs>
          <w:tab w:val="num" w:pos="4320"/>
        </w:tabs>
        <w:ind w:left="4320" w:hanging="360"/>
      </w:pPr>
      <w:rPr>
        <w:rFonts w:ascii="Wingdings" w:hAnsi="Wingdings" w:hint="default"/>
      </w:rPr>
    </w:lvl>
    <w:lvl w:ilvl="6" w:tplc="58B6D05E" w:tentative="1">
      <w:start w:val="1"/>
      <w:numFmt w:val="bullet"/>
      <w:lvlText w:val=""/>
      <w:lvlJc w:val="left"/>
      <w:pPr>
        <w:tabs>
          <w:tab w:val="num" w:pos="5040"/>
        </w:tabs>
        <w:ind w:left="5040" w:hanging="360"/>
      </w:pPr>
      <w:rPr>
        <w:rFonts w:ascii="Wingdings" w:hAnsi="Wingdings" w:hint="default"/>
      </w:rPr>
    </w:lvl>
    <w:lvl w:ilvl="7" w:tplc="26249FB6" w:tentative="1">
      <w:start w:val="1"/>
      <w:numFmt w:val="bullet"/>
      <w:lvlText w:val=""/>
      <w:lvlJc w:val="left"/>
      <w:pPr>
        <w:tabs>
          <w:tab w:val="num" w:pos="5760"/>
        </w:tabs>
        <w:ind w:left="5760" w:hanging="360"/>
      </w:pPr>
      <w:rPr>
        <w:rFonts w:ascii="Wingdings" w:hAnsi="Wingdings" w:hint="default"/>
      </w:rPr>
    </w:lvl>
    <w:lvl w:ilvl="8" w:tplc="85FA59E2" w:tentative="1">
      <w:start w:val="1"/>
      <w:numFmt w:val="bullet"/>
      <w:lvlText w:val=""/>
      <w:lvlJc w:val="left"/>
      <w:pPr>
        <w:tabs>
          <w:tab w:val="num" w:pos="6480"/>
        </w:tabs>
        <w:ind w:left="6480" w:hanging="360"/>
      </w:pPr>
      <w:rPr>
        <w:rFonts w:ascii="Wingdings" w:hAnsi="Wingdings" w:hint="default"/>
      </w:rPr>
    </w:lvl>
  </w:abstractNum>
  <w:abstractNum w:abstractNumId="572" w15:restartNumberingAfterBreak="0">
    <w:nsid w:val="7C976E2F"/>
    <w:multiLevelType w:val="hybridMultilevel"/>
    <w:tmpl w:val="BDBE96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3" w15:restartNumberingAfterBreak="0">
    <w:nsid w:val="7CC31318"/>
    <w:multiLevelType w:val="hybridMultilevel"/>
    <w:tmpl w:val="80469066"/>
    <w:lvl w:ilvl="0" w:tplc="279282C6">
      <w:start w:val="1"/>
      <w:numFmt w:val="bullet"/>
      <w:lvlText w:val=""/>
      <w:lvlJc w:val="left"/>
      <w:pPr>
        <w:tabs>
          <w:tab w:val="num" w:pos="720"/>
        </w:tabs>
        <w:ind w:left="720" w:hanging="360"/>
      </w:pPr>
      <w:rPr>
        <w:rFonts w:ascii="Wingdings" w:hAnsi="Wingdings" w:hint="default"/>
      </w:rPr>
    </w:lvl>
    <w:lvl w:ilvl="1" w:tplc="81482DE0" w:tentative="1">
      <w:start w:val="1"/>
      <w:numFmt w:val="bullet"/>
      <w:lvlText w:val=""/>
      <w:lvlJc w:val="left"/>
      <w:pPr>
        <w:tabs>
          <w:tab w:val="num" w:pos="1440"/>
        </w:tabs>
        <w:ind w:left="1440" w:hanging="360"/>
      </w:pPr>
      <w:rPr>
        <w:rFonts w:ascii="Wingdings" w:hAnsi="Wingdings" w:hint="default"/>
      </w:rPr>
    </w:lvl>
    <w:lvl w:ilvl="2" w:tplc="65840670" w:tentative="1">
      <w:start w:val="1"/>
      <w:numFmt w:val="bullet"/>
      <w:lvlText w:val=""/>
      <w:lvlJc w:val="left"/>
      <w:pPr>
        <w:tabs>
          <w:tab w:val="num" w:pos="2160"/>
        </w:tabs>
        <w:ind w:left="2160" w:hanging="360"/>
      </w:pPr>
      <w:rPr>
        <w:rFonts w:ascii="Wingdings" w:hAnsi="Wingdings" w:hint="default"/>
      </w:rPr>
    </w:lvl>
    <w:lvl w:ilvl="3" w:tplc="685AE572" w:tentative="1">
      <w:start w:val="1"/>
      <w:numFmt w:val="bullet"/>
      <w:lvlText w:val=""/>
      <w:lvlJc w:val="left"/>
      <w:pPr>
        <w:tabs>
          <w:tab w:val="num" w:pos="2880"/>
        </w:tabs>
        <w:ind w:left="2880" w:hanging="360"/>
      </w:pPr>
      <w:rPr>
        <w:rFonts w:ascii="Wingdings" w:hAnsi="Wingdings" w:hint="default"/>
      </w:rPr>
    </w:lvl>
    <w:lvl w:ilvl="4" w:tplc="00E22A4C" w:tentative="1">
      <w:start w:val="1"/>
      <w:numFmt w:val="bullet"/>
      <w:lvlText w:val=""/>
      <w:lvlJc w:val="left"/>
      <w:pPr>
        <w:tabs>
          <w:tab w:val="num" w:pos="3600"/>
        </w:tabs>
        <w:ind w:left="3600" w:hanging="360"/>
      </w:pPr>
      <w:rPr>
        <w:rFonts w:ascii="Wingdings" w:hAnsi="Wingdings" w:hint="default"/>
      </w:rPr>
    </w:lvl>
    <w:lvl w:ilvl="5" w:tplc="FE64FC36" w:tentative="1">
      <w:start w:val="1"/>
      <w:numFmt w:val="bullet"/>
      <w:lvlText w:val=""/>
      <w:lvlJc w:val="left"/>
      <w:pPr>
        <w:tabs>
          <w:tab w:val="num" w:pos="4320"/>
        </w:tabs>
        <w:ind w:left="4320" w:hanging="360"/>
      </w:pPr>
      <w:rPr>
        <w:rFonts w:ascii="Wingdings" w:hAnsi="Wingdings" w:hint="default"/>
      </w:rPr>
    </w:lvl>
    <w:lvl w:ilvl="6" w:tplc="56625FB8" w:tentative="1">
      <w:start w:val="1"/>
      <w:numFmt w:val="bullet"/>
      <w:lvlText w:val=""/>
      <w:lvlJc w:val="left"/>
      <w:pPr>
        <w:tabs>
          <w:tab w:val="num" w:pos="5040"/>
        </w:tabs>
        <w:ind w:left="5040" w:hanging="360"/>
      </w:pPr>
      <w:rPr>
        <w:rFonts w:ascii="Wingdings" w:hAnsi="Wingdings" w:hint="default"/>
      </w:rPr>
    </w:lvl>
    <w:lvl w:ilvl="7" w:tplc="B01CCC62" w:tentative="1">
      <w:start w:val="1"/>
      <w:numFmt w:val="bullet"/>
      <w:lvlText w:val=""/>
      <w:lvlJc w:val="left"/>
      <w:pPr>
        <w:tabs>
          <w:tab w:val="num" w:pos="5760"/>
        </w:tabs>
        <w:ind w:left="5760" w:hanging="360"/>
      </w:pPr>
      <w:rPr>
        <w:rFonts w:ascii="Wingdings" w:hAnsi="Wingdings" w:hint="default"/>
      </w:rPr>
    </w:lvl>
    <w:lvl w:ilvl="8" w:tplc="45FAD796" w:tentative="1">
      <w:start w:val="1"/>
      <w:numFmt w:val="bullet"/>
      <w:lvlText w:val=""/>
      <w:lvlJc w:val="left"/>
      <w:pPr>
        <w:tabs>
          <w:tab w:val="num" w:pos="6480"/>
        </w:tabs>
        <w:ind w:left="6480" w:hanging="360"/>
      </w:pPr>
      <w:rPr>
        <w:rFonts w:ascii="Wingdings" w:hAnsi="Wingdings" w:hint="default"/>
      </w:rPr>
    </w:lvl>
  </w:abstractNum>
  <w:abstractNum w:abstractNumId="574" w15:restartNumberingAfterBreak="0">
    <w:nsid w:val="7CCE2EC2"/>
    <w:multiLevelType w:val="hybridMultilevel"/>
    <w:tmpl w:val="2BE209F0"/>
    <w:lvl w:ilvl="0" w:tplc="BC6643A6">
      <w:start w:val="1"/>
      <w:numFmt w:val="bullet"/>
      <w:lvlText w:val=""/>
      <w:lvlJc w:val="left"/>
      <w:pPr>
        <w:tabs>
          <w:tab w:val="num" w:pos="720"/>
        </w:tabs>
        <w:ind w:left="720" w:hanging="360"/>
      </w:pPr>
      <w:rPr>
        <w:rFonts w:ascii="Wingdings 2" w:hAnsi="Wingdings 2" w:hint="default"/>
      </w:rPr>
    </w:lvl>
    <w:lvl w:ilvl="1" w:tplc="AF6EB65A" w:tentative="1">
      <w:start w:val="1"/>
      <w:numFmt w:val="bullet"/>
      <w:lvlText w:val=""/>
      <w:lvlJc w:val="left"/>
      <w:pPr>
        <w:tabs>
          <w:tab w:val="num" w:pos="1440"/>
        </w:tabs>
        <w:ind w:left="1440" w:hanging="360"/>
      </w:pPr>
      <w:rPr>
        <w:rFonts w:ascii="Wingdings 2" w:hAnsi="Wingdings 2" w:hint="default"/>
      </w:rPr>
    </w:lvl>
    <w:lvl w:ilvl="2" w:tplc="2B2823F6" w:tentative="1">
      <w:start w:val="1"/>
      <w:numFmt w:val="bullet"/>
      <w:lvlText w:val=""/>
      <w:lvlJc w:val="left"/>
      <w:pPr>
        <w:tabs>
          <w:tab w:val="num" w:pos="2160"/>
        </w:tabs>
        <w:ind w:left="2160" w:hanging="360"/>
      </w:pPr>
      <w:rPr>
        <w:rFonts w:ascii="Wingdings 2" w:hAnsi="Wingdings 2" w:hint="default"/>
      </w:rPr>
    </w:lvl>
    <w:lvl w:ilvl="3" w:tplc="D958ABCA" w:tentative="1">
      <w:start w:val="1"/>
      <w:numFmt w:val="bullet"/>
      <w:lvlText w:val=""/>
      <w:lvlJc w:val="left"/>
      <w:pPr>
        <w:tabs>
          <w:tab w:val="num" w:pos="2880"/>
        </w:tabs>
        <w:ind w:left="2880" w:hanging="360"/>
      </w:pPr>
      <w:rPr>
        <w:rFonts w:ascii="Wingdings 2" w:hAnsi="Wingdings 2" w:hint="default"/>
      </w:rPr>
    </w:lvl>
    <w:lvl w:ilvl="4" w:tplc="D67A9AA8" w:tentative="1">
      <w:start w:val="1"/>
      <w:numFmt w:val="bullet"/>
      <w:lvlText w:val=""/>
      <w:lvlJc w:val="left"/>
      <w:pPr>
        <w:tabs>
          <w:tab w:val="num" w:pos="3600"/>
        </w:tabs>
        <w:ind w:left="3600" w:hanging="360"/>
      </w:pPr>
      <w:rPr>
        <w:rFonts w:ascii="Wingdings 2" w:hAnsi="Wingdings 2" w:hint="default"/>
      </w:rPr>
    </w:lvl>
    <w:lvl w:ilvl="5" w:tplc="A798EF80" w:tentative="1">
      <w:start w:val="1"/>
      <w:numFmt w:val="bullet"/>
      <w:lvlText w:val=""/>
      <w:lvlJc w:val="left"/>
      <w:pPr>
        <w:tabs>
          <w:tab w:val="num" w:pos="4320"/>
        </w:tabs>
        <w:ind w:left="4320" w:hanging="360"/>
      </w:pPr>
      <w:rPr>
        <w:rFonts w:ascii="Wingdings 2" w:hAnsi="Wingdings 2" w:hint="default"/>
      </w:rPr>
    </w:lvl>
    <w:lvl w:ilvl="6" w:tplc="8E5E1B3A" w:tentative="1">
      <w:start w:val="1"/>
      <w:numFmt w:val="bullet"/>
      <w:lvlText w:val=""/>
      <w:lvlJc w:val="left"/>
      <w:pPr>
        <w:tabs>
          <w:tab w:val="num" w:pos="5040"/>
        </w:tabs>
        <w:ind w:left="5040" w:hanging="360"/>
      </w:pPr>
      <w:rPr>
        <w:rFonts w:ascii="Wingdings 2" w:hAnsi="Wingdings 2" w:hint="default"/>
      </w:rPr>
    </w:lvl>
    <w:lvl w:ilvl="7" w:tplc="C3C848B8" w:tentative="1">
      <w:start w:val="1"/>
      <w:numFmt w:val="bullet"/>
      <w:lvlText w:val=""/>
      <w:lvlJc w:val="left"/>
      <w:pPr>
        <w:tabs>
          <w:tab w:val="num" w:pos="5760"/>
        </w:tabs>
        <w:ind w:left="5760" w:hanging="360"/>
      </w:pPr>
      <w:rPr>
        <w:rFonts w:ascii="Wingdings 2" w:hAnsi="Wingdings 2" w:hint="default"/>
      </w:rPr>
    </w:lvl>
    <w:lvl w:ilvl="8" w:tplc="07C8E744" w:tentative="1">
      <w:start w:val="1"/>
      <w:numFmt w:val="bullet"/>
      <w:lvlText w:val=""/>
      <w:lvlJc w:val="left"/>
      <w:pPr>
        <w:tabs>
          <w:tab w:val="num" w:pos="6480"/>
        </w:tabs>
        <w:ind w:left="6480" w:hanging="360"/>
      </w:pPr>
      <w:rPr>
        <w:rFonts w:ascii="Wingdings 2" w:hAnsi="Wingdings 2" w:hint="default"/>
      </w:rPr>
    </w:lvl>
  </w:abstractNum>
  <w:abstractNum w:abstractNumId="575" w15:restartNumberingAfterBreak="0">
    <w:nsid w:val="7D8079F1"/>
    <w:multiLevelType w:val="multilevel"/>
    <w:tmpl w:val="B93CE2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76" w15:restartNumberingAfterBreak="0">
    <w:nsid w:val="7D9C28E6"/>
    <w:multiLevelType w:val="hybridMultilevel"/>
    <w:tmpl w:val="CEC84F82"/>
    <w:lvl w:ilvl="0" w:tplc="B5A04E1C">
      <w:start w:val="1"/>
      <w:numFmt w:val="decimal"/>
      <w:lvlText w:val="%1."/>
      <w:lvlJc w:val="left"/>
      <w:pPr>
        <w:tabs>
          <w:tab w:val="num" w:pos="1440"/>
        </w:tabs>
        <w:ind w:left="1440" w:hanging="360"/>
      </w:pPr>
      <w:rPr>
        <w:rFonts w:asciiTheme="minorHAnsi" w:eastAsiaTheme="minorHAnsi" w:hAnsiTheme="minorHAnsi" w:cstheme="minorBidi"/>
      </w:rPr>
    </w:lvl>
    <w:lvl w:ilvl="1" w:tplc="025CBFAA" w:tentative="1">
      <w:start w:val="1"/>
      <w:numFmt w:val="bullet"/>
      <w:lvlText w:val=""/>
      <w:lvlJc w:val="left"/>
      <w:pPr>
        <w:tabs>
          <w:tab w:val="num" w:pos="2160"/>
        </w:tabs>
        <w:ind w:left="2160" w:hanging="360"/>
      </w:pPr>
      <w:rPr>
        <w:rFonts w:ascii="Symbol" w:hAnsi="Symbol" w:hint="default"/>
      </w:rPr>
    </w:lvl>
    <w:lvl w:ilvl="2" w:tplc="7AD83E20" w:tentative="1">
      <w:start w:val="1"/>
      <w:numFmt w:val="bullet"/>
      <w:lvlText w:val=""/>
      <w:lvlJc w:val="left"/>
      <w:pPr>
        <w:tabs>
          <w:tab w:val="num" w:pos="2880"/>
        </w:tabs>
        <w:ind w:left="2880" w:hanging="360"/>
      </w:pPr>
      <w:rPr>
        <w:rFonts w:ascii="Symbol" w:hAnsi="Symbol" w:hint="default"/>
      </w:rPr>
    </w:lvl>
    <w:lvl w:ilvl="3" w:tplc="C646F602" w:tentative="1">
      <w:start w:val="1"/>
      <w:numFmt w:val="bullet"/>
      <w:lvlText w:val=""/>
      <w:lvlJc w:val="left"/>
      <w:pPr>
        <w:tabs>
          <w:tab w:val="num" w:pos="3600"/>
        </w:tabs>
        <w:ind w:left="3600" w:hanging="360"/>
      </w:pPr>
      <w:rPr>
        <w:rFonts w:ascii="Symbol" w:hAnsi="Symbol" w:hint="default"/>
      </w:rPr>
    </w:lvl>
    <w:lvl w:ilvl="4" w:tplc="5EF2C390" w:tentative="1">
      <w:start w:val="1"/>
      <w:numFmt w:val="bullet"/>
      <w:lvlText w:val=""/>
      <w:lvlJc w:val="left"/>
      <w:pPr>
        <w:tabs>
          <w:tab w:val="num" w:pos="4320"/>
        </w:tabs>
        <w:ind w:left="4320" w:hanging="360"/>
      </w:pPr>
      <w:rPr>
        <w:rFonts w:ascii="Symbol" w:hAnsi="Symbol" w:hint="default"/>
      </w:rPr>
    </w:lvl>
    <w:lvl w:ilvl="5" w:tplc="F394F67C" w:tentative="1">
      <w:start w:val="1"/>
      <w:numFmt w:val="bullet"/>
      <w:lvlText w:val=""/>
      <w:lvlJc w:val="left"/>
      <w:pPr>
        <w:tabs>
          <w:tab w:val="num" w:pos="5040"/>
        </w:tabs>
        <w:ind w:left="5040" w:hanging="360"/>
      </w:pPr>
      <w:rPr>
        <w:rFonts w:ascii="Symbol" w:hAnsi="Symbol" w:hint="default"/>
      </w:rPr>
    </w:lvl>
    <w:lvl w:ilvl="6" w:tplc="AEF0ABC4" w:tentative="1">
      <w:start w:val="1"/>
      <w:numFmt w:val="bullet"/>
      <w:lvlText w:val=""/>
      <w:lvlJc w:val="left"/>
      <w:pPr>
        <w:tabs>
          <w:tab w:val="num" w:pos="5760"/>
        </w:tabs>
        <w:ind w:left="5760" w:hanging="360"/>
      </w:pPr>
      <w:rPr>
        <w:rFonts w:ascii="Symbol" w:hAnsi="Symbol" w:hint="default"/>
      </w:rPr>
    </w:lvl>
    <w:lvl w:ilvl="7" w:tplc="05D8AFFA" w:tentative="1">
      <w:start w:val="1"/>
      <w:numFmt w:val="bullet"/>
      <w:lvlText w:val=""/>
      <w:lvlJc w:val="left"/>
      <w:pPr>
        <w:tabs>
          <w:tab w:val="num" w:pos="6480"/>
        </w:tabs>
        <w:ind w:left="6480" w:hanging="360"/>
      </w:pPr>
      <w:rPr>
        <w:rFonts w:ascii="Symbol" w:hAnsi="Symbol" w:hint="default"/>
      </w:rPr>
    </w:lvl>
    <w:lvl w:ilvl="8" w:tplc="BABA1882" w:tentative="1">
      <w:start w:val="1"/>
      <w:numFmt w:val="bullet"/>
      <w:lvlText w:val=""/>
      <w:lvlJc w:val="left"/>
      <w:pPr>
        <w:tabs>
          <w:tab w:val="num" w:pos="7200"/>
        </w:tabs>
        <w:ind w:left="7200" w:hanging="360"/>
      </w:pPr>
      <w:rPr>
        <w:rFonts w:ascii="Symbol" w:hAnsi="Symbol" w:hint="default"/>
      </w:rPr>
    </w:lvl>
  </w:abstractNum>
  <w:abstractNum w:abstractNumId="577" w15:restartNumberingAfterBreak="0">
    <w:nsid w:val="7DA572CD"/>
    <w:multiLevelType w:val="hybridMultilevel"/>
    <w:tmpl w:val="CFE404FE"/>
    <w:lvl w:ilvl="0" w:tplc="F4B8C8B4">
      <w:start w:val="2"/>
      <w:numFmt w:val="hebrew2"/>
      <w:lvlText w:val="%1-"/>
      <w:lvlJc w:val="left"/>
      <w:pPr>
        <w:tabs>
          <w:tab w:val="num" w:pos="720"/>
        </w:tabs>
        <w:ind w:left="720" w:hanging="360"/>
      </w:pPr>
    </w:lvl>
    <w:lvl w:ilvl="1" w:tplc="1FA8CD96" w:tentative="1">
      <w:start w:val="1"/>
      <w:numFmt w:val="hebrew2"/>
      <w:lvlText w:val="%2-"/>
      <w:lvlJc w:val="left"/>
      <w:pPr>
        <w:tabs>
          <w:tab w:val="num" w:pos="1440"/>
        </w:tabs>
        <w:ind w:left="1440" w:hanging="360"/>
      </w:pPr>
    </w:lvl>
    <w:lvl w:ilvl="2" w:tplc="8626FFB8" w:tentative="1">
      <w:start w:val="1"/>
      <w:numFmt w:val="hebrew2"/>
      <w:lvlText w:val="%3-"/>
      <w:lvlJc w:val="left"/>
      <w:pPr>
        <w:tabs>
          <w:tab w:val="num" w:pos="2160"/>
        </w:tabs>
        <w:ind w:left="2160" w:hanging="360"/>
      </w:pPr>
    </w:lvl>
    <w:lvl w:ilvl="3" w:tplc="E7E870E6" w:tentative="1">
      <w:start w:val="1"/>
      <w:numFmt w:val="hebrew2"/>
      <w:lvlText w:val="%4-"/>
      <w:lvlJc w:val="left"/>
      <w:pPr>
        <w:tabs>
          <w:tab w:val="num" w:pos="2880"/>
        </w:tabs>
        <w:ind w:left="2880" w:hanging="360"/>
      </w:pPr>
    </w:lvl>
    <w:lvl w:ilvl="4" w:tplc="B2922AE6" w:tentative="1">
      <w:start w:val="1"/>
      <w:numFmt w:val="hebrew2"/>
      <w:lvlText w:val="%5-"/>
      <w:lvlJc w:val="left"/>
      <w:pPr>
        <w:tabs>
          <w:tab w:val="num" w:pos="3600"/>
        </w:tabs>
        <w:ind w:left="3600" w:hanging="360"/>
      </w:pPr>
    </w:lvl>
    <w:lvl w:ilvl="5" w:tplc="0DA023EA" w:tentative="1">
      <w:start w:val="1"/>
      <w:numFmt w:val="hebrew2"/>
      <w:lvlText w:val="%6-"/>
      <w:lvlJc w:val="left"/>
      <w:pPr>
        <w:tabs>
          <w:tab w:val="num" w:pos="4320"/>
        </w:tabs>
        <w:ind w:left="4320" w:hanging="360"/>
      </w:pPr>
    </w:lvl>
    <w:lvl w:ilvl="6" w:tplc="5462861A" w:tentative="1">
      <w:start w:val="1"/>
      <w:numFmt w:val="hebrew2"/>
      <w:lvlText w:val="%7-"/>
      <w:lvlJc w:val="left"/>
      <w:pPr>
        <w:tabs>
          <w:tab w:val="num" w:pos="5040"/>
        </w:tabs>
        <w:ind w:left="5040" w:hanging="360"/>
      </w:pPr>
    </w:lvl>
    <w:lvl w:ilvl="7" w:tplc="2DDEF930" w:tentative="1">
      <w:start w:val="1"/>
      <w:numFmt w:val="hebrew2"/>
      <w:lvlText w:val="%8-"/>
      <w:lvlJc w:val="left"/>
      <w:pPr>
        <w:tabs>
          <w:tab w:val="num" w:pos="5760"/>
        </w:tabs>
        <w:ind w:left="5760" w:hanging="360"/>
      </w:pPr>
    </w:lvl>
    <w:lvl w:ilvl="8" w:tplc="50BE047E" w:tentative="1">
      <w:start w:val="1"/>
      <w:numFmt w:val="hebrew2"/>
      <w:lvlText w:val="%9-"/>
      <w:lvlJc w:val="left"/>
      <w:pPr>
        <w:tabs>
          <w:tab w:val="num" w:pos="6480"/>
        </w:tabs>
        <w:ind w:left="6480" w:hanging="360"/>
      </w:pPr>
    </w:lvl>
  </w:abstractNum>
  <w:abstractNum w:abstractNumId="578" w15:restartNumberingAfterBreak="0">
    <w:nsid w:val="7DB43B4E"/>
    <w:multiLevelType w:val="hybridMultilevel"/>
    <w:tmpl w:val="BFD034DC"/>
    <w:lvl w:ilvl="0" w:tplc="575E19D2">
      <w:start w:val="1"/>
      <w:numFmt w:val="bullet"/>
      <w:lvlText w:val=""/>
      <w:lvlJc w:val="left"/>
      <w:pPr>
        <w:tabs>
          <w:tab w:val="num" w:pos="720"/>
        </w:tabs>
        <w:ind w:left="720" w:hanging="360"/>
      </w:pPr>
      <w:rPr>
        <w:rFonts w:ascii="Wingdings" w:hAnsi="Wingdings" w:hint="default"/>
      </w:rPr>
    </w:lvl>
    <w:lvl w:ilvl="1" w:tplc="D9B20D90" w:tentative="1">
      <w:start w:val="1"/>
      <w:numFmt w:val="bullet"/>
      <w:lvlText w:val=""/>
      <w:lvlJc w:val="left"/>
      <w:pPr>
        <w:tabs>
          <w:tab w:val="num" w:pos="1440"/>
        </w:tabs>
        <w:ind w:left="1440" w:hanging="360"/>
      </w:pPr>
      <w:rPr>
        <w:rFonts w:ascii="Wingdings" w:hAnsi="Wingdings" w:hint="default"/>
      </w:rPr>
    </w:lvl>
    <w:lvl w:ilvl="2" w:tplc="A72CC9E6" w:tentative="1">
      <w:start w:val="1"/>
      <w:numFmt w:val="bullet"/>
      <w:lvlText w:val=""/>
      <w:lvlJc w:val="left"/>
      <w:pPr>
        <w:tabs>
          <w:tab w:val="num" w:pos="2160"/>
        </w:tabs>
        <w:ind w:left="2160" w:hanging="360"/>
      </w:pPr>
      <w:rPr>
        <w:rFonts w:ascii="Wingdings" w:hAnsi="Wingdings" w:hint="default"/>
      </w:rPr>
    </w:lvl>
    <w:lvl w:ilvl="3" w:tplc="F8CA2A32" w:tentative="1">
      <w:start w:val="1"/>
      <w:numFmt w:val="bullet"/>
      <w:lvlText w:val=""/>
      <w:lvlJc w:val="left"/>
      <w:pPr>
        <w:tabs>
          <w:tab w:val="num" w:pos="2880"/>
        </w:tabs>
        <w:ind w:left="2880" w:hanging="360"/>
      </w:pPr>
      <w:rPr>
        <w:rFonts w:ascii="Wingdings" w:hAnsi="Wingdings" w:hint="default"/>
      </w:rPr>
    </w:lvl>
    <w:lvl w:ilvl="4" w:tplc="2CEE0940" w:tentative="1">
      <w:start w:val="1"/>
      <w:numFmt w:val="bullet"/>
      <w:lvlText w:val=""/>
      <w:lvlJc w:val="left"/>
      <w:pPr>
        <w:tabs>
          <w:tab w:val="num" w:pos="3600"/>
        </w:tabs>
        <w:ind w:left="3600" w:hanging="360"/>
      </w:pPr>
      <w:rPr>
        <w:rFonts w:ascii="Wingdings" w:hAnsi="Wingdings" w:hint="default"/>
      </w:rPr>
    </w:lvl>
    <w:lvl w:ilvl="5" w:tplc="2AC64A06" w:tentative="1">
      <w:start w:val="1"/>
      <w:numFmt w:val="bullet"/>
      <w:lvlText w:val=""/>
      <w:lvlJc w:val="left"/>
      <w:pPr>
        <w:tabs>
          <w:tab w:val="num" w:pos="4320"/>
        </w:tabs>
        <w:ind w:left="4320" w:hanging="360"/>
      </w:pPr>
      <w:rPr>
        <w:rFonts w:ascii="Wingdings" w:hAnsi="Wingdings" w:hint="default"/>
      </w:rPr>
    </w:lvl>
    <w:lvl w:ilvl="6" w:tplc="283ABE1C" w:tentative="1">
      <w:start w:val="1"/>
      <w:numFmt w:val="bullet"/>
      <w:lvlText w:val=""/>
      <w:lvlJc w:val="left"/>
      <w:pPr>
        <w:tabs>
          <w:tab w:val="num" w:pos="5040"/>
        </w:tabs>
        <w:ind w:left="5040" w:hanging="360"/>
      </w:pPr>
      <w:rPr>
        <w:rFonts w:ascii="Wingdings" w:hAnsi="Wingdings" w:hint="default"/>
      </w:rPr>
    </w:lvl>
    <w:lvl w:ilvl="7" w:tplc="B88C5E24" w:tentative="1">
      <w:start w:val="1"/>
      <w:numFmt w:val="bullet"/>
      <w:lvlText w:val=""/>
      <w:lvlJc w:val="left"/>
      <w:pPr>
        <w:tabs>
          <w:tab w:val="num" w:pos="5760"/>
        </w:tabs>
        <w:ind w:left="5760" w:hanging="360"/>
      </w:pPr>
      <w:rPr>
        <w:rFonts w:ascii="Wingdings" w:hAnsi="Wingdings" w:hint="default"/>
      </w:rPr>
    </w:lvl>
    <w:lvl w:ilvl="8" w:tplc="E090B10A" w:tentative="1">
      <w:start w:val="1"/>
      <w:numFmt w:val="bullet"/>
      <w:lvlText w:val=""/>
      <w:lvlJc w:val="left"/>
      <w:pPr>
        <w:tabs>
          <w:tab w:val="num" w:pos="6480"/>
        </w:tabs>
        <w:ind w:left="6480" w:hanging="360"/>
      </w:pPr>
      <w:rPr>
        <w:rFonts w:ascii="Wingdings" w:hAnsi="Wingdings" w:hint="default"/>
      </w:rPr>
    </w:lvl>
  </w:abstractNum>
  <w:abstractNum w:abstractNumId="579" w15:restartNumberingAfterBreak="0">
    <w:nsid w:val="7DD93C6F"/>
    <w:multiLevelType w:val="hybridMultilevel"/>
    <w:tmpl w:val="39249FE8"/>
    <w:lvl w:ilvl="0" w:tplc="0C463098">
      <w:start w:val="1"/>
      <w:numFmt w:val="bullet"/>
      <w:lvlText w:val=""/>
      <w:lvlJc w:val="left"/>
      <w:pPr>
        <w:tabs>
          <w:tab w:val="num" w:pos="720"/>
        </w:tabs>
        <w:ind w:left="720" w:hanging="360"/>
      </w:pPr>
      <w:rPr>
        <w:rFonts w:ascii="Wingdings 3" w:hAnsi="Wingdings 3" w:hint="default"/>
      </w:rPr>
    </w:lvl>
    <w:lvl w:ilvl="1" w:tplc="81E8198E" w:tentative="1">
      <w:start w:val="1"/>
      <w:numFmt w:val="bullet"/>
      <w:lvlText w:val=""/>
      <w:lvlJc w:val="left"/>
      <w:pPr>
        <w:tabs>
          <w:tab w:val="num" w:pos="1440"/>
        </w:tabs>
        <w:ind w:left="1440" w:hanging="360"/>
      </w:pPr>
      <w:rPr>
        <w:rFonts w:ascii="Wingdings 3" w:hAnsi="Wingdings 3" w:hint="default"/>
      </w:rPr>
    </w:lvl>
    <w:lvl w:ilvl="2" w:tplc="AF922950" w:tentative="1">
      <w:start w:val="1"/>
      <w:numFmt w:val="bullet"/>
      <w:lvlText w:val=""/>
      <w:lvlJc w:val="left"/>
      <w:pPr>
        <w:tabs>
          <w:tab w:val="num" w:pos="2160"/>
        </w:tabs>
        <w:ind w:left="2160" w:hanging="360"/>
      </w:pPr>
      <w:rPr>
        <w:rFonts w:ascii="Wingdings 3" w:hAnsi="Wingdings 3" w:hint="default"/>
      </w:rPr>
    </w:lvl>
    <w:lvl w:ilvl="3" w:tplc="517EE0A8" w:tentative="1">
      <w:start w:val="1"/>
      <w:numFmt w:val="bullet"/>
      <w:lvlText w:val=""/>
      <w:lvlJc w:val="left"/>
      <w:pPr>
        <w:tabs>
          <w:tab w:val="num" w:pos="2880"/>
        </w:tabs>
        <w:ind w:left="2880" w:hanging="360"/>
      </w:pPr>
      <w:rPr>
        <w:rFonts w:ascii="Wingdings 3" w:hAnsi="Wingdings 3" w:hint="default"/>
      </w:rPr>
    </w:lvl>
    <w:lvl w:ilvl="4" w:tplc="0B98184E" w:tentative="1">
      <w:start w:val="1"/>
      <w:numFmt w:val="bullet"/>
      <w:lvlText w:val=""/>
      <w:lvlJc w:val="left"/>
      <w:pPr>
        <w:tabs>
          <w:tab w:val="num" w:pos="3600"/>
        </w:tabs>
        <w:ind w:left="3600" w:hanging="360"/>
      </w:pPr>
      <w:rPr>
        <w:rFonts w:ascii="Wingdings 3" w:hAnsi="Wingdings 3" w:hint="default"/>
      </w:rPr>
    </w:lvl>
    <w:lvl w:ilvl="5" w:tplc="E1B6B2C0" w:tentative="1">
      <w:start w:val="1"/>
      <w:numFmt w:val="bullet"/>
      <w:lvlText w:val=""/>
      <w:lvlJc w:val="left"/>
      <w:pPr>
        <w:tabs>
          <w:tab w:val="num" w:pos="4320"/>
        </w:tabs>
        <w:ind w:left="4320" w:hanging="360"/>
      </w:pPr>
      <w:rPr>
        <w:rFonts w:ascii="Wingdings 3" w:hAnsi="Wingdings 3" w:hint="default"/>
      </w:rPr>
    </w:lvl>
    <w:lvl w:ilvl="6" w:tplc="EF5C28EE" w:tentative="1">
      <w:start w:val="1"/>
      <w:numFmt w:val="bullet"/>
      <w:lvlText w:val=""/>
      <w:lvlJc w:val="left"/>
      <w:pPr>
        <w:tabs>
          <w:tab w:val="num" w:pos="5040"/>
        </w:tabs>
        <w:ind w:left="5040" w:hanging="360"/>
      </w:pPr>
      <w:rPr>
        <w:rFonts w:ascii="Wingdings 3" w:hAnsi="Wingdings 3" w:hint="default"/>
      </w:rPr>
    </w:lvl>
    <w:lvl w:ilvl="7" w:tplc="B78288AA" w:tentative="1">
      <w:start w:val="1"/>
      <w:numFmt w:val="bullet"/>
      <w:lvlText w:val=""/>
      <w:lvlJc w:val="left"/>
      <w:pPr>
        <w:tabs>
          <w:tab w:val="num" w:pos="5760"/>
        </w:tabs>
        <w:ind w:left="5760" w:hanging="360"/>
      </w:pPr>
      <w:rPr>
        <w:rFonts w:ascii="Wingdings 3" w:hAnsi="Wingdings 3" w:hint="default"/>
      </w:rPr>
    </w:lvl>
    <w:lvl w:ilvl="8" w:tplc="7FA6A212" w:tentative="1">
      <w:start w:val="1"/>
      <w:numFmt w:val="bullet"/>
      <w:lvlText w:val=""/>
      <w:lvlJc w:val="left"/>
      <w:pPr>
        <w:tabs>
          <w:tab w:val="num" w:pos="6480"/>
        </w:tabs>
        <w:ind w:left="6480" w:hanging="360"/>
      </w:pPr>
      <w:rPr>
        <w:rFonts w:ascii="Wingdings 3" w:hAnsi="Wingdings 3" w:hint="default"/>
      </w:rPr>
    </w:lvl>
  </w:abstractNum>
  <w:abstractNum w:abstractNumId="580" w15:restartNumberingAfterBreak="0">
    <w:nsid w:val="7E303EBE"/>
    <w:multiLevelType w:val="hybridMultilevel"/>
    <w:tmpl w:val="982094E4"/>
    <w:lvl w:ilvl="0" w:tplc="97FE9538">
      <w:start w:val="1"/>
      <w:numFmt w:val="decimal"/>
      <w:lvlText w:val="%1."/>
      <w:lvlJc w:val="left"/>
      <w:pPr>
        <w:tabs>
          <w:tab w:val="num" w:pos="1440"/>
        </w:tabs>
        <w:ind w:left="1440" w:hanging="360"/>
      </w:pPr>
    </w:lvl>
    <w:lvl w:ilvl="1" w:tplc="F8A67F24" w:tentative="1">
      <w:start w:val="1"/>
      <w:numFmt w:val="decimal"/>
      <w:lvlText w:val="%2."/>
      <w:lvlJc w:val="left"/>
      <w:pPr>
        <w:tabs>
          <w:tab w:val="num" w:pos="2160"/>
        </w:tabs>
        <w:ind w:left="2160" w:hanging="360"/>
      </w:pPr>
    </w:lvl>
    <w:lvl w:ilvl="2" w:tplc="25B27824" w:tentative="1">
      <w:start w:val="1"/>
      <w:numFmt w:val="decimal"/>
      <w:lvlText w:val="%3."/>
      <w:lvlJc w:val="left"/>
      <w:pPr>
        <w:tabs>
          <w:tab w:val="num" w:pos="2880"/>
        </w:tabs>
        <w:ind w:left="2880" w:hanging="360"/>
      </w:pPr>
    </w:lvl>
    <w:lvl w:ilvl="3" w:tplc="74E4D396" w:tentative="1">
      <w:start w:val="1"/>
      <w:numFmt w:val="decimal"/>
      <w:lvlText w:val="%4."/>
      <w:lvlJc w:val="left"/>
      <w:pPr>
        <w:tabs>
          <w:tab w:val="num" w:pos="3600"/>
        </w:tabs>
        <w:ind w:left="3600" w:hanging="360"/>
      </w:pPr>
    </w:lvl>
    <w:lvl w:ilvl="4" w:tplc="DD989EBC" w:tentative="1">
      <w:start w:val="1"/>
      <w:numFmt w:val="decimal"/>
      <w:lvlText w:val="%5."/>
      <w:lvlJc w:val="left"/>
      <w:pPr>
        <w:tabs>
          <w:tab w:val="num" w:pos="4320"/>
        </w:tabs>
        <w:ind w:left="4320" w:hanging="360"/>
      </w:pPr>
    </w:lvl>
    <w:lvl w:ilvl="5" w:tplc="3022FD08" w:tentative="1">
      <w:start w:val="1"/>
      <w:numFmt w:val="decimal"/>
      <w:lvlText w:val="%6."/>
      <w:lvlJc w:val="left"/>
      <w:pPr>
        <w:tabs>
          <w:tab w:val="num" w:pos="5040"/>
        </w:tabs>
        <w:ind w:left="5040" w:hanging="360"/>
      </w:pPr>
    </w:lvl>
    <w:lvl w:ilvl="6" w:tplc="E6C6C9B0" w:tentative="1">
      <w:start w:val="1"/>
      <w:numFmt w:val="decimal"/>
      <w:lvlText w:val="%7."/>
      <w:lvlJc w:val="left"/>
      <w:pPr>
        <w:tabs>
          <w:tab w:val="num" w:pos="5760"/>
        </w:tabs>
        <w:ind w:left="5760" w:hanging="360"/>
      </w:pPr>
    </w:lvl>
    <w:lvl w:ilvl="7" w:tplc="09C641DE" w:tentative="1">
      <w:start w:val="1"/>
      <w:numFmt w:val="decimal"/>
      <w:lvlText w:val="%8."/>
      <w:lvlJc w:val="left"/>
      <w:pPr>
        <w:tabs>
          <w:tab w:val="num" w:pos="6480"/>
        </w:tabs>
        <w:ind w:left="6480" w:hanging="360"/>
      </w:pPr>
    </w:lvl>
    <w:lvl w:ilvl="8" w:tplc="649401F2" w:tentative="1">
      <w:start w:val="1"/>
      <w:numFmt w:val="decimal"/>
      <w:lvlText w:val="%9."/>
      <w:lvlJc w:val="left"/>
      <w:pPr>
        <w:tabs>
          <w:tab w:val="num" w:pos="7200"/>
        </w:tabs>
        <w:ind w:left="7200" w:hanging="360"/>
      </w:pPr>
    </w:lvl>
  </w:abstractNum>
  <w:abstractNum w:abstractNumId="581" w15:restartNumberingAfterBreak="0">
    <w:nsid w:val="7EFF5C7D"/>
    <w:multiLevelType w:val="hybridMultilevel"/>
    <w:tmpl w:val="DEA893C4"/>
    <w:lvl w:ilvl="0" w:tplc="A9943D60">
      <w:start w:val="1"/>
      <w:numFmt w:val="decimal"/>
      <w:lvlText w:val="%1."/>
      <w:lvlJc w:val="left"/>
      <w:pPr>
        <w:tabs>
          <w:tab w:val="num" w:pos="720"/>
        </w:tabs>
        <w:ind w:left="720" w:hanging="360"/>
      </w:p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D17AE244" w:tentative="1">
      <w:start w:val="1"/>
      <w:numFmt w:val="decimal"/>
      <w:lvlText w:val="%4."/>
      <w:lvlJc w:val="left"/>
      <w:pPr>
        <w:tabs>
          <w:tab w:val="num" w:pos="2880"/>
        </w:tabs>
        <w:ind w:left="2880" w:hanging="360"/>
      </w:pPr>
    </w:lvl>
    <w:lvl w:ilvl="4" w:tplc="C7DA9986" w:tentative="1">
      <w:start w:val="1"/>
      <w:numFmt w:val="decimal"/>
      <w:lvlText w:val="%5."/>
      <w:lvlJc w:val="left"/>
      <w:pPr>
        <w:tabs>
          <w:tab w:val="num" w:pos="3600"/>
        </w:tabs>
        <w:ind w:left="3600" w:hanging="360"/>
      </w:pPr>
    </w:lvl>
    <w:lvl w:ilvl="5" w:tplc="1F661208" w:tentative="1">
      <w:start w:val="1"/>
      <w:numFmt w:val="decimal"/>
      <w:lvlText w:val="%6."/>
      <w:lvlJc w:val="left"/>
      <w:pPr>
        <w:tabs>
          <w:tab w:val="num" w:pos="4320"/>
        </w:tabs>
        <w:ind w:left="4320" w:hanging="360"/>
      </w:pPr>
    </w:lvl>
    <w:lvl w:ilvl="6" w:tplc="25BAB834" w:tentative="1">
      <w:start w:val="1"/>
      <w:numFmt w:val="decimal"/>
      <w:lvlText w:val="%7."/>
      <w:lvlJc w:val="left"/>
      <w:pPr>
        <w:tabs>
          <w:tab w:val="num" w:pos="5040"/>
        </w:tabs>
        <w:ind w:left="5040" w:hanging="360"/>
      </w:pPr>
    </w:lvl>
    <w:lvl w:ilvl="7" w:tplc="5C525352" w:tentative="1">
      <w:start w:val="1"/>
      <w:numFmt w:val="decimal"/>
      <w:lvlText w:val="%8."/>
      <w:lvlJc w:val="left"/>
      <w:pPr>
        <w:tabs>
          <w:tab w:val="num" w:pos="5760"/>
        </w:tabs>
        <w:ind w:left="5760" w:hanging="360"/>
      </w:pPr>
    </w:lvl>
    <w:lvl w:ilvl="8" w:tplc="C7DCF910" w:tentative="1">
      <w:start w:val="1"/>
      <w:numFmt w:val="decimal"/>
      <w:lvlText w:val="%9."/>
      <w:lvlJc w:val="left"/>
      <w:pPr>
        <w:tabs>
          <w:tab w:val="num" w:pos="6480"/>
        </w:tabs>
        <w:ind w:left="6480" w:hanging="360"/>
      </w:pPr>
    </w:lvl>
  </w:abstractNum>
  <w:abstractNum w:abstractNumId="582" w15:restartNumberingAfterBreak="0">
    <w:nsid w:val="7F134369"/>
    <w:multiLevelType w:val="hybridMultilevel"/>
    <w:tmpl w:val="A1662CBE"/>
    <w:lvl w:ilvl="0" w:tplc="95A665FE">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3" w15:restartNumberingAfterBreak="0">
    <w:nsid w:val="7F6C3222"/>
    <w:multiLevelType w:val="hybridMultilevel"/>
    <w:tmpl w:val="F6745488"/>
    <w:lvl w:ilvl="0" w:tplc="699037EA">
      <w:start w:val="1"/>
      <w:numFmt w:val="bullet"/>
      <w:lvlText w:val=""/>
      <w:lvlJc w:val="left"/>
      <w:pPr>
        <w:tabs>
          <w:tab w:val="num" w:pos="720"/>
        </w:tabs>
        <w:ind w:left="720" w:hanging="360"/>
      </w:pPr>
      <w:rPr>
        <w:rFonts w:ascii="Wingdings" w:hAnsi="Wingdings" w:hint="default"/>
      </w:rPr>
    </w:lvl>
    <w:lvl w:ilvl="1" w:tplc="6D469B90">
      <w:start w:val="1"/>
      <w:numFmt w:val="bullet"/>
      <w:lvlText w:val=""/>
      <w:lvlJc w:val="left"/>
      <w:pPr>
        <w:tabs>
          <w:tab w:val="num" w:pos="1440"/>
        </w:tabs>
        <w:ind w:left="1440" w:hanging="360"/>
      </w:pPr>
      <w:rPr>
        <w:rFonts w:ascii="Wingdings" w:hAnsi="Wingdings" w:hint="default"/>
      </w:rPr>
    </w:lvl>
    <w:lvl w:ilvl="2" w:tplc="897AA704" w:tentative="1">
      <w:start w:val="1"/>
      <w:numFmt w:val="bullet"/>
      <w:lvlText w:val=""/>
      <w:lvlJc w:val="left"/>
      <w:pPr>
        <w:tabs>
          <w:tab w:val="num" w:pos="2160"/>
        </w:tabs>
        <w:ind w:left="2160" w:hanging="360"/>
      </w:pPr>
      <w:rPr>
        <w:rFonts w:ascii="Wingdings" w:hAnsi="Wingdings" w:hint="default"/>
      </w:rPr>
    </w:lvl>
    <w:lvl w:ilvl="3" w:tplc="D644A62C" w:tentative="1">
      <w:start w:val="1"/>
      <w:numFmt w:val="bullet"/>
      <w:lvlText w:val=""/>
      <w:lvlJc w:val="left"/>
      <w:pPr>
        <w:tabs>
          <w:tab w:val="num" w:pos="2880"/>
        </w:tabs>
        <w:ind w:left="2880" w:hanging="360"/>
      </w:pPr>
      <w:rPr>
        <w:rFonts w:ascii="Wingdings" w:hAnsi="Wingdings" w:hint="default"/>
      </w:rPr>
    </w:lvl>
    <w:lvl w:ilvl="4" w:tplc="8EAA9E60" w:tentative="1">
      <w:start w:val="1"/>
      <w:numFmt w:val="bullet"/>
      <w:lvlText w:val=""/>
      <w:lvlJc w:val="left"/>
      <w:pPr>
        <w:tabs>
          <w:tab w:val="num" w:pos="3600"/>
        </w:tabs>
        <w:ind w:left="3600" w:hanging="360"/>
      </w:pPr>
      <w:rPr>
        <w:rFonts w:ascii="Wingdings" w:hAnsi="Wingdings" w:hint="default"/>
      </w:rPr>
    </w:lvl>
    <w:lvl w:ilvl="5" w:tplc="5910256A" w:tentative="1">
      <w:start w:val="1"/>
      <w:numFmt w:val="bullet"/>
      <w:lvlText w:val=""/>
      <w:lvlJc w:val="left"/>
      <w:pPr>
        <w:tabs>
          <w:tab w:val="num" w:pos="4320"/>
        </w:tabs>
        <w:ind w:left="4320" w:hanging="360"/>
      </w:pPr>
      <w:rPr>
        <w:rFonts w:ascii="Wingdings" w:hAnsi="Wingdings" w:hint="default"/>
      </w:rPr>
    </w:lvl>
    <w:lvl w:ilvl="6" w:tplc="C1986A18" w:tentative="1">
      <w:start w:val="1"/>
      <w:numFmt w:val="bullet"/>
      <w:lvlText w:val=""/>
      <w:lvlJc w:val="left"/>
      <w:pPr>
        <w:tabs>
          <w:tab w:val="num" w:pos="5040"/>
        </w:tabs>
        <w:ind w:left="5040" w:hanging="360"/>
      </w:pPr>
      <w:rPr>
        <w:rFonts w:ascii="Wingdings" w:hAnsi="Wingdings" w:hint="default"/>
      </w:rPr>
    </w:lvl>
    <w:lvl w:ilvl="7" w:tplc="90F0D610" w:tentative="1">
      <w:start w:val="1"/>
      <w:numFmt w:val="bullet"/>
      <w:lvlText w:val=""/>
      <w:lvlJc w:val="left"/>
      <w:pPr>
        <w:tabs>
          <w:tab w:val="num" w:pos="5760"/>
        </w:tabs>
        <w:ind w:left="5760" w:hanging="360"/>
      </w:pPr>
      <w:rPr>
        <w:rFonts w:ascii="Wingdings" w:hAnsi="Wingdings" w:hint="default"/>
      </w:rPr>
    </w:lvl>
    <w:lvl w:ilvl="8" w:tplc="D65C19DC" w:tentative="1">
      <w:start w:val="1"/>
      <w:numFmt w:val="bullet"/>
      <w:lvlText w:val=""/>
      <w:lvlJc w:val="left"/>
      <w:pPr>
        <w:tabs>
          <w:tab w:val="num" w:pos="6480"/>
        </w:tabs>
        <w:ind w:left="6480" w:hanging="360"/>
      </w:pPr>
      <w:rPr>
        <w:rFonts w:ascii="Wingdings" w:hAnsi="Wingdings" w:hint="default"/>
      </w:rPr>
    </w:lvl>
  </w:abstractNum>
  <w:abstractNum w:abstractNumId="584" w15:restartNumberingAfterBreak="0">
    <w:nsid w:val="7F6D4CF2"/>
    <w:multiLevelType w:val="hybridMultilevel"/>
    <w:tmpl w:val="274E2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5" w15:restartNumberingAfterBreak="0">
    <w:nsid w:val="7FA06C84"/>
    <w:multiLevelType w:val="multilevel"/>
    <w:tmpl w:val="FFFFFFFF"/>
    <w:lvl w:ilvl="0">
      <w:start w:val="1"/>
      <w:numFmt w:val="hebrew1"/>
      <w:lvlText w:val="%1."/>
      <w:lvlJc w:val="left"/>
      <w:pPr>
        <w:tabs>
          <w:tab w:val="num" w:pos="720"/>
        </w:tabs>
        <w:ind w:left="720" w:hanging="360"/>
      </w:pPr>
      <w:rPr>
        <w:rFonts w:cs="Times New Roman" w:hint="default"/>
      </w:rPr>
    </w:lvl>
    <w:lvl w:ilvl="1">
      <w:start w:val="1"/>
      <w:numFmt w:val="decimal"/>
      <w:lvlText w:val="%2."/>
      <w:lvlJc w:val="left"/>
      <w:pPr>
        <w:tabs>
          <w:tab w:val="num" w:pos="1440"/>
        </w:tabs>
        <w:ind w:left="1440" w:hanging="360"/>
      </w:pPr>
      <w:rPr>
        <w:rFonts w:cs="Times New Roman" w:hint="default"/>
      </w:rPr>
    </w:lvl>
    <w:lvl w:ilvl="2">
      <w:start w:val="1"/>
      <w:numFmt w:val="bullet"/>
      <w:lvlText w:val=""/>
      <w:lvlJc w:val="left"/>
      <w:pPr>
        <w:tabs>
          <w:tab w:val="num" w:pos="2340"/>
        </w:tabs>
        <w:ind w:left="2160" w:hanging="180"/>
      </w:pPr>
      <w:rPr>
        <w:rFonts w:ascii="Symbol" w:hAnsi="Symbol" w:hint="default"/>
        <w:color w:val="auto"/>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586" w15:restartNumberingAfterBreak="0">
    <w:nsid w:val="7FC90A8B"/>
    <w:multiLevelType w:val="hybridMultilevel"/>
    <w:tmpl w:val="FFFFFFFF"/>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num w:numId="1" w16cid:durableId="908076902">
    <w:abstractNumId w:val="520"/>
  </w:num>
  <w:num w:numId="2" w16cid:durableId="2052724144">
    <w:abstractNumId w:val="379"/>
  </w:num>
  <w:num w:numId="3" w16cid:durableId="598026143">
    <w:abstractNumId w:val="157"/>
  </w:num>
  <w:num w:numId="4" w16cid:durableId="970746589">
    <w:abstractNumId w:val="485"/>
  </w:num>
  <w:num w:numId="5" w16cid:durableId="2062823197">
    <w:abstractNumId w:val="203"/>
  </w:num>
  <w:num w:numId="6" w16cid:durableId="613945340">
    <w:abstractNumId w:val="513"/>
  </w:num>
  <w:num w:numId="7" w16cid:durableId="326246065">
    <w:abstractNumId w:val="52"/>
  </w:num>
  <w:num w:numId="8" w16cid:durableId="276955721">
    <w:abstractNumId w:val="156"/>
  </w:num>
  <w:num w:numId="9" w16cid:durableId="1608467618">
    <w:abstractNumId w:val="355"/>
  </w:num>
  <w:num w:numId="10" w16cid:durableId="1974019942">
    <w:abstractNumId w:val="515"/>
  </w:num>
  <w:num w:numId="11" w16cid:durableId="2042241811">
    <w:abstractNumId w:val="459"/>
  </w:num>
  <w:num w:numId="12" w16cid:durableId="151533914">
    <w:abstractNumId w:val="84"/>
  </w:num>
  <w:num w:numId="13" w16cid:durableId="1599947137">
    <w:abstractNumId w:val="254"/>
  </w:num>
  <w:num w:numId="14" w16cid:durableId="1372848527">
    <w:abstractNumId w:val="541"/>
  </w:num>
  <w:num w:numId="15" w16cid:durableId="657224156">
    <w:abstractNumId w:val="216"/>
  </w:num>
  <w:num w:numId="16" w16cid:durableId="1441022776">
    <w:abstractNumId w:val="70"/>
  </w:num>
  <w:num w:numId="17" w16cid:durableId="636494070">
    <w:abstractNumId w:val="10"/>
  </w:num>
  <w:num w:numId="18" w16cid:durableId="873731855">
    <w:abstractNumId w:val="223"/>
  </w:num>
  <w:num w:numId="19" w16cid:durableId="1043556299">
    <w:abstractNumId w:val="456"/>
  </w:num>
  <w:num w:numId="20" w16cid:durableId="747536201">
    <w:abstractNumId w:val="585"/>
  </w:num>
  <w:num w:numId="21" w16cid:durableId="1889683322">
    <w:abstractNumId w:val="301"/>
  </w:num>
  <w:num w:numId="22" w16cid:durableId="1369990405">
    <w:abstractNumId w:val="346"/>
  </w:num>
  <w:num w:numId="23" w16cid:durableId="1029456159">
    <w:abstractNumId w:val="427"/>
  </w:num>
  <w:num w:numId="24" w16cid:durableId="337342744">
    <w:abstractNumId w:val="340"/>
  </w:num>
  <w:num w:numId="25" w16cid:durableId="1759785987">
    <w:abstractNumId w:val="173"/>
  </w:num>
  <w:num w:numId="26" w16cid:durableId="539440342">
    <w:abstractNumId w:val="586"/>
  </w:num>
  <w:num w:numId="27" w16cid:durableId="749274379">
    <w:abstractNumId w:val="303"/>
  </w:num>
  <w:num w:numId="28" w16cid:durableId="328942998">
    <w:abstractNumId w:val="248"/>
  </w:num>
  <w:num w:numId="29" w16cid:durableId="1387030528">
    <w:abstractNumId w:val="3"/>
  </w:num>
  <w:num w:numId="30" w16cid:durableId="607273064">
    <w:abstractNumId w:val="71"/>
  </w:num>
  <w:num w:numId="31" w16cid:durableId="678966153">
    <w:abstractNumId w:val="534"/>
  </w:num>
  <w:num w:numId="32" w16cid:durableId="1002273192">
    <w:abstractNumId w:val="444"/>
  </w:num>
  <w:num w:numId="33" w16cid:durableId="750464931">
    <w:abstractNumId w:val="103"/>
  </w:num>
  <w:num w:numId="34" w16cid:durableId="1322849846">
    <w:abstractNumId w:val="77"/>
  </w:num>
  <w:num w:numId="35" w16cid:durableId="1481724349">
    <w:abstractNumId w:val="445"/>
  </w:num>
  <w:num w:numId="36" w16cid:durableId="255019980">
    <w:abstractNumId w:val="503"/>
  </w:num>
  <w:num w:numId="37" w16cid:durableId="679939355">
    <w:abstractNumId w:val="356"/>
  </w:num>
  <w:num w:numId="38" w16cid:durableId="695544783">
    <w:abstractNumId w:val="426"/>
  </w:num>
  <w:num w:numId="39" w16cid:durableId="1452243373">
    <w:abstractNumId w:val="505"/>
  </w:num>
  <w:num w:numId="40" w16cid:durableId="583950562">
    <w:abstractNumId w:val="550"/>
  </w:num>
  <w:num w:numId="41" w16cid:durableId="824473671">
    <w:abstractNumId w:val="11"/>
  </w:num>
  <w:num w:numId="42" w16cid:durableId="1461149625">
    <w:abstractNumId w:val="405"/>
  </w:num>
  <w:num w:numId="43" w16cid:durableId="567882059">
    <w:abstractNumId w:val="166"/>
  </w:num>
  <w:num w:numId="44" w16cid:durableId="2017027114">
    <w:abstractNumId w:val="226"/>
  </w:num>
  <w:num w:numId="45" w16cid:durableId="2140830724">
    <w:abstractNumId w:val="453"/>
  </w:num>
  <w:num w:numId="46" w16cid:durableId="661354084">
    <w:abstractNumId w:val="207"/>
  </w:num>
  <w:num w:numId="47" w16cid:durableId="411319970">
    <w:abstractNumId w:val="6"/>
  </w:num>
  <w:num w:numId="48" w16cid:durableId="1092238925">
    <w:abstractNumId w:val="280"/>
  </w:num>
  <w:num w:numId="49" w16cid:durableId="1001589568">
    <w:abstractNumId w:val="255"/>
  </w:num>
  <w:num w:numId="50" w16cid:durableId="1496461059">
    <w:abstractNumId w:val="152"/>
  </w:num>
  <w:num w:numId="51" w16cid:durableId="1106659037">
    <w:abstractNumId w:val="401"/>
  </w:num>
  <w:num w:numId="52" w16cid:durableId="1628585169">
    <w:abstractNumId w:val="558"/>
  </w:num>
  <w:num w:numId="53" w16cid:durableId="2072994402">
    <w:abstractNumId w:val="88"/>
  </w:num>
  <w:num w:numId="54" w16cid:durableId="1902863236">
    <w:abstractNumId w:val="565"/>
  </w:num>
  <w:num w:numId="55" w16cid:durableId="1871215883">
    <w:abstractNumId w:val="404"/>
  </w:num>
  <w:num w:numId="56" w16cid:durableId="740064042">
    <w:abstractNumId w:val="354"/>
  </w:num>
  <w:num w:numId="57" w16cid:durableId="395664742">
    <w:abstractNumId w:val="428"/>
  </w:num>
  <w:num w:numId="58" w16cid:durableId="76560380">
    <w:abstractNumId w:val="26"/>
  </w:num>
  <w:num w:numId="59" w16cid:durableId="497500350">
    <w:abstractNumId w:val="1"/>
  </w:num>
  <w:num w:numId="60" w16cid:durableId="918826566">
    <w:abstractNumId w:val="547"/>
  </w:num>
  <w:num w:numId="61" w16cid:durableId="1333530477">
    <w:abstractNumId w:val="582"/>
  </w:num>
  <w:num w:numId="62" w16cid:durableId="768737420">
    <w:abstractNumId w:val="146"/>
  </w:num>
  <w:num w:numId="63" w16cid:durableId="626085760">
    <w:abstractNumId w:val="179"/>
  </w:num>
  <w:num w:numId="64" w16cid:durableId="208036366">
    <w:abstractNumId w:val="507"/>
  </w:num>
  <w:num w:numId="65" w16cid:durableId="914168415">
    <w:abstractNumId w:val="530"/>
  </w:num>
  <w:num w:numId="66" w16cid:durableId="1074083255">
    <w:abstractNumId w:val="100"/>
  </w:num>
  <w:num w:numId="67" w16cid:durableId="580454689">
    <w:abstractNumId w:val="514"/>
  </w:num>
  <w:num w:numId="68" w16cid:durableId="989210939">
    <w:abstractNumId w:val="518"/>
  </w:num>
  <w:num w:numId="69" w16cid:durableId="1890535960">
    <w:abstractNumId w:val="372"/>
  </w:num>
  <w:num w:numId="70" w16cid:durableId="1442531080">
    <w:abstractNumId w:val="369"/>
  </w:num>
  <w:num w:numId="71" w16cid:durableId="52777593">
    <w:abstractNumId w:val="245"/>
  </w:num>
  <w:num w:numId="72" w16cid:durableId="1430270282">
    <w:abstractNumId w:val="575"/>
  </w:num>
  <w:num w:numId="73" w16cid:durableId="2085910804">
    <w:abstractNumId w:val="323"/>
  </w:num>
  <w:num w:numId="74" w16cid:durableId="809783750">
    <w:abstractNumId w:val="239"/>
  </w:num>
  <w:num w:numId="75" w16cid:durableId="437064225">
    <w:abstractNumId w:val="196"/>
  </w:num>
  <w:num w:numId="76" w16cid:durableId="1321230424">
    <w:abstractNumId w:val="58"/>
  </w:num>
  <w:num w:numId="77" w16cid:durableId="2001077714">
    <w:abstractNumId w:val="21"/>
  </w:num>
  <w:num w:numId="78" w16cid:durableId="1855070571">
    <w:abstractNumId w:val="231"/>
  </w:num>
  <w:num w:numId="79" w16cid:durableId="536939052">
    <w:abstractNumId w:val="122"/>
  </w:num>
  <w:num w:numId="80" w16cid:durableId="2056733825">
    <w:abstractNumId w:val="353"/>
  </w:num>
  <w:num w:numId="81" w16cid:durableId="1434521041">
    <w:abstractNumId w:val="511"/>
  </w:num>
  <w:num w:numId="82" w16cid:durableId="892156647">
    <w:abstractNumId w:val="429"/>
  </w:num>
  <w:num w:numId="83" w16cid:durableId="20011984">
    <w:abstractNumId w:val="123"/>
  </w:num>
  <w:num w:numId="84" w16cid:durableId="1066997838">
    <w:abstractNumId w:val="438"/>
  </w:num>
  <w:num w:numId="85" w16cid:durableId="877164513">
    <w:abstractNumId w:val="91"/>
  </w:num>
  <w:num w:numId="86" w16cid:durableId="10649481">
    <w:abstractNumId w:val="342"/>
  </w:num>
  <w:num w:numId="87" w16cid:durableId="2130854726">
    <w:abstractNumId w:val="580"/>
  </w:num>
  <w:num w:numId="88" w16cid:durableId="801508588">
    <w:abstractNumId w:val="175"/>
  </w:num>
  <w:num w:numId="89" w16cid:durableId="262959013">
    <w:abstractNumId w:val="345"/>
  </w:num>
  <w:num w:numId="90" w16cid:durableId="174929210">
    <w:abstractNumId w:val="167"/>
  </w:num>
  <w:num w:numId="91" w16cid:durableId="1442797224">
    <w:abstractNumId w:val="576"/>
  </w:num>
  <w:num w:numId="92" w16cid:durableId="592860443">
    <w:abstractNumId w:val="139"/>
  </w:num>
  <w:num w:numId="93" w16cid:durableId="13698693">
    <w:abstractNumId w:val="208"/>
  </w:num>
  <w:num w:numId="94" w16cid:durableId="2008244960">
    <w:abstractNumId w:val="391"/>
  </w:num>
  <w:num w:numId="95" w16cid:durableId="966546063">
    <w:abstractNumId w:val="176"/>
  </w:num>
  <w:num w:numId="96" w16cid:durableId="987855803">
    <w:abstractNumId w:val="256"/>
  </w:num>
  <w:num w:numId="97" w16cid:durableId="1152330031">
    <w:abstractNumId w:val="198"/>
  </w:num>
  <w:num w:numId="98" w16cid:durableId="2140683488">
    <w:abstractNumId w:val="44"/>
  </w:num>
  <w:num w:numId="99" w16cid:durableId="1477797721">
    <w:abstractNumId w:val="288"/>
  </w:num>
  <w:num w:numId="100" w16cid:durableId="130288472">
    <w:abstractNumId w:val="422"/>
  </w:num>
  <w:num w:numId="101" w16cid:durableId="1511800200">
    <w:abstractNumId w:val="199"/>
  </w:num>
  <w:num w:numId="102" w16cid:durableId="1711489021">
    <w:abstractNumId w:val="23"/>
  </w:num>
  <w:num w:numId="103" w16cid:durableId="2002199693">
    <w:abstractNumId w:val="160"/>
  </w:num>
  <w:num w:numId="104" w16cid:durableId="1605572425">
    <w:abstractNumId w:val="552"/>
  </w:num>
  <w:num w:numId="105" w16cid:durableId="1653480800">
    <w:abstractNumId w:val="128"/>
  </w:num>
  <w:num w:numId="106" w16cid:durableId="1629820517">
    <w:abstractNumId w:val="388"/>
  </w:num>
  <w:num w:numId="107" w16cid:durableId="1750884502">
    <w:abstractNumId w:val="376"/>
  </w:num>
  <w:num w:numId="108" w16cid:durableId="1282609455">
    <w:abstractNumId w:val="271"/>
  </w:num>
  <w:num w:numId="109" w16cid:durableId="691995260">
    <w:abstractNumId w:val="386"/>
  </w:num>
  <w:num w:numId="110" w16cid:durableId="64423095">
    <w:abstractNumId w:val="261"/>
  </w:num>
  <w:num w:numId="111" w16cid:durableId="194274086">
    <w:abstractNumId w:val="569"/>
  </w:num>
  <w:num w:numId="112" w16cid:durableId="291718288">
    <w:abstractNumId w:val="344"/>
  </w:num>
  <w:num w:numId="113" w16cid:durableId="58673783">
    <w:abstractNumId w:val="228"/>
  </w:num>
  <w:num w:numId="114" w16cid:durableId="304818799">
    <w:abstractNumId w:val="448"/>
  </w:num>
  <w:num w:numId="115" w16cid:durableId="1219701884">
    <w:abstractNumId w:val="281"/>
  </w:num>
  <w:num w:numId="116" w16cid:durableId="1119302971">
    <w:abstractNumId w:val="469"/>
  </w:num>
  <w:num w:numId="117" w16cid:durableId="1963723649">
    <w:abstractNumId w:val="64"/>
  </w:num>
  <w:num w:numId="118" w16cid:durableId="1806583205">
    <w:abstractNumId w:val="69"/>
  </w:num>
  <w:num w:numId="119" w16cid:durableId="817527169">
    <w:abstractNumId w:val="212"/>
  </w:num>
  <w:num w:numId="120" w16cid:durableId="300111851">
    <w:abstractNumId w:val="392"/>
  </w:num>
  <w:num w:numId="121" w16cid:durableId="390201936">
    <w:abstractNumId w:val="81"/>
  </w:num>
  <w:num w:numId="122" w16cid:durableId="1364936074">
    <w:abstractNumId w:val="193"/>
  </w:num>
  <w:num w:numId="123" w16cid:durableId="2112893584">
    <w:abstractNumId w:val="230"/>
  </w:num>
  <w:num w:numId="124" w16cid:durableId="16396896">
    <w:abstractNumId w:val="508"/>
  </w:num>
  <w:num w:numId="125" w16cid:durableId="1527523045">
    <w:abstractNumId w:val="105"/>
  </w:num>
  <w:num w:numId="126" w16cid:durableId="1865241723">
    <w:abstractNumId w:val="537"/>
  </w:num>
  <w:num w:numId="127" w16cid:durableId="214859595">
    <w:abstractNumId w:val="236"/>
  </w:num>
  <w:num w:numId="128" w16cid:durableId="2045983222">
    <w:abstractNumId w:val="141"/>
  </w:num>
  <w:num w:numId="129" w16cid:durableId="1441871965">
    <w:abstractNumId w:val="465"/>
  </w:num>
  <w:num w:numId="130" w16cid:durableId="1854877837">
    <w:abstractNumId w:val="144"/>
  </w:num>
  <w:num w:numId="131" w16cid:durableId="1621842958">
    <w:abstractNumId w:val="349"/>
  </w:num>
  <w:num w:numId="132" w16cid:durableId="1012534627">
    <w:abstractNumId w:val="451"/>
  </w:num>
  <w:num w:numId="133" w16cid:durableId="416290770">
    <w:abstractNumId w:val="272"/>
  </w:num>
  <w:num w:numId="134" w16cid:durableId="1146051072">
    <w:abstractNumId w:val="493"/>
  </w:num>
  <w:num w:numId="135" w16cid:durableId="1905992187">
    <w:abstractNumId w:val="371"/>
  </w:num>
  <w:num w:numId="136" w16cid:durableId="504714161">
    <w:abstractNumId w:val="287"/>
  </w:num>
  <w:num w:numId="137" w16cid:durableId="406342521">
    <w:abstractNumId w:val="545"/>
  </w:num>
  <w:num w:numId="138" w16cid:durableId="1808662959">
    <w:abstractNumId w:val="191"/>
  </w:num>
  <w:num w:numId="139" w16cid:durableId="1571109450">
    <w:abstractNumId w:val="95"/>
  </w:num>
  <w:num w:numId="140" w16cid:durableId="1570073612">
    <w:abstractNumId w:val="67"/>
  </w:num>
  <w:num w:numId="141" w16cid:durableId="876357004">
    <w:abstractNumId w:val="258"/>
  </w:num>
  <w:num w:numId="142" w16cid:durableId="1611086962">
    <w:abstractNumId w:val="279"/>
  </w:num>
  <w:num w:numId="143" w16cid:durableId="1558392996">
    <w:abstractNumId w:val="577"/>
  </w:num>
  <w:num w:numId="144" w16cid:durableId="720984702">
    <w:abstractNumId w:val="543"/>
  </w:num>
  <w:num w:numId="145" w16cid:durableId="396322742">
    <w:abstractNumId w:val="54"/>
  </w:num>
  <w:num w:numId="146" w16cid:durableId="1557205122">
    <w:abstractNumId w:val="519"/>
  </w:num>
  <w:num w:numId="147" w16cid:durableId="1930843635">
    <w:abstractNumId w:val="59"/>
  </w:num>
  <w:num w:numId="148" w16cid:durableId="790896992">
    <w:abstractNumId w:val="0"/>
  </w:num>
  <w:num w:numId="149" w16cid:durableId="13305648">
    <w:abstractNumId w:val="206"/>
  </w:num>
  <w:num w:numId="150" w16cid:durableId="1886944754">
    <w:abstractNumId w:val="308"/>
  </w:num>
  <w:num w:numId="151" w16cid:durableId="252251613">
    <w:abstractNumId w:val="201"/>
  </w:num>
  <w:num w:numId="152" w16cid:durableId="276569237">
    <w:abstractNumId w:val="101"/>
  </w:num>
  <w:num w:numId="153" w16cid:durableId="1367212885">
    <w:abstractNumId w:val="539"/>
  </w:num>
  <w:num w:numId="154" w16cid:durableId="143593846">
    <w:abstractNumId w:val="140"/>
  </w:num>
  <w:num w:numId="155" w16cid:durableId="426465700">
    <w:abstractNumId w:val="286"/>
  </w:num>
  <w:num w:numId="156" w16cid:durableId="1737050033">
    <w:abstractNumId w:val="73"/>
  </w:num>
  <w:num w:numId="157" w16cid:durableId="1508791722">
    <w:abstractNumId w:val="75"/>
  </w:num>
  <w:num w:numId="158" w16cid:durableId="866019674">
    <w:abstractNumId w:val="481"/>
  </w:num>
  <w:num w:numId="159" w16cid:durableId="383410339">
    <w:abstractNumId w:val="125"/>
  </w:num>
  <w:num w:numId="160" w16cid:durableId="1931114056">
    <w:abstractNumId w:val="497"/>
  </w:num>
  <w:num w:numId="161" w16cid:durableId="1715151690">
    <w:abstractNumId w:val="48"/>
  </w:num>
  <w:num w:numId="162" w16cid:durableId="1916473125">
    <w:abstractNumId w:val="317"/>
  </w:num>
  <w:num w:numId="163" w16cid:durableId="1496729331">
    <w:abstractNumId w:val="571"/>
  </w:num>
  <w:num w:numId="164" w16cid:durableId="578903010">
    <w:abstractNumId w:val="527"/>
  </w:num>
  <w:num w:numId="165" w16cid:durableId="466976429">
    <w:abstractNumId w:val="170"/>
  </w:num>
  <w:num w:numId="166" w16cid:durableId="1327392600">
    <w:abstractNumId w:val="352"/>
  </w:num>
  <w:num w:numId="167" w16cid:durableId="1589583822">
    <w:abstractNumId w:val="452"/>
  </w:num>
  <w:num w:numId="168" w16cid:durableId="601302772">
    <w:abstractNumId w:val="151"/>
  </w:num>
  <w:num w:numId="169" w16cid:durableId="2030569822">
    <w:abstractNumId w:val="360"/>
  </w:num>
  <w:num w:numId="170" w16cid:durableId="1087382344">
    <w:abstractNumId w:val="292"/>
  </w:num>
  <w:num w:numId="171" w16cid:durableId="1029525070">
    <w:abstractNumId w:val="182"/>
  </w:num>
  <w:num w:numId="172" w16cid:durableId="76292075">
    <w:abstractNumId w:val="395"/>
  </w:num>
  <w:num w:numId="173" w16cid:durableId="1369257174">
    <w:abstractNumId w:val="581"/>
  </w:num>
  <w:num w:numId="174" w16cid:durableId="135609909">
    <w:abstractNumId w:val="214"/>
  </w:num>
  <w:num w:numId="175" w16cid:durableId="522936549">
    <w:abstractNumId w:val="536"/>
  </w:num>
  <w:num w:numId="176" w16cid:durableId="660044395">
    <w:abstractNumId w:val="570"/>
  </w:num>
  <w:num w:numId="177" w16cid:durableId="987636669">
    <w:abstractNumId w:val="213"/>
  </w:num>
  <w:num w:numId="178" w16cid:durableId="1871726857">
    <w:abstractNumId w:val="17"/>
  </w:num>
  <w:num w:numId="179" w16cid:durableId="250704275">
    <w:abstractNumId w:val="158"/>
  </w:num>
  <w:num w:numId="180" w16cid:durableId="584916784">
    <w:abstractNumId w:val="45"/>
  </w:num>
  <w:num w:numId="181" w16cid:durableId="1413240325">
    <w:abstractNumId w:val="574"/>
  </w:num>
  <w:num w:numId="182" w16cid:durableId="1555460741">
    <w:abstractNumId w:val="548"/>
  </w:num>
  <w:num w:numId="183" w16cid:durableId="1205404104">
    <w:abstractNumId w:val="42"/>
  </w:num>
  <w:num w:numId="184" w16cid:durableId="470026607">
    <w:abstractNumId w:val="348"/>
  </w:num>
  <w:num w:numId="185" w16cid:durableId="733701316">
    <w:abstractNumId w:val="76"/>
  </w:num>
  <w:num w:numId="186" w16cid:durableId="1938320665">
    <w:abstractNumId w:val="220"/>
  </w:num>
  <w:num w:numId="187" w16cid:durableId="872809584">
    <w:abstractNumId w:val="549"/>
  </w:num>
  <w:num w:numId="188" w16cid:durableId="1878809727">
    <w:abstractNumId w:val="243"/>
  </w:num>
  <w:num w:numId="189" w16cid:durableId="1002127812">
    <w:abstractNumId w:val="291"/>
  </w:num>
  <w:num w:numId="190" w16cid:durableId="25759622">
    <w:abstractNumId w:val="97"/>
  </w:num>
  <w:num w:numId="191" w16cid:durableId="2134907500">
    <w:abstractNumId w:val="211"/>
  </w:num>
  <w:num w:numId="192" w16cid:durableId="1927760562">
    <w:abstractNumId w:val="102"/>
  </w:num>
  <w:num w:numId="193" w16cid:durableId="199392803">
    <w:abstractNumId w:val="205"/>
  </w:num>
  <w:num w:numId="194" w16cid:durableId="825166377">
    <w:abstractNumId w:val="400"/>
  </w:num>
  <w:num w:numId="195" w16cid:durableId="1267037934">
    <w:abstractNumId w:val="275"/>
  </w:num>
  <w:num w:numId="196" w16cid:durableId="730809099">
    <w:abstractNumId w:val="110"/>
  </w:num>
  <w:num w:numId="197" w16cid:durableId="135688156">
    <w:abstractNumId w:val="57"/>
  </w:num>
  <w:num w:numId="198" w16cid:durableId="1999729438">
    <w:abstractNumId w:val="132"/>
  </w:num>
  <w:num w:numId="199" w16cid:durableId="365642593">
    <w:abstractNumId w:val="491"/>
  </w:num>
  <w:num w:numId="200" w16cid:durableId="1499346711">
    <w:abstractNumId w:val="200"/>
  </w:num>
  <w:num w:numId="201" w16cid:durableId="622732101">
    <w:abstractNumId w:val="406"/>
  </w:num>
  <w:num w:numId="202" w16cid:durableId="2115587833">
    <w:abstractNumId w:val="559"/>
  </w:num>
  <w:num w:numId="203" w16cid:durableId="1833330406">
    <w:abstractNumId w:val="305"/>
  </w:num>
  <w:num w:numId="204" w16cid:durableId="1383748679">
    <w:abstractNumId w:val="572"/>
  </w:num>
  <w:num w:numId="205" w16cid:durableId="1102529093">
    <w:abstractNumId w:val="310"/>
  </w:num>
  <w:num w:numId="206" w16cid:durableId="2095474823">
    <w:abstractNumId w:val="133"/>
  </w:num>
  <w:num w:numId="207" w16cid:durableId="1405223698">
    <w:abstractNumId w:val="113"/>
  </w:num>
  <w:num w:numId="208" w16cid:durableId="1716658160">
    <w:abstractNumId w:val="529"/>
  </w:num>
  <w:num w:numId="209" w16cid:durableId="2052916425">
    <w:abstractNumId w:val="341"/>
  </w:num>
  <w:num w:numId="210" w16cid:durableId="985934457">
    <w:abstractNumId w:val="359"/>
  </w:num>
  <w:num w:numId="211" w16cid:durableId="1961064448">
    <w:abstractNumId w:val="38"/>
  </w:num>
  <w:num w:numId="212" w16cid:durableId="1259949212">
    <w:abstractNumId w:val="378"/>
  </w:num>
  <w:num w:numId="213" w16cid:durableId="436021077">
    <w:abstractNumId w:val="252"/>
  </w:num>
  <w:num w:numId="214" w16cid:durableId="1361588926">
    <w:abstractNumId w:val="109"/>
  </w:num>
  <w:num w:numId="215" w16cid:durableId="307059100">
    <w:abstractNumId w:val="276"/>
  </w:num>
  <w:num w:numId="216" w16cid:durableId="561914956">
    <w:abstractNumId w:val="257"/>
  </w:num>
  <w:num w:numId="217" w16cid:durableId="364797567">
    <w:abstractNumId w:val="479"/>
  </w:num>
  <w:num w:numId="218" w16cid:durableId="1894853237">
    <w:abstractNumId w:val="251"/>
  </w:num>
  <w:num w:numId="219" w16cid:durableId="1439567986">
    <w:abstractNumId w:val="65"/>
  </w:num>
  <w:num w:numId="220" w16cid:durableId="2031755208">
    <w:abstractNumId w:val="458"/>
  </w:num>
  <w:num w:numId="221" w16cid:durableId="1024137778">
    <w:abstractNumId w:val="155"/>
  </w:num>
  <w:num w:numId="222" w16cid:durableId="1143348418">
    <w:abstractNumId w:val="19"/>
  </w:num>
  <w:num w:numId="223" w16cid:durableId="1204292535">
    <w:abstractNumId w:val="180"/>
  </w:num>
  <w:num w:numId="224" w16cid:durableId="492138052">
    <w:abstractNumId w:val="120"/>
  </w:num>
  <w:num w:numId="225" w16cid:durableId="608968377">
    <w:abstractNumId w:val="461"/>
  </w:num>
  <w:num w:numId="226" w16cid:durableId="874080675">
    <w:abstractNumId w:val="46"/>
  </w:num>
  <w:num w:numId="227" w16cid:durableId="180827076">
    <w:abstractNumId w:val="221"/>
  </w:num>
  <w:num w:numId="228" w16cid:durableId="601569664">
    <w:abstractNumId w:val="482"/>
  </w:num>
  <w:num w:numId="229" w16cid:durableId="1474103872">
    <w:abstractNumId w:val="370"/>
  </w:num>
  <w:num w:numId="230" w16cid:durableId="1206723681">
    <w:abstractNumId w:val="561"/>
  </w:num>
  <w:num w:numId="231" w16cid:durableId="203955655">
    <w:abstractNumId w:val="227"/>
  </w:num>
  <w:num w:numId="232" w16cid:durableId="428082982">
    <w:abstractNumId w:val="302"/>
  </w:num>
  <w:num w:numId="233" w16cid:durableId="409159704">
    <w:abstractNumId w:val="490"/>
  </w:num>
  <w:num w:numId="234" w16cid:durableId="46145814">
    <w:abstractNumId w:val="447"/>
  </w:num>
  <w:num w:numId="235" w16cid:durableId="835998226">
    <w:abstractNumId w:val="334"/>
  </w:num>
  <w:num w:numId="236" w16cid:durableId="1952279060">
    <w:abstractNumId w:val="364"/>
  </w:num>
  <w:num w:numId="237" w16cid:durableId="1098528524">
    <w:abstractNumId w:val="525"/>
  </w:num>
  <w:num w:numId="238" w16cid:durableId="1961060198">
    <w:abstractNumId w:val="566"/>
  </w:num>
  <w:num w:numId="239" w16cid:durableId="1244871465">
    <w:abstractNumId w:val="34"/>
  </w:num>
  <w:num w:numId="240" w16cid:durableId="87895923">
    <w:abstractNumId w:val="433"/>
  </w:num>
  <w:num w:numId="241" w16cid:durableId="716662537">
    <w:abstractNumId w:val="382"/>
  </w:num>
  <w:num w:numId="242" w16cid:durableId="1430201411">
    <w:abstractNumId w:val="472"/>
  </w:num>
  <w:num w:numId="243" w16cid:durableId="1108813610">
    <w:abstractNumId w:val="188"/>
  </w:num>
  <w:num w:numId="244" w16cid:durableId="88474225">
    <w:abstractNumId w:val="432"/>
  </w:num>
  <w:num w:numId="245" w16cid:durableId="1254126482">
    <w:abstractNumId w:val="242"/>
  </w:num>
  <w:num w:numId="246" w16cid:durableId="1635284607">
    <w:abstractNumId w:val="526"/>
  </w:num>
  <w:num w:numId="247" w16cid:durableId="370880823">
    <w:abstractNumId w:val="473"/>
  </w:num>
  <w:num w:numId="248" w16cid:durableId="1818569568">
    <w:abstractNumId w:val="307"/>
  </w:num>
  <w:num w:numId="249" w16cid:durableId="313335262">
    <w:abstractNumId w:val="247"/>
  </w:num>
  <w:num w:numId="250" w16cid:durableId="324629614">
    <w:abstractNumId w:val="85"/>
  </w:num>
  <w:num w:numId="251" w16cid:durableId="1116369091">
    <w:abstractNumId w:val="282"/>
  </w:num>
  <w:num w:numId="252" w16cid:durableId="883950603">
    <w:abstractNumId w:val="30"/>
  </w:num>
  <w:num w:numId="253" w16cid:durableId="1488084898">
    <w:abstractNumId w:val="502"/>
  </w:num>
  <w:num w:numId="254" w16cid:durableId="284697922">
    <w:abstractNumId w:val="339"/>
  </w:num>
  <w:num w:numId="255" w16cid:durableId="85659392">
    <w:abstractNumId w:val="486"/>
  </w:num>
  <w:num w:numId="256" w16cid:durableId="1450856761">
    <w:abstractNumId w:val="329"/>
  </w:num>
  <w:num w:numId="257" w16cid:durableId="284848469">
    <w:abstractNumId w:val="365"/>
  </w:num>
  <w:num w:numId="258" w16cid:durableId="462847316">
    <w:abstractNumId w:val="375"/>
  </w:num>
  <w:num w:numId="259" w16cid:durableId="943808427">
    <w:abstractNumId w:val="443"/>
  </w:num>
  <w:num w:numId="260" w16cid:durableId="1574121538">
    <w:abstractNumId w:val="39"/>
  </w:num>
  <w:num w:numId="261" w16cid:durableId="767623488">
    <w:abstractNumId w:val="273"/>
  </w:num>
  <w:num w:numId="262" w16cid:durableId="106199604">
    <w:abstractNumId w:val="187"/>
  </w:num>
  <w:num w:numId="263" w16cid:durableId="1415592538">
    <w:abstractNumId w:val="99"/>
  </w:num>
  <w:num w:numId="264" w16cid:durableId="506135310">
    <w:abstractNumId w:val="117"/>
  </w:num>
  <w:num w:numId="265" w16cid:durableId="902103857">
    <w:abstractNumId w:val="373"/>
  </w:num>
  <w:num w:numId="266" w16cid:durableId="689139327">
    <w:abstractNumId w:val="130"/>
  </w:num>
  <w:num w:numId="267" w16cid:durableId="1826359089">
    <w:abstractNumId w:val="83"/>
  </w:num>
  <w:num w:numId="268" w16cid:durableId="1738474549">
    <w:abstractNumId w:val="562"/>
  </w:num>
  <w:num w:numId="269" w16cid:durableId="852105726">
    <w:abstractNumId w:val="4"/>
  </w:num>
  <w:num w:numId="270" w16cid:durableId="416443122">
    <w:abstractNumId w:val="362"/>
  </w:num>
  <w:num w:numId="271" w16cid:durableId="1357195384">
    <w:abstractNumId w:val="78"/>
  </w:num>
  <w:num w:numId="272" w16cid:durableId="473256200">
    <w:abstractNumId w:val="49"/>
  </w:num>
  <w:num w:numId="273" w16cid:durableId="1620799291">
    <w:abstractNumId w:val="494"/>
  </w:num>
  <w:num w:numId="274" w16cid:durableId="1256674020">
    <w:abstractNumId w:val="190"/>
  </w:num>
  <w:num w:numId="275" w16cid:durableId="478883017">
    <w:abstractNumId w:val="290"/>
  </w:num>
  <w:num w:numId="276" w16cid:durableId="1429422284">
    <w:abstractNumId w:val="311"/>
  </w:num>
  <w:num w:numId="277" w16cid:durableId="495807897">
    <w:abstractNumId w:val="218"/>
  </w:num>
  <w:num w:numId="278" w16cid:durableId="1865285711">
    <w:abstractNumId w:val="12"/>
  </w:num>
  <w:num w:numId="279" w16cid:durableId="711342638">
    <w:abstractNumId w:val="294"/>
  </w:num>
  <w:num w:numId="280" w16cid:durableId="240144145">
    <w:abstractNumId w:val="554"/>
  </w:num>
  <w:num w:numId="281" w16cid:durableId="921526198">
    <w:abstractNumId w:val="165"/>
  </w:num>
  <w:num w:numId="282" w16cid:durableId="447698108">
    <w:abstractNumId w:val="524"/>
  </w:num>
  <w:num w:numId="283" w16cid:durableId="983776979">
    <w:abstractNumId w:val="442"/>
  </w:num>
  <w:num w:numId="284" w16cid:durableId="964190800">
    <w:abstractNumId w:val="389"/>
  </w:num>
  <w:num w:numId="285" w16cid:durableId="1980110839">
    <w:abstractNumId w:val="410"/>
  </w:num>
  <w:num w:numId="286" w16cid:durableId="213393775">
    <w:abstractNumId w:val="22"/>
  </w:num>
  <w:num w:numId="287" w16cid:durableId="878710034">
    <w:abstractNumId w:val="324"/>
  </w:num>
  <w:num w:numId="288" w16cid:durableId="12389503">
    <w:abstractNumId w:val="285"/>
  </w:num>
  <w:num w:numId="289" w16cid:durableId="30226144">
    <w:abstractNumId w:val="484"/>
  </w:num>
  <w:num w:numId="290" w16cid:durableId="1143886922">
    <w:abstractNumId w:val="416"/>
  </w:num>
  <w:num w:numId="291" w16cid:durableId="1827550384">
    <w:abstractNumId w:val="28"/>
  </w:num>
  <w:num w:numId="292" w16cid:durableId="224490392">
    <w:abstractNumId w:val="441"/>
  </w:num>
  <w:num w:numId="293" w16cid:durableId="2072147061">
    <w:abstractNumId w:val="264"/>
  </w:num>
  <w:num w:numId="294" w16cid:durableId="1769302312">
    <w:abstractNumId w:val="253"/>
  </w:num>
  <w:num w:numId="295" w16cid:durableId="1855999478">
    <w:abstractNumId w:val="477"/>
  </w:num>
  <w:num w:numId="296" w16cid:durableId="722602758">
    <w:abstractNumId w:val="567"/>
  </w:num>
  <w:num w:numId="297" w16cid:durableId="1279871260">
    <w:abstractNumId w:val="35"/>
  </w:num>
  <w:num w:numId="298" w16cid:durableId="1688940782">
    <w:abstractNumId w:val="483"/>
  </w:num>
  <w:num w:numId="299" w16cid:durableId="340275962">
    <w:abstractNumId w:val="506"/>
  </w:num>
  <w:num w:numId="300" w16cid:durableId="1758087431">
    <w:abstractNumId w:val="219"/>
  </w:num>
  <w:num w:numId="301" w16cid:durableId="913971680">
    <w:abstractNumId w:val="487"/>
  </w:num>
  <w:num w:numId="302" w16cid:durableId="2088845288">
    <w:abstractNumId w:val="568"/>
  </w:num>
  <w:num w:numId="303" w16cid:durableId="1076127463">
    <w:abstractNumId w:val="240"/>
  </w:num>
  <w:num w:numId="304" w16cid:durableId="1552108184">
    <w:abstractNumId w:val="68"/>
  </w:num>
  <w:num w:numId="305" w16cid:durableId="1780023373">
    <w:abstractNumId w:val="263"/>
  </w:num>
  <w:num w:numId="306" w16cid:durableId="241373832">
    <w:abstractNumId w:val="119"/>
  </w:num>
  <w:num w:numId="307" w16cid:durableId="2125152054">
    <w:abstractNumId w:val="47"/>
  </w:num>
  <w:num w:numId="308" w16cid:durableId="616252665">
    <w:abstractNumId w:val="409"/>
  </w:num>
  <w:num w:numId="309" w16cid:durableId="1372075796">
    <w:abstractNumId w:val="304"/>
  </w:num>
  <w:num w:numId="310" w16cid:durableId="232129912">
    <w:abstractNumId w:val="579"/>
  </w:num>
  <w:num w:numId="311" w16cid:durableId="1092630413">
    <w:abstractNumId w:val="402"/>
  </w:num>
  <w:num w:numId="312" w16cid:durableId="781076310">
    <w:abstractNumId w:val="138"/>
  </w:num>
  <w:num w:numId="313" w16cid:durableId="1586377421">
    <w:abstractNumId w:val="343"/>
  </w:num>
  <w:num w:numId="314" w16cid:durableId="1998534274">
    <w:abstractNumId w:val="446"/>
  </w:num>
  <w:num w:numId="315" w16cid:durableId="71972150">
    <w:abstractNumId w:val="82"/>
  </w:num>
  <w:num w:numId="316" w16cid:durableId="1626500177">
    <w:abstractNumId w:val="293"/>
  </w:num>
  <w:num w:numId="317" w16cid:durableId="1779834311">
    <w:abstractNumId w:val="563"/>
  </w:num>
  <w:num w:numId="318" w16cid:durableId="614363448">
    <w:abstractNumId w:val="260"/>
  </w:num>
  <w:num w:numId="319" w16cid:durableId="774981849">
    <w:abstractNumId w:val="475"/>
  </w:num>
  <w:num w:numId="320" w16cid:durableId="219639780">
    <w:abstractNumId w:val="546"/>
  </w:num>
  <w:num w:numId="321" w16cid:durableId="451679083">
    <w:abstractNumId w:val="403"/>
  </w:num>
  <w:num w:numId="322" w16cid:durableId="975643680">
    <w:abstractNumId w:val="556"/>
  </w:num>
  <w:num w:numId="323" w16cid:durableId="488714585">
    <w:abstractNumId w:val="424"/>
  </w:num>
  <w:num w:numId="324" w16cid:durableId="171141561">
    <w:abstractNumId w:val="185"/>
  </w:num>
  <w:num w:numId="325" w16cid:durableId="6947940">
    <w:abstractNumId w:val="143"/>
  </w:num>
  <w:num w:numId="326" w16cid:durableId="1634946315">
    <w:abstractNumId w:val="470"/>
  </w:num>
  <w:num w:numId="327" w16cid:durableId="168106433">
    <w:abstractNumId w:val="457"/>
  </w:num>
  <w:num w:numId="328" w16cid:durableId="1231230716">
    <w:abstractNumId w:val="56"/>
  </w:num>
  <w:num w:numId="329" w16cid:durableId="534346594">
    <w:abstractNumId w:val="278"/>
  </w:num>
  <w:num w:numId="330" w16cid:durableId="1355302045">
    <w:abstractNumId w:val="476"/>
  </w:num>
  <w:num w:numId="331" w16cid:durableId="16121988">
    <w:abstractNumId w:val="40"/>
  </w:num>
  <w:num w:numId="332" w16cid:durableId="1833524780">
    <w:abstractNumId w:val="126"/>
  </w:num>
  <w:num w:numId="333" w16cid:durableId="296765281">
    <w:abstractNumId w:val="41"/>
  </w:num>
  <w:num w:numId="334" w16cid:durableId="99646217">
    <w:abstractNumId w:val="551"/>
  </w:num>
  <w:num w:numId="335" w16cid:durableId="1539392417">
    <w:abstractNumId w:val="204"/>
  </w:num>
  <w:num w:numId="336" w16cid:durableId="1764296333">
    <w:abstractNumId w:val="270"/>
  </w:num>
  <w:num w:numId="337" w16cid:durableId="224144804">
    <w:abstractNumId w:val="163"/>
  </w:num>
  <w:num w:numId="338" w16cid:durableId="929502846">
    <w:abstractNumId w:val="79"/>
  </w:num>
  <w:num w:numId="339" w16cid:durableId="507911028">
    <w:abstractNumId w:val="234"/>
  </w:num>
  <w:num w:numId="340" w16cid:durableId="153108839">
    <w:abstractNumId w:val="415"/>
  </w:num>
  <w:num w:numId="341" w16cid:durableId="417293565">
    <w:abstractNumId w:val="149"/>
  </w:num>
  <w:num w:numId="342" w16cid:durableId="1729956997">
    <w:abstractNumId w:val="142"/>
  </w:num>
  <w:num w:numId="343" w16cid:durableId="502234934">
    <w:abstractNumId w:val="455"/>
  </w:num>
  <w:num w:numId="344" w16cid:durableId="1320772541">
    <w:abstractNumId w:val="417"/>
  </w:num>
  <w:num w:numId="345" w16cid:durableId="1572934113">
    <w:abstractNumId w:val="53"/>
  </w:num>
  <w:num w:numId="346" w16cid:durableId="1484664902">
    <w:abstractNumId w:val="108"/>
  </w:num>
  <w:num w:numId="347" w16cid:durableId="2126272713">
    <w:abstractNumId w:val="367"/>
  </w:num>
  <w:num w:numId="348" w16cid:durableId="1939369779">
    <w:abstractNumId w:val="124"/>
  </w:num>
  <w:num w:numId="349" w16cid:durableId="400640016">
    <w:abstractNumId w:val="136"/>
  </w:num>
  <w:num w:numId="350" w16cid:durableId="321473144">
    <w:abstractNumId w:val="532"/>
  </w:num>
  <w:num w:numId="351" w16cid:durableId="2023580253">
    <w:abstractNumId w:val="5"/>
  </w:num>
  <w:num w:numId="352" w16cid:durableId="1427383446">
    <w:abstractNumId w:val="115"/>
  </w:num>
  <w:num w:numId="353" w16cid:durableId="1667510707">
    <w:abstractNumId w:val="18"/>
  </w:num>
  <w:num w:numId="354" w16cid:durableId="122312955">
    <w:abstractNumId w:val="314"/>
  </w:num>
  <w:num w:numId="355" w16cid:durableId="806508439">
    <w:abstractNumId w:val="523"/>
  </w:num>
  <w:num w:numId="356" w16cid:durableId="305206139">
    <w:abstractNumId w:val="517"/>
  </w:num>
  <w:num w:numId="357" w16cid:durableId="654727804">
    <w:abstractNumId w:val="246"/>
  </w:num>
  <w:num w:numId="358" w16cid:durableId="538859607">
    <w:abstractNumId w:val="74"/>
  </w:num>
  <w:num w:numId="359" w16cid:durableId="890119778">
    <w:abstractNumId w:val="90"/>
  </w:num>
  <w:num w:numId="360" w16cid:durableId="840775690">
    <w:abstractNumId w:val="249"/>
  </w:num>
  <w:num w:numId="361" w16cid:durableId="1960645201">
    <w:abstractNumId w:val="423"/>
  </w:num>
  <w:num w:numId="362" w16cid:durableId="1229925946">
    <w:abstractNumId w:val="320"/>
  </w:num>
  <w:num w:numId="363" w16cid:durableId="268125263">
    <w:abstractNumId w:val="222"/>
  </w:num>
  <w:num w:numId="364" w16cid:durableId="319165218">
    <w:abstractNumId w:val="202"/>
  </w:num>
  <w:num w:numId="365" w16cid:durableId="1119955467">
    <w:abstractNumId w:val="15"/>
  </w:num>
  <w:num w:numId="366" w16cid:durableId="850410039">
    <w:abstractNumId w:val="297"/>
  </w:num>
  <w:num w:numId="367" w16cid:durableId="400448942">
    <w:abstractNumId w:val="116"/>
  </w:num>
  <w:num w:numId="368" w16cid:durableId="860358900">
    <w:abstractNumId w:val="397"/>
  </w:num>
  <w:num w:numId="369" w16cid:durableId="749619089">
    <w:abstractNumId w:val="62"/>
  </w:num>
  <w:num w:numId="370" w16cid:durableId="1258441220">
    <w:abstractNumId w:val="147"/>
  </w:num>
  <w:num w:numId="371" w16cid:durableId="766344535">
    <w:abstractNumId w:val="259"/>
  </w:num>
  <w:num w:numId="372" w16cid:durableId="1522820892">
    <w:abstractNumId w:val="516"/>
  </w:num>
  <w:num w:numId="373" w16cid:durableId="534080041">
    <w:abstractNumId w:val="398"/>
  </w:num>
  <w:num w:numId="374" w16cid:durableId="280847397">
    <w:abstractNumId w:val="419"/>
  </w:num>
  <w:num w:numId="375" w16cid:durableId="1774470749">
    <w:abstractNumId w:val="544"/>
  </w:num>
  <w:num w:numId="376" w16cid:durableId="1646549215">
    <w:abstractNumId w:val="171"/>
  </w:num>
  <w:num w:numId="377" w16cid:durableId="361562404">
    <w:abstractNumId w:val="335"/>
  </w:num>
  <w:num w:numId="378" w16cid:durableId="1680548010">
    <w:abstractNumId w:val="192"/>
  </w:num>
  <w:num w:numId="379" w16cid:durableId="912930469">
    <w:abstractNumId w:val="150"/>
  </w:num>
  <w:num w:numId="380" w16cid:durableId="98451390">
    <w:abstractNumId w:val="436"/>
  </w:num>
  <w:num w:numId="381" w16cid:durableId="1173959129">
    <w:abstractNumId w:val="89"/>
  </w:num>
  <w:num w:numId="382" w16cid:durableId="450824486">
    <w:abstractNumId w:val="215"/>
  </w:num>
  <w:num w:numId="383" w16cid:durableId="78210351">
    <w:abstractNumId w:val="322"/>
  </w:num>
  <w:num w:numId="384" w16cid:durableId="754329103">
    <w:abstractNumId w:val="468"/>
  </w:num>
  <w:num w:numId="385" w16cid:durableId="958874783">
    <w:abstractNumId w:val="93"/>
  </w:num>
  <w:num w:numId="386" w16cid:durableId="1158764781">
    <w:abstractNumId w:val="118"/>
  </w:num>
  <w:num w:numId="387" w16cid:durableId="879241293">
    <w:abstractNumId w:val="33"/>
  </w:num>
  <w:num w:numId="388" w16cid:durableId="1296830714">
    <w:abstractNumId w:val="327"/>
  </w:num>
  <w:num w:numId="389" w16cid:durableId="1398473557">
    <w:abstractNumId w:val="225"/>
  </w:num>
  <w:num w:numId="390" w16cid:durableId="2140566860">
    <w:abstractNumId w:val="296"/>
  </w:num>
  <w:num w:numId="391" w16cid:durableId="599290569">
    <w:abstractNumId w:val="383"/>
  </w:num>
  <w:num w:numId="392" w16cid:durableId="928121959">
    <w:abstractNumId w:val="421"/>
  </w:num>
  <w:num w:numId="393" w16cid:durableId="527908140">
    <w:abstractNumId w:val="43"/>
  </w:num>
  <w:num w:numId="394" w16cid:durableId="131795441">
    <w:abstractNumId w:val="318"/>
  </w:num>
  <w:num w:numId="395" w16cid:durableId="401028464">
    <w:abstractNumId w:val="111"/>
  </w:num>
  <w:num w:numId="396" w16cid:durableId="152185115">
    <w:abstractNumId w:val="241"/>
  </w:num>
  <w:num w:numId="397" w16cid:durableId="1438528568">
    <w:abstractNumId w:val="331"/>
  </w:num>
  <w:num w:numId="398" w16cid:durableId="1120493877">
    <w:abstractNumId w:val="135"/>
  </w:num>
  <w:num w:numId="399" w16cid:durableId="1302151790">
    <w:abstractNumId w:val="478"/>
  </w:num>
  <w:num w:numId="400" w16cid:durableId="1369376847">
    <w:abstractNumId w:val="495"/>
  </w:num>
  <w:num w:numId="401" w16cid:durableId="934902819">
    <w:abstractNumId w:val="183"/>
  </w:num>
  <w:num w:numId="402" w16cid:durableId="1026440479">
    <w:abstractNumId w:val="347"/>
  </w:num>
  <w:num w:numId="403" w16cid:durableId="324551191">
    <w:abstractNumId w:val="573"/>
  </w:num>
  <w:num w:numId="404" w16cid:durableId="1082532402">
    <w:abstractNumId w:val="181"/>
  </w:num>
  <w:num w:numId="405" w16cid:durableId="2089230950">
    <w:abstractNumId w:val="7"/>
  </w:num>
  <w:num w:numId="406" w16cid:durableId="174000685">
    <w:abstractNumId w:val="533"/>
  </w:num>
  <w:num w:numId="407" w16cid:durableId="172847044">
    <w:abstractNumId w:val="467"/>
  </w:num>
  <w:num w:numId="408" w16cid:durableId="662978569">
    <w:abstractNumId w:val="583"/>
  </w:num>
  <w:num w:numId="409" w16cid:durableId="655456335">
    <w:abstractNumId w:val="266"/>
  </w:num>
  <w:num w:numId="410" w16cid:durableId="1248418165">
    <w:abstractNumId w:val="384"/>
  </w:num>
  <w:num w:numId="411" w16cid:durableId="507908968">
    <w:abstractNumId w:val="325"/>
  </w:num>
  <w:num w:numId="412" w16cid:durableId="535386784">
    <w:abstractNumId w:val="480"/>
  </w:num>
  <w:num w:numId="413" w16cid:durableId="1804040579">
    <w:abstractNumId w:val="174"/>
  </w:num>
  <w:num w:numId="414" w16cid:durableId="1908883242">
    <w:abstractNumId w:val="488"/>
  </w:num>
  <w:num w:numId="415" w16cid:durableId="2130657881">
    <w:abstractNumId w:val="321"/>
  </w:num>
  <w:num w:numId="416" w16cid:durableId="49157611">
    <w:abstractNumId w:val="194"/>
  </w:num>
  <w:num w:numId="417" w16cid:durableId="306983049">
    <w:abstractNumId w:val="277"/>
  </w:num>
  <w:num w:numId="418" w16cid:durableId="889608646">
    <w:abstractNumId w:val="129"/>
  </w:num>
  <w:num w:numId="419" w16cid:durableId="1025207934">
    <w:abstractNumId w:val="224"/>
  </w:num>
  <w:num w:numId="420" w16cid:durableId="853223653">
    <w:abstractNumId w:val="431"/>
  </w:num>
  <w:num w:numId="421" w16cid:durableId="382222020">
    <w:abstractNumId w:val="189"/>
  </w:num>
  <w:num w:numId="422" w16cid:durableId="1800344995">
    <w:abstractNumId w:val="418"/>
  </w:num>
  <w:num w:numId="423" w16cid:durableId="1183668721">
    <w:abstractNumId w:val="471"/>
  </w:num>
  <w:num w:numId="424" w16cid:durableId="1310132829">
    <w:abstractNumId w:val="336"/>
  </w:num>
  <w:num w:numId="425" w16cid:durableId="850922628">
    <w:abstractNumId w:val="168"/>
  </w:num>
  <w:num w:numId="426" w16cid:durableId="1312100152">
    <w:abstractNumId w:val="396"/>
  </w:num>
  <w:num w:numId="427" w16cid:durableId="2091850583">
    <w:abstractNumId w:val="106"/>
  </w:num>
  <w:num w:numId="428" w16cid:durableId="243073871">
    <w:abstractNumId w:val="16"/>
  </w:num>
  <w:num w:numId="429" w16cid:durableId="290332412">
    <w:abstractNumId w:val="531"/>
  </w:num>
  <w:num w:numId="430" w16cid:durableId="1606495005">
    <w:abstractNumId w:val="521"/>
  </w:num>
  <w:num w:numId="431" w16cid:durableId="2104688671">
    <w:abstractNumId w:val="510"/>
  </w:num>
  <w:num w:numId="432" w16cid:durableId="1551725289">
    <w:abstractNumId w:val="178"/>
  </w:num>
  <w:num w:numId="433" w16cid:durableId="987589614">
    <w:abstractNumId w:val="24"/>
  </w:num>
  <w:num w:numId="434" w16cid:durableId="1542790888">
    <w:abstractNumId w:val="72"/>
  </w:num>
  <w:num w:numId="435" w16cid:durableId="1995336007">
    <w:abstractNumId w:val="32"/>
  </w:num>
  <w:num w:numId="436" w16cid:durableId="465315039">
    <w:abstractNumId w:val="564"/>
  </w:num>
  <w:num w:numId="437" w16cid:durableId="351148234">
    <w:abstractNumId w:val="440"/>
  </w:num>
  <w:num w:numId="438" w16cid:durableId="833566593">
    <w:abstractNumId w:val="14"/>
  </w:num>
  <w:num w:numId="439" w16cid:durableId="1523088991">
    <w:abstractNumId w:val="463"/>
  </w:num>
  <w:num w:numId="440" w16cid:durableId="1342585327">
    <w:abstractNumId w:val="27"/>
  </w:num>
  <w:num w:numId="441" w16cid:durableId="1379671757">
    <w:abstractNumId w:val="385"/>
  </w:num>
  <w:num w:numId="442" w16cid:durableId="700865037">
    <w:abstractNumId w:val="512"/>
  </w:num>
  <w:num w:numId="443" w16cid:durableId="540364942">
    <w:abstractNumId w:val="309"/>
  </w:num>
  <w:num w:numId="444" w16cid:durableId="1588340111">
    <w:abstractNumId w:val="284"/>
  </w:num>
  <w:num w:numId="445" w16cid:durableId="1760442699">
    <w:abstractNumId w:val="368"/>
  </w:num>
  <w:num w:numId="446" w16cid:durableId="1171066119">
    <w:abstractNumId w:val="449"/>
  </w:num>
  <w:num w:numId="447" w16cid:durableId="461921224">
    <w:abstractNumId w:val="407"/>
  </w:num>
  <w:num w:numId="448" w16cid:durableId="1316881672">
    <w:abstractNumId w:val="464"/>
  </w:num>
  <w:num w:numId="449" w16cid:durableId="418256447">
    <w:abstractNumId w:val="540"/>
  </w:num>
  <w:num w:numId="450" w16cid:durableId="1375040955">
    <w:abstractNumId w:val="553"/>
  </w:num>
  <w:num w:numId="451" w16cid:durableId="1463115117">
    <w:abstractNumId w:val="238"/>
  </w:num>
  <w:num w:numId="452" w16cid:durableId="734165971">
    <w:abstractNumId w:val="233"/>
  </w:num>
  <w:num w:numId="453" w16cid:durableId="637608778">
    <w:abstractNumId w:val="504"/>
  </w:num>
  <w:num w:numId="454" w16cid:durableId="1768771661">
    <w:abstractNumId w:val="361"/>
  </w:num>
  <w:num w:numId="455" w16cid:durableId="860557924">
    <w:abstractNumId w:val="298"/>
  </w:num>
  <w:num w:numId="456" w16cid:durableId="495153607">
    <w:abstractNumId w:val="145"/>
  </w:num>
  <w:num w:numId="457" w16cid:durableId="1685127228">
    <w:abstractNumId w:val="542"/>
  </w:num>
  <w:num w:numId="458" w16cid:durableId="1385450318">
    <w:abstractNumId w:val="8"/>
  </w:num>
  <w:num w:numId="459" w16cid:durableId="533926170">
    <w:abstractNumId w:val="326"/>
  </w:num>
  <w:num w:numId="460" w16cid:durableId="299262690">
    <w:abstractNumId w:val="338"/>
  </w:num>
  <w:num w:numId="461" w16cid:durableId="1954751352">
    <w:abstractNumId w:val="413"/>
  </w:num>
  <w:num w:numId="462" w16cid:durableId="134758220">
    <w:abstractNumId w:val="92"/>
  </w:num>
  <w:num w:numId="463" w16cid:durableId="23025210">
    <w:abstractNumId w:val="377"/>
  </w:num>
  <w:num w:numId="464" w16cid:durableId="1804613655">
    <w:abstractNumId w:val="162"/>
  </w:num>
  <w:num w:numId="465" w16cid:durableId="1242763109">
    <w:abstractNumId w:val="430"/>
  </w:num>
  <w:num w:numId="466" w16cid:durableId="1118717967">
    <w:abstractNumId w:val="333"/>
  </w:num>
  <w:num w:numId="467" w16cid:durableId="450636746">
    <w:abstractNumId w:val="131"/>
  </w:num>
  <w:num w:numId="468" w16cid:durableId="305667111">
    <w:abstractNumId w:val="412"/>
  </w:num>
  <w:num w:numId="469" w16cid:durableId="669023383">
    <w:abstractNumId w:val="408"/>
  </w:num>
  <w:num w:numId="470" w16cid:durableId="512769675">
    <w:abstractNumId w:val="578"/>
  </w:num>
  <w:num w:numId="471" w16cid:durableId="1458834946">
    <w:abstractNumId w:val="312"/>
  </w:num>
  <w:num w:numId="472" w16cid:durableId="2061785172">
    <w:abstractNumId w:val="498"/>
  </w:num>
  <w:num w:numId="473" w16cid:durableId="1904635863">
    <w:abstractNumId w:val="522"/>
  </w:num>
  <w:num w:numId="474" w16cid:durableId="1693799643">
    <w:abstractNumId w:val="366"/>
  </w:num>
  <w:num w:numId="475" w16cid:durableId="813717198">
    <w:abstractNumId w:val="380"/>
  </w:num>
  <w:num w:numId="476" w16cid:durableId="1965381293">
    <w:abstractNumId w:val="80"/>
  </w:num>
  <w:num w:numId="477" w16cid:durableId="1586839411">
    <w:abstractNumId w:val="25"/>
  </w:num>
  <w:num w:numId="478" w16cid:durableId="686902943">
    <w:abstractNumId w:val="235"/>
  </w:num>
  <w:num w:numId="479" w16cid:durableId="1220020308">
    <w:abstractNumId w:val="177"/>
  </w:num>
  <w:num w:numId="480" w16cid:durableId="311909900">
    <w:abstractNumId w:val="381"/>
  </w:num>
  <w:num w:numId="481" w16cid:durableId="423571135">
    <w:abstractNumId w:val="153"/>
  </w:num>
  <w:num w:numId="482" w16cid:durableId="895706929">
    <w:abstractNumId w:val="244"/>
  </w:num>
  <w:num w:numId="483" w16cid:durableId="921567629">
    <w:abstractNumId w:val="61"/>
  </w:num>
  <w:num w:numId="484" w16cid:durableId="1108895580">
    <w:abstractNumId w:val="94"/>
  </w:num>
  <w:num w:numId="485" w16cid:durableId="1799906912">
    <w:abstractNumId w:val="399"/>
  </w:num>
  <w:num w:numId="486" w16cid:durableId="1535967391">
    <w:abstractNumId w:val="316"/>
  </w:num>
  <w:num w:numId="487" w16cid:durableId="686251019">
    <w:abstractNumId w:val="295"/>
  </w:num>
  <w:num w:numId="488" w16cid:durableId="421292795">
    <w:abstractNumId w:val="269"/>
  </w:num>
  <w:num w:numId="489" w16cid:durableId="84496418">
    <w:abstractNumId w:val="289"/>
  </w:num>
  <w:num w:numId="490" w16cid:durableId="908734704">
    <w:abstractNumId w:val="435"/>
  </w:num>
  <w:num w:numId="491" w16cid:durableId="82729">
    <w:abstractNumId w:val="87"/>
  </w:num>
  <w:num w:numId="492" w16cid:durableId="274559893">
    <w:abstractNumId w:val="350"/>
  </w:num>
  <w:num w:numId="493" w16cid:durableId="972759673">
    <w:abstractNumId w:val="315"/>
  </w:num>
  <w:num w:numId="494" w16cid:durableId="1635135073">
    <w:abstractNumId w:val="489"/>
  </w:num>
  <w:num w:numId="495" w16cid:durableId="1368335639">
    <w:abstractNumId w:val="164"/>
  </w:num>
  <w:num w:numId="496" w16cid:durableId="2004504311">
    <w:abstractNumId w:val="393"/>
  </w:num>
  <w:num w:numId="497" w16cid:durableId="352926812">
    <w:abstractNumId w:val="299"/>
  </w:num>
  <w:num w:numId="498" w16cid:durableId="1761490236">
    <w:abstractNumId w:val="209"/>
  </w:num>
  <w:num w:numId="499" w16cid:durableId="1087773998">
    <w:abstractNumId w:val="374"/>
  </w:num>
  <w:num w:numId="500" w16cid:durableId="60908915">
    <w:abstractNumId w:val="387"/>
  </w:num>
  <w:num w:numId="501" w16cid:durableId="1826387799">
    <w:abstractNumId w:val="37"/>
  </w:num>
  <w:num w:numId="502" w16cid:durableId="2117285624">
    <w:abstractNumId w:val="538"/>
  </w:num>
  <w:num w:numId="503" w16cid:durableId="1480881126">
    <w:abstractNumId w:val="184"/>
  </w:num>
  <w:num w:numId="504" w16cid:durableId="1627811478">
    <w:abstractNumId w:val="351"/>
  </w:num>
  <w:num w:numId="505" w16cid:durableId="58408777">
    <w:abstractNumId w:val="63"/>
  </w:num>
  <w:num w:numId="506" w16cid:durableId="1636252093">
    <w:abstractNumId w:val="535"/>
  </w:num>
  <w:num w:numId="507" w16cid:durableId="1854146328">
    <w:abstractNumId w:val="267"/>
  </w:num>
  <w:num w:numId="508" w16cid:durableId="18507988">
    <w:abstractNumId w:val="425"/>
  </w:num>
  <w:num w:numId="509" w16cid:durableId="1124275047">
    <w:abstractNumId w:val="454"/>
  </w:num>
  <w:num w:numId="510" w16cid:durableId="390151270">
    <w:abstractNumId w:val="337"/>
  </w:num>
  <w:num w:numId="511" w16cid:durableId="859855394">
    <w:abstractNumId w:val="268"/>
  </w:num>
  <w:num w:numId="512" w16cid:durableId="539166517">
    <w:abstractNumId w:val="237"/>
  </w:num>
  <w:num w:numId="513" w16cid:durableId="1879733301">
    <w:abstractNumId w:val="2"/>
  </w:num>
  <w:num w:numId="514" w16cid:durableId="1530801049">
    <w:abstractNumId w:val="500"/>
  </w:num>
  <w:num w:numId="515" w16cid:durableId="540213378">
    <w:abstractNumId w:val="31"/>
  </w:num>
  <w:num w:numId="516" w16cid:durableId="593129560">
    <w:abstractNumId w:val="29"/>
  </w:num>
  <w:num w:numId="517" w16cid:durableId="953828950">
    <w:abstractNumId w:val="499"/>
  </w:num>
  <w:num w:numId="518" w16cid:durableId="183859542">
    <w:abstractNumId w:val="96"/>
  </w:num>
  <w:num w:numId="519" w16cid:durableId="259484353">
    <w:abstractNumId w:val="197"/>
  </w:num>
  <w:num w:numId="520" w16cid:durableId="422720967">
    <w:abstractNumId w:val="262"/>
  </w:num>
  <w:num w:numId="521" w16cid:durableId="269046783">
    <w:abstractNumId w:val="313"/>
  </w:num>
  <w:num w:numId="522" w16cid:durableId="750079397">
    <w:abstractNumId w:val="420"/>
  </w:num>
  <w:num w:numId="523" w16cid:durableId="1231386609">
    <w:abstractNumId w:val="390"/>
  </w:num>
  <w:num w:numId="524" w16cid:durableId="1096368734">
    <w:abstractNumId w:val="9"/>
  </w:num>
  <w:num w:numId="525" w16cid:durableId="847793628">
    <w:abstractNumId w:val="186"/>
  </w:num>
  <w:num w:numId="526" w16cid:durableId="1880819347">
    <w:abstractNumId w:val="437"/>
  </w:num>
  <w:num w:numId="527" w16cid:durableId="235166815">
    <w:abstractNumId w:val="195"/>
  </w:num>
  <w:num w:numId="528" w16cid:durableId="1870561134">
    <w:abstractNumId w:val="55"/>
  </w:num>
  <w:num w:numId="529" w16cid:durableId="2127120918">
    <w:abstractNumId w:val="283"/>
  </w:num>
  <w:num w:numId="530" w16cid:durableId="1760171445">
    <w:abstractNumId w:val="560"/>
  </w:num>
  <w:num w:numId="531" w16cid:durableId="1209761541">
    <w:abstractNumId w:val="265"/>
  </w:num>
  <w:num w:numId="532" w16cid:durableId="2092237387">
    <w:abstractNumId w:val="450"/>
  </w:num>
  <w:num w:numId="533" w16cid:durableId="669213347">
    <w:abstractNumId w:val="460"/>
  </w:num>
  <w:num w:numId="534" w16cid:durableId="1187208034">
    <w:abstractNumId w:val="509"/>
  </w:num>
  <w:num w:numId="535" w16cid:durableId="2061786072">
    <w:abstractNumId w:val="439"/>
  </w:num>
  <w:num w:numId="536" w16cid:durableId="906038879">
    <w:abstractNumId w:val="274"/>
  </w:num>
  <w:num w:numId="537" w16cid:durableId="28651183">
    <w:abstractNumId w:val="114"/>
  </w:num>
  <w:num w:numId="538" w16cid:durableId="1884557693">
    <w:abstractNumId w:val="172"/>
  </w:num>
  <w:num w:numId="539" w16cid:durableId="1109357196">
    <w:abstractNumId w:val="217"/>
  </w:num>
  <w:num w:numId="540" w16cid:durableId="1497113957">
    <w:abstractNumId w:val="357"/>
  </w:num>
  <w:num w:numId="541" w16cid:durableId="1745100110">
    <w:abstractNumId w:val="584"/>
  </w:num>
  <w:num w:numId="542" w16cid:durableId="239680818">
    <w:abstractNumId w:val="414"/>
  </w:num>
  <w:num w:numId="543" w16cid:durableId="1362704757">
    <w:abstractNumId w:val="528"/>
  </w:num>
  <w:num w:numId="544" w16cid:durableId="1411345694">
    <w:abstractNumId w:val="330"/>
  </w:num>
  <w:num w:numId="545" w16cid:durableId="1944989863">
    <w:abstractNumId w:val="232"/>
  </w:num>
  <w:num w:numId="546" w16cid:durableId="1373112676">
    <w:abstractNumId w:val="20"/>
  </w:num>
  <w:num w:numId="547" w16cid:durableId="2072342952">
    <w:abstractNumId w:val="50"/>
  </w:num>
  <w:num w:numId="548" w16cid:durableId="1430157737">
    <w:abstractNumId w:val="86"/>
  </w:num>
  <w:num w:numId="549" w16cid:durableId="449518398">
    <w:abstractNumId w:val="358"/>
  </w:num>
  <w:num w:numId="550" w16cid:durableId="1120759185">
    <w:abstractNumId w:val="66"/>
  </w:num>
  <w:num w:numId="551" w16cid:durableId="719868876">
    <w:abstractNumId w:val="411"/>
  </w:num>
  <w:num w:numId="552" w16cid:durableId="1330980508">
    <w:abstractNumId w:val="161"/>
  </w:num>
  <w:num w:numId="553" w16cid:durableId="1813139004">
    <w:abstractNumId w:val="13"/>
  </w:num>
  <w:num w:numId="554" w16cid:durableId="1939674390">
    <w:abstractNumId w:val="148"/>
  </w:num>
  <w:num w:numId="555" w16cid:durableId="290018267">
    <w:abstractNumId w:val="319"/>
  </w:num>
  <w:num w:numId="556" w16cid:durableId="1535655795">
    <w:abstractNumId w:val="363"/>
  </w:num>
  <w:num w:numId="557" w16cid:durableId="1914311693">
    <w:abstractNumId w:val="300"/>
  </w:num>
  <w:num w:numId="558" w16cid:durableId="1809318111">
    <w:abstractNumId w:val="306"/>
  </w:num>
  <w:num w:numId="559" w16cid:durableId="941719068">
    <w:abstractNumId w:val="332"/>
  </w:num>
  <w:num w:numId="560" w16cid:durableId="456603125">
    <w:abstractNumId w:val="328"/>
  </w:num>
  <w:num w:numId="561" w16cid:durableId="977535737">
    <w:abstractNumId w:val="159"/>
  </w:num>
  <w:num w:numId="562" w16cid:durableId="1005551395">
    <w:abstractNumId w:val="466"/>
  </w:num>
  <w:num w:numId="563" w16cid:durableId="1099132803">
    <w:abstractNumId w:val="434"/>
  </w:num>
  <w:num w:numId="564" w16cid:durableId="1045636757">
    <w:abstractNumId w:val="210"/>
  </w:num>
  <w:num w:numId="565" w16cid:durableId="500504915">
    <w:abstractNumId w:val="394"/>
  </w:num>
  <w:num w:numId="566" w16cid:durableId="570850444">
    <w:abstractNumId w:val="107"/>
  </w:num>
  <w:num w:numId="567" w16cid:durableId="818226383">
    <w:abstractNumId w:val="137"/>
  </w:num>
  <w:num w:numId="568" w16cid:durableId="1168445258">
    <w:abstractNumId w:val="98"/>
  </w:num>
  <w:num w:numId="569" w16cid:durableId="2143423089">
    <w:abstractNumId w:val="555"/>
  </w:num>
  <w:num w:numId="570" w16cid:durableId="1445537602">
    <w:abstractNumId w:val="104"/>
  </w:num>
  <w:num w:numId="571" w16cid:durableId="745492285">
    <w:abstractNumId w:val="60"/>
  </w:num>
  <w:num w:numId="572" w16cid:durableId="1420374522">
    <w:abstractNumId w:val="462"/>
  </w:num>
  <w:num w:numId="573" w16cid:durableId="1221357822">
    <w:abstractNumId w:val="250"/>
  </w:num>
  <w:num w:numId="574" w16cid:durableId="952244454">
    <w:abstractNumId w:val="36"/>
  </w:num>
  <w:num w:numId="575" w16cid:durableId="229271883">
    <w:abstractNumId w:val="121"/>
  </w:num>
  <w:num w:numId="576" w16cid:durableId="708650615">
    <w:abstractNumId w:val="492"/>
  </w:num>
  <w:num w:numId="577" w16cid:durableId="1946494599">
    <w:abstractNumId w:val="112"/>
  </w:num>
  <w:num w:numId="578" w16cid:durableId="2060085840">
    <w:abstractNumId w:val="496"/>
  </w:num>
  <w:num w:numId="579" w16cid:durableId="1765107095">
    <w:abstractNumId w:val="229"/>
  </w:num>
  <w:num w:numId="580" w16cid:durableId="2080397014">
    <w:abstractNumId w:val="154"/>
  </w:num>
  <w:num w:numId="581" w16cid:durableId="880897995">
    <w:abstractNumId w:val="51"/>
  </w:num>
  <w:num w:numId="582" w16cid:durableId="655843708">
    <w:abstractNumId w:val="134"/>
  </w:num>
  <w:num w:numId="583" w16cid:durableId="938294191">
    <w:abstractNumId w:val="501"/>
  </w:num>
  <w:num w:numId="584" w16cid:durableId="386146755">
    <w:abstractNumId w:val="474"/>
  </w:num>
  <w:num w:numId="585" w16cid:durableId="492452462">
    <w:abstractNumId w:val="169"/>
  </w:num>
  <w:num w:numId="586" w16cid:durableId="463549136">
    <w:abstractNumId w:val="127"/>
  </w:num>
  <w:num w:numId="587" w16cid:durableId="702246196">
    <w:abstractNumId w:val="5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AAA"/>
    <w:rsid w:val="00064CF4"/>
    <w:rsid w:val="003F0466"/>
    <w:rsid w:val="00475AAA"/>
    <w:rsid w:val="004C3B62"/>
    <w:rsid w:val="0093680C"/>
    <w:rsid w:val="009D4B29"/>
    <w:rsid w:val="00A222CC"/>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EC03C"/>
  <w15:chartTrackingRefBased/>
  <w15:docId w15:val="{28A80F42-0BC6-479D-98FE-DB04F1883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he-IL"/>
        <w14:ligatures w14:val="standardContextual"/>
      </w:rPr>
    </w:rPrDefault>
    <w:pPrDefault>
      <w:pPr>
        <w:bidi/>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5AAA"/>
    <w:pPr>
      <w:bidi w:val="0"/>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75A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75A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75AA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75AA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475AA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475AA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5AA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5AA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5AA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5A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75A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75A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75A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475AAA"/>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475A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5A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5A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5AAA"/>
    <w:rPr>
      <w:rFonts w:eastAsiaTheme="majorEastAsia" w:cstheme="majorBidi"/>
      <w:color w:val="272727" w:themeColor="text1" w:themeTint="D8"/>
    </w:rPr>
  </w:style>
  <w:style w:type="paragraph" w:styleId="Title">
    <w:name w:val="Title"/>
    <w:basedOn w:val="Normal"/>
    <w:next w:val="Normal"/>
    <w:link w:val="TitleChar"/>
    <w:uiPriority w:val="10"/>
    <w:qFormat/>
    <w:rsid w:val="00475AA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5A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5AA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5A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5AA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75AAA"/>
    <w:rPr>
      <w:i/>
      <w:iCs/>
      <w:color w:val="404040" w:themeColor="text1" w:themeTint="BF"/>
    </w:rPr>
  </w:style>
  <w:style w:type="paragraph" w:styleId="ListParagraph">
    <w:name w:val="List Paragraph"/>
    <w:basedOn w:val="Normal"/>
    <w:uiPriority w:val="34"/>
    <w:qFormat/>
    <w:rsid w:val="00475AAA"/>
    <w:pPr>
      <w:ind w:left="720"/>
      <w:contextualSpacing/>
    </w:pPr>
  </w:style>
  <w:style w:type="character" w:styleId="IntenseEmphasis">
    <w:name w:val="Intense Emphasis"/>
    <w:basedOn w:val="DefaultParagraphFont"/>
    <w:uiPriority w:val="21"/>
    <w:qFormat/>
    <w:rsid w:val="00475AAA"/>
    <w:rPr>
      <w:i/>
      <w:iCs/>
      <w:color w:val="0F4761" w:themeColor="accent1" w:themeShade="BF"/>
    </w:rPr>
  </w:style>
  <w:style w:type="paragraph" w:styleId="IntenseQuote">
    <w:name w:val="Intense Quote"/>
    <w:basedOn w:val="Normal"/>
    <w:next w:val="Normal"/>
    <w:link w:val="IntenseQuoteChar"/>
    <w:uiPriority w:val="30"/>
    <w:qFormat/>
    <w:rsid w:val="00475A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5AAA"/>
    <w:rPr>
      <w:i/>
      <w:iCs/>
      <w:color w:val="0F4761" w:themeColor="accent1" w:themeShade="BF"/>
    </w:rPr>
  </w:style>
  <w:style w:type="character" w:styleId="IntenseReference">
    <w:name w:val="Intense Reference"/>
    <w:basedOn w:val="DefaultParagraphFont"/>
    <w:uiPriority w:val="32"/>
    <w:qFormat/>
    <w:rsid w:val="00475AAA"/>
    <w:rPr>
      <w:b/>
      <w:bCs/>
      <w:smallCaps/>
      <w:color w:val="0F4761" w:themeColor="accent1" w:themeShade="BF"/>
      <w:spacing w:val="5"/>
    </w:rPr>
  </w:style>
  <w:style w:type="character" w:styleId="Hyperlink">
    <w:name w:val="Hyperlink"/>
    <w:basedOn w:val="DefaultParagraphFont"/>
    <w:uiPriority w:val="99"/>
    <w:unhideWhenUsed/>
    <w:rsid w:val="00475AAA"/>
    <w:rPr>
      <w:color w:val="467886"/>
      <w:u w:val="single"/>
    </w:rPr>
  </w:style>
  <w:style w:type="character" w:styleId="UnresolvedMention">
    <w:name w:val="Unresolved Mention"/>
    <w:basedOn w:val="DefaultParagraphFont"/>
    <w:uiPriority w:val="99"/>
    <w:semiHidden/>
    <w:unhideWhenUsed/>
    <w:rsid w:val="00475AAA"/>
    <w:rPr>
      <w:color w:val="605E5C"/>
      <w:shd w:val="clear" w:color="auto" w:fill="E1DFDD"/>
    </w:rPr>
  </w:style>
  <w:style w:type="paragraph" w:styleId="TOCHeading">
    <w:name w:val="TOC Heading"/>
    <w:basedOn w:val="Heading1"/>
    <w:next w:val="Normal"/>
    <w:uiPriority w:val="39"/>
    <w:unhideWhenUsed/>
    <w:qFormat/>
    <w:rsid w:val="00475AAA"/>
    <w:pPr>
      <w:spacing w:before="240" w:after="0"/>
      <w:outlineLvl w:val="9"/>
    </w:pPr>
    <w:rPr>
      <w:sz w:val="32"/>
      <w:szCs w:val="32"/>
      <w:lang w:bidi="ar-SA"/>
      <w14:ligatures w14:val="none"/>
    </w:rPr>
  </w:style>
  <w:style w:type="paragraph" w:styleId="TOC1">
    <w:name w:val="toc 1"/>
    <w:basedOn w:val="Normal"/>
    <w:next w:val="Normal"/>
    <w:autoRedefine/>
    <w:uiPriority w:val="39"/>
    <w:unhideWhenUsed/>
    <w:rsid w:val="00475AAA"/>
    <w:pPr>
      <w:tabs>
        <w:tab w:val="right" w:leader="dot" w:pos="9016"/>
      </w:tabs>
      <w:bidi/>
      <w:spacing w:after="100"/>
    </w:pPr>
    <w:rPr>
      <w:rFonts w:asciiTheme="minorHAnsi" w:eastAsiaTheme="minorHAnsi" w:hAnsiTheme="minorHAnsi" w:cstheme="minorBidi"/>
      <w:sz w:val="22"/>
      <w:szCs w:val="22"/>
    </w:rPr>
  </w:style>
  <w:style w:type="paragraph" w:styleId="TOC2">
    <w:name w:val="toc 2"/>
    <w:basedOn w:val="Normal"/>
    <w:next w:val="Normal"/>
    <w:autoRedefine/>
    <w:uiPriority w:val="39"/>
    <w:unhideWhenUsed/>
    <w:rsid w:val="00475AAA"/>
    <w:pPr>
      <w:bidi/>
      <w:spacing w:after="100"/>
      <w:ind w:left="220"/>
    </w:pPr>
    <w:rPr>
      <w:rFonts w:asciiTheme="minorHAnsi" w:eastAsiaTheme="minorHAnsi" w:hAnsiTheme="minorHAnsi" w:cstheme="minorBidi"/>
      <w:sz w:val="22"/>
      <w:szCs w:val="22"/>
    </w:rPr>
  </w:style>
  <w:style w:type="table" w:styleId="TableGrid">
    <w:name w:val="Table Grid"/>
    <w:basedOn w:val="TableNormal"/>
    <w:uiPriority w:val="39"/>
    <w:rsid w:val="00475A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75AAA"/>
    <w:rPr>
      <w:color w:val="96607D" w:themeColor="followedHyperlink"/>
      <w:u w:val="single"/>
    </w:rPr>
  </w:style>
  <w:style w:type="paragraph" w:styleId="NormalWeb">
    <w:name w:val="Normal (Web)"/>
    <w:basedOn w:val="Normal"/>
    <w:uiPriority w:val="99"/>
    <w:unhideWhenUsed/>
    <w:rsid w:val="00475AAA"/>
    <w:pPr>
      <w:spacing w:before="100" w:beforeAutospacing="1" w:after="100" w:afterAutospacing="1"/>
    </w:pPr>
  </w:style>
  <w:style w:type="paragraph" w:styleId="TOC3">
    <w:name w:val="toc 3"/>
    <w:basedOn w:val="Normal"/>
    <w:next w:val="Normal"/>
    <w:autoRedefine/>
    <w:uiPriority w:val="39"/>
    <w:unhideWhenUsed/>
    <w:rsid w:val="00475AAA"/>
    <w:pPr>
      <w:tabs>
        <w:tab w:val="right" w:leader="dot" w:pos="9016"/>
      </w:tabs>
      <w:bidi/>
      <w:spacing w:after="100"/>
      <w:ind w:left="440"/>
    </w:pPr>
    <w:rPr>
      <w:rFonts w:asciiTheme="minorHAnsi" w:eastAsiaTheme="minorHAnsi" w:hAnsiTheme="minorHAnsi" w:cstheme="minorBidi"/>
      <w:noProof/>
      <w:sz w:val="22"/>
      <w:szCs w:val="22"/>
      <w:lang w:val="en-IL"/>
    </w:rPr>
  </w:style>
  <w:style w:type="paragraph" w:styleId="NoSpacing">
    <w:name w:val="No Spacing"/>
    <w:uiPriority w:val="1"/>
    <w:qFormat/>
    <w:rsid w:val="00475AAA"/>
  </w:style>
  <w:style w:type="paragraph" w:styleId="Header">
    <w:name w:val="header"/>
    <w:basedOn w:val="Normal"/>
    <w:link w:val="HeaderChar"/>
    <w:uiPriority w:val="99"/>
    <w:unhideWhenUsed/>
    <w:rsid w:val="00475AAA"/>
    <w:pPr>
      <w:tabs>
        <w:tab w:val="center" w:pos="4513"/>
        <w:tab w:val="right" w:pos="9026"/>
      </w:tabs>
      <w:bidi/>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475AAA"/>
  </w:style>
  <w:style w:type="paragraph" w:styleId="Footer">
    <w:name w:val="footer"/>
    <w:basedOn w:val="Normal"/>
    <w:link w:val="FooterChar"/>
    <w:uiPriority w:val="99"/>
    <w:unhideWhenUsed/>
    <w:rsid w:val="00475AAA"/>
    <w:pPr>
      <w:tabs>
        <w:tab w:val="center" w:pos="4513"/>
        <w:tab w:val="right" w:pos="9026"/>
      </w:tabs>
      <w:bidi/>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475AAA"/>
  </w:style>
  <w:style w:type="paragraph" w:customStyle="1" w:styleId="activity">
    <w:name w:val="activity"/>
    <w:basedOn w:val="Normal"/>
    <w:rsid w:val="00475AAA"/>
    <w:pPr>
      <w:spacing w:before="100" w:beforeAutospacing="1" w:after="100" w:afterAutospacing="1"/>
    </w:pPr>
    <w:rPr>
      <w14:ligatures w14:val="none"/>
    </w:rPr>
  </w:style>
  <w:style w:type="character" w:customStyle="1" w:styleId="accesshide">
    <w:name w:val="accesshide"/>
    <w:basedOn w:val="DefaultParagraphFont"/>
    <w:rsid w:val="00475AAA"/>
  </w:style>
  <w:style w:type="character" w:customStyle="1" w:styleId="instancename">
    <w:name w:val="instancename"/>
    <w:basedOn w:val="DefaultParagraphFont"/>
    <w:rsid w:val="00475AAA"/>
  </w:style>
  <w:style w:type="table" w:styleId="GridTable4-Accent4">
    <w:name w:val="Grid Table 4 Accent 4"/>
    <w:basedOn w:val="TableNormal"/>
    <w:uiPriority w:val="49"/>
    <w:rsid w:val="00475AAA"/>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TOC4">
    <w:name w:val="toc 4"/>
    <w:basedOn w:val="Normal"/>
    <w:next w:val="Normal"/>
    <w:autoRedefine/>
    <w:uiPriority w:val="39"/>
    <w:unhideWhenUsed/>
    <w:rsid w:val="00475AAA"/>
    <w:pPr>
      <w:bidi/>
      <w:spacing w:after="100" w:line="278" w:lineRule="auto"/>
      <w:ind w:left="720"/>
    </w:pPr>
    <w:rPr>
      <w:rFonts w:asciiTheme="minorHAnsi" w:eastAsiaTheme="minorEastAsia" w:hAnsiTheme="minorHAnsi" w:cstheme="minorBidi"/>
      <w:kern w:val="2"/>
    </w:rPr>
  </w:style>
  <w:style w:type="paragraph" w:styleId="TOC5">
    <w:name w:val="toc 5"/>
    <w:basedOn w:val="Normal"/>
    <w:next w:val="Normal"/>
    <w:autoRedefine/>
    <w:uiPriority w:val="39"/>
    <w:unhideWhenUsed/>
    <w:rsid w:val="00475AAA"/>
    <w:pPr>
      <w:bidi/>
      <w:spacing w:after="100" w:line="278" w:lineRule="auto"/>
      <w:ind w:left="960"/>
    </w:pPr>
    <w:rPr>
      <w:rFonts w:asciiTheme="minorHAnsi" w:eastAsiaTheme="minorEastAsia" w:hAnsiTheme="minorHAnsi" w:cstheme="minorBidi"/>
      <w:kern w:val="2"/>
    </w:rPr>
  </w:style>
  <w:style w:type="paragraph" w:styleId="TOC6">
    <w:name w:val="toc 6"/>
    <w:basedOn w:val="Normal"/>
    <w:next w:val="Normal"/>
    <w:autoRedefine/>
    <w:uiPriority w:val="39"/>
    <w:unhideWhenUsed/>
    <w:rsid w:val="00475AAA"/>
    <w:pPr>
      <w:bidi/>
      <w:spacing w:after="100" w:line="278" w:lineRule="auto"/>
      <w:ind w:left="1200"/>
    </w:pPr>
    <w:rPr>
      <w:rFonts w:asciiTheme="minorHAnsi" w:eastAsiaTheme="minorEastAsia" w:hAnsiTheme="minorHAnsi" w:cstheme="minorBidi"/>
      <w:kern w:val="2"/>
    </w:rPr>
  </w:style>
  <w:style w:type="paragraph" w:styleId="TOC7">
    <w:name w:val="toc 7"/>
    <w:basedOn w:val="Normal"/>
    <w:next w:val="Normal"/>
    <w:autoRedefine/>
    <w:uiPriority w:val="39"/>
    <w:unhideWhenUsed/>
    <w:rsid w:val="00475AAA"/>
    <w:pPr>
      <w:bidi/>
      <w:spacing w:after="100" w:line="278" w:lineRule="auto"/>
      <w:ind w:left="1440"/>
    </w:pPr>
    <w:rPr>
      <w:rFonts w:asciiTheme="minorHAnsi" w:eastAsiaTheme="minorEastAsia" w:hAnsiTheme="minorHAnsi" w:cstheme="minorBidi"/>
      <w:kern w:val="2"/>
    </w:rPr>
  </w:style>
  <w:style w:type="paragraph" w:styleId="TOC8">
    <w:name w:val="toc 8"/>
    <w:basedOn w:val="Normal"/>
    <w:next w:val="Normal"/>
    <w:autoRedefine/>
    <w:uiPriority w:val="39"/>
    <w:unhideWhenUsed/>
    <w:rsid w:val="00475AAA"/>
    <w:pPr>
      <w:bidi/>
      <w:spacing w:after="100" w:line="278" w:lineRule="auto"/>
      <w:ind w:left="1680"/>
    </w:pPr>
    <w:rPr>
      <w:rFonts w:asciiTheme="minorHAnsi" w:eastAsiaTheme="minorEastAsia" w:hAnsiTheme="minorHAnsi" w:cstheme="minorBidi"/>
      <w:kern w:val="2"/>
    </w:rPr>
  </w:style>
  <w:style w:type="paragraph" w:styleId="TOC9">
    <w:name w:val="toc 9"/>
    <w:basedOn w:val="Normal"/>
    <w:next w:val="Normal"/>
    <w:autoRedefine/>
    <w:uiPriority w:val="39"/>
    <w:unhideWhenUsed/>
    <w:rsid w:val="00475AAA"/>
    <w:pPr>
      <w:bidi/>
      <w:spacing w:after="100" w:line="278" w:lineRule="auto"/>
      <w:ind w:left="1920"/>
    </w:pPr>
    <w:rPr>
      <w:rFonts w:asciiTheme="minorHAnsi" w:eastAsiaTheme="minorEastAsia" w:hAnsiTheme="minorHAnsi" w:cstheme="minorBidi"/>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fontTable" Target="fontTable.xml"/><Relationship Id="rId21" Type="http://schemas.openxmlformats.org/officeDocument/2006/relationships/hyperlink" Target="https://he.wikisource.org/wiki/%D7%AA%D7%A7%D7%A0%D7%95%D7%AA_%D7%91%D7%AA%D7%99_%D7%94%D7%9E%D7%A9%D7%A4%D7%98_(%D7%92%D7%99%D7%A9%D7%95%D7%A8)" TargetMode="External"/><Relationship Id="rId42" Type="http://schemas.openxmlformats.org/officeDocument/2006/relationships/hyperlink" Target="https://www.youtube.com/watch?v=zkH_bdOARz0" TargetMode="External"/><Relationship Id="rId47" Type="http://schemas.openxmlformats.org/officeDocument/2006/relationships/hyperlink" Target="file:///F:\&#215;&#158;&#215;&#161;&#215;&#158;&#215;&#155;&#215;&#153;&#215;&#157;\&#215;&#158;&#215;&#167;&#215;&#149;&#215;&#168;&#215;&#149;&#215;&#170;%20&#215;&#158;&#215;&#153;&#215;&#147;&#215;&#162;%20&#215;&#156;&#215;&#167;&#215;&#149;&#215;&#168;&#215;&#161;&#215;&#153;&#215;&#157;\&#215;&#147;&#215;&#149;&#215;&#151;%20&#215;&#161;&#215;&#153;&#215;&#155;&#215;&#149;&#215;&#157;%20&#215;&#164;&#215;&#162;&#215;&#153;&#215;&#156;&#215;&#149;&#215;&#170;%20&#215;&#146;'&#215;&#149;&#215;&#153;&#215;&#160;&#215;&#152;.pdf" TargetMode="External"/><Relationship Id="rId63" Type="http://schemas.openxmlformats.org/officeDocument/2006/relationships/hyperlink" Target="https://remotecourts.org/" TargetMode="External"/><Relationship Id="rId68" Type="http://schemas.openxmlformats.org/officeDocument/2006/relationships/diagramLayout" Target="diagrams/layout1.xml"/><Relationship Id="rId84" Type="http://schemas.openxmlformats.org/officeDocument/2006/relationships/diagramData" Target="diagrams/data4.xml"/><Relationship Id="rId89" Type="http://schemas.openxmlformats.org/officeDocument/2006/relationships/diagramData" Target="diagrams/data5.xml"/><Relationship Id="rId112" Type="http://schemas.openxmlformats.org/officeDocument/2006/relationships/image" Target="media/image48.png"/><Relationship Id="rId16" Type="http://schemas.openxmlformats.org/officeDocument/2006/relationships/image" Target="media/image11.jpeg"/><Relationship Id="rId107" Type="http://schemas.openxmlformats.org/officeDocument/2006/relationships/image" Target="media/image43.png"/><Relationship Id="rId11" Type="http://schemas.openxmlformats.org/officeDocument/2006/relationships/image" Target="media/image6.png"/><Relationship Id="rId32" Type="http://schemas.openxmlformats.org/officeDocument/2006/relationships/hyperlink" Target="https://www.molsa.gov.il/Populations/Distress/Divorce/Pages/Meetings.aspx" TargetMode="External"/><Relationship Id="rId37" Type="http://schemas.openxmlformats.org/officeDocument/2006/relationships/hyperlink" Target="https://moodle.tau.ac.il/mod/resource/view.php?id=289482" TargetMode="External"/><Relationship Id="rId53" Type="http://schemas.openxmlformats.org/officeDocument/2006/relationships/image" Target="media/image24.svg"/><Relationship Id="rId58" Type="http://schemas.openxmlformats.org/officeDocument/2006/relationships/image" Target="media/image29.png"/><Relationship Id="rId74" Type="http://schemas.openxmlformats.org/officeDocument/2006/relationships/diagramData" Target="diagrams/data2.xml"/><Relationship Id="rId79" Type="http://schemas.openxmlformats.org/officeDocument/2006/relationships/diagramData" Target="diagrams/data3.xml"/><Relationship Id="rId102" Type="http://schemas.openxmlformats.org/officeDocument/2006/relationships/diagramLayout" Target="diagrams/layout7.xml"/><Relationship Id="rId5" Type="http://schemas.openxmlformats.org/officeDocument/2006/relationships/hyperlink" Target="https://ims.tau.ac.il/tal/kr/search_l.aspx?course_num=10464004&amp;year=2024&amp;lang=HE" TargetMode="External"/><Relationship Id="rId90" Type="http://schemas.openxmlformats.org/officeDocument/2006/relationships/diagramLayout" Target="diagrams/layout5.xml"/><Relationship Id="rId95" Type="http://schemas.openxmlformats.org/officeDocument/2006/relationships/diagramData" Target="diagrams/data6.xml"/><Relationship Id="rId22" Type="http://schemas.openxmlformats.org/officeDocument/2006/relationships/hyperlink" Target="https://he.wikisource.org/wiki/%D7%AA%D7%A7%D7%A0%D7%95%D7%AA_%D7%91%D7%AA%D7%99_%D7%94%D7%9E%D7%A9%D7%A4%D7%98_(%D7%92%D7%99%D7%A9%D7%95%D7%A8)" TargetMode="External"/><Relationship Id="rId27" Type="http://schemas.openxmlformats.org/officeDocument/2006/relationships/hyperlink" Target="https://www.youtube.com/watch?v=n3ZW79XjuWE" TargetMode="External"/><Relationship Id="rId43" Type="http://schemas.openxmlformats.org/officeDocument/2006/relationships/hyperlink" Target="file:///F:\&#215;&#158;&#215;&#161;&#215;&#158;&#215;&#155;&#215;&#153;&#215;&#157;\&#215;&#158;&#215;&#167;&#215;&#149;&#215;&#168;&#215;&#149;&#215;&#170;%20&#215;&#158;&#215;&#153;&#215;&#147;&#215;&#162;%20&#215;&#156;&#215;&#167;&#215;&#149;&#215;&#168;&#215;&#161;&#215;&#153;&#215;&#157;\&#215;&#147;&#215;&#149;&#215;&#151;%20&#215;&#161;&#215;&#153;&#215;&#155;&#215;&#149;&#215;&#157;%20&#215;&#169;&#215;&#160;&#215;&#170;%20&#215;&#148;&#215;&#158;&#215;&#169;&#215;&#164;&#215;&#152;%20&#215;&#170;&#215;&#169;&#215;&#162;&#215;&#151;%20&#215;&#145;&#215;&#145;&#215;&#170;&#215;&#153;%20&#215;&#148;&#215;&#158;&#215;&#169;&#215;&#164;&#215;&#152;%20&#215;&#148;&#215;&#167;&#215;&#148;&#215;&#153;&#215;&#156;&#215;&#170;&#215;&#153;&#215;&#153;&#215;&#157;%20&#215;&#161;&#215;&#149;&#215;&#164;&#215;&#153;.pdf" TargetMode="External"/><Relationship Id="rId48" Type="http://schemas.openxmlformats.org/officeDocument/2006/relationships/image" Target="media/image19.png"/><Relationship Id="rId64" Type="http://schemas.openxmlformats.org/officeDocument/2006/relationships/hyperlink" Target="https://remotecourts.org/" TargetMode="External"/><Relationship Id="rId69" Type="http://schemas.openxmlformats.org/officeDocument/2006/relationships/diagramQuickStyle" Target="diagrams/quickStyle1.xml"/><Relationship Id="rId113" Type="http://schemas.openxmlformats.org/officeDocument/2006/relationships/hyperlink" Target="mailto:dispute@tauex.tau.ac.il" TargetMode="External"/><Relationship Id="rId118" Type="http://schemas.openxmlformats.org/officeDocument/2006/relationships/theme" Target="theme/theme1.xml"/><Relationship Id="rId80" Type="http://schemas.openxmlformats.org/officeDocument/2006/relationships/diagramLayout" Target="diagrams/layout3.xml"/><Relationship Id="rId85" Type="http://schemas.openxmlformats.org/officeDocument/2006/relationships/diagramLayout" Target="diagrams/layout4.xml"/><Relationship Id="rId12" Type="http://schemas.openxmlformats.org/officeDocument/2006/relationships/image" Target="media/image7.png"/><Relationship Id="rId17" Type="http://schemas.openxmlformats.org/officeDocument/2006/relationships/image" Target="media/image12.jpeg"/><Relationship Id="rId33" Type="http://schemas.openxmlformats.org/officeDocument/2006/relationships/hyperlink" Target="https://moodle.tau.ac.il/pluginfile.php/369674/mod_resource/content/2/%D7%A9%D7%95%D7%A4%D7%98%20%D7%9E%D7%92%D7%A9%D7%A8%20%D7%A2%D7%9C%20%D7%A9%D7%A4%D7%99%D7%98%D7%94%20%D7%94%D7%A1%D7%93%D7%A8%D7%99%D7%AA.pdf" TargetMode="External"/><Relationship Id="rId38" Type="http://schemas.openxmlformats.org/officeDocument/2006/relationships/hyperlink" Target="https://moodle.tau.ac.il/mod/resource/view.php?id=299375" TargetMode="External"/><Relationship Id="rId59" Type="http://schemas.openxmlformats.org/officeDocument/2006/relationships/image" Target="media/image30.png"/><Relationship Id="rId103" Type="http://schemas.openxmlformats.org/officeDocument/2006/relationships/diagramQuickStyle" Target="diagrams/quickStyle7.xml"/><Relationship Id="rId108" Type="http://schemas.openxmlformats.org/officeDocument/2006/relationships/image" Target="media/image44.png"/><Relationship Id="rId54" Type="http://schemas.openxmlformats.org/officeDocument/2006/relationships/image" Target="media/image25.png"/><Relationship Id="rId70" Type="http://schemas.openxmlformats.org/officeDocument/2006/relationships/diagramColors" Target="diagrams/colors1.xml"/><Relationship Id="rId75" Type="http://schemas.openxmlformats.org/officeDocument/2006/relationships/diagramLayout" Target="diagrams/layout2.xml"/><Relationship Id="rId91" Type="http://schemas.openxmlformats.org/officeDocument/2006/relationships/diagramQuickStyle" Target="diagrams/quickStyle5.xml"/><Relationship Id="rId96" Type="http://schemas.openxmlformats.org/officeDocument/2006/relationships/diagramLayout" Target="diagrams/layout6.xml"/><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hyperlink" Target="https://he.wikisource.org/wiki/%D7%AA%D7%A7%D7%A0%D7%95%D7%AA_%D7%91%D7%AA%D7%99_%D7%94%D7%9E%D7%A9%D7%A4%D7%98_(%D7%92%D7%99%D7%A9%D7%95%D7%A8)" TargetMode="External"/><Relationship Id="rId28" Type="http://schemas.openxmlformats.org/officeDocument/2006/relationships/hyperlink" Target="https://www.youtube.com/watch?v=n3ZW79XjuWE" TargetMode="External"/><Relationship Id="rId49" Type="http://schemas.openxmlformats.org/officeDocument/2006/relationships/image" Target="media/image20.png"/><Relationship Id="rId114" Type="http://schemas.openxmlformats.org/officeDocument/2006/relationships/hyperlink" Target="mailto:karniperlman@tauex.tau.ac.il" TargetMode="External"/><Relationship Id="rId10"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file:///F:\&#215;&#158;&#215;&#161;&#215;&#158;&#215;&#155;&#215;&#153;&#215;&#157;\&#215;&#158;&#215;&#167;&#215;&#149;&#215;&#168;&#215;&#149;&#215;&#170;%20&#215;&#158;&#215;&#153;&#215;&#147;&#215;&#162;%20&#215;&#156;&#215;&#167;&#215;&#149;&#215;&#168;&#215;&#161;&#215;&#153;&#215;&#157;\&#215;&#147;&#215;&#149;&#215;&#151;%20&#215;&#161;&#215;&#153;&#215;&#155;&#215;&#149;&#215;&#157;%20&#215;&#169;&#215;&#160;&#215;&#170;%20&#215;&#148;&#215;&#158;&#215;&#169;&#215;&#164;&#215;&#152;%20&#215;&#170;&#215;&#169;&#215;&#162;&#215;&#151;%20&#215;&#145;&#215;&#145;&#215;&#170;&#215;&#153;%20&#215;&#148;&#215;&#158;&#215;&#169;&#215;&#164;&#215;&#152;%20&#215;&#148;&#215;&#167;&#215;&#148;&#215;&#153;&#215;&#156;&#215;&#170;&#215;&#153;&#215;&#153;&#215;&#157;%20&#215;&#161;&#215;&#149;&#215;&#164;&#215;&#153;.pdf" TargetMode="External"/><Relationship Id="rId52" Type="http://schemas.openxmlformats.org/officeDocument/2006/relationships/image" Target="media/image23.png"/><Relationship Id="rId60" Type="http://schemas.openxmlformats.org/officeDocument/2006/relationships/hyperlink" Target="https://civilresolutionbc.ca/" TargetMode="External"/><Relationship Id="rId65" Type="http://schemas.openxmlformats.org/officeDocument/2006/relationships/hyperlink" Target="https://remotecourts.org/" TargetMode="External"/><Relationship Id="rId73" Type="http://schemas.openxmlformats.org/officeDocument/2006/relationships/hyperlink" Target="https://www.colman.ac.il/media/zvvdd2mi/technology_replaces_humanity.pdf" TargetMode="External"/><Relationship Id="rId78" Type="http://schemas.microsoft.com/office/2007/relationships/diagramDrawing" Target="diagrams/drawing2.xml"/><Relationship Id="rId81" Type="http://schemas.openxmlformats.org/officeDocument/2006/relationships/diagramQuickStyle" Target="diagrams/quickStyle3.xml"/><Relationship Id="rId86" Type="http://schemas.openxmlformats.org/officeDocument/2006/relationships/diagramQuickStyle" Target="diagrams/quickStyle4.xml"/><Relationship Id="rId94" Type="http://schemas.openxmlformats.org/officeDocument/2006/relationships/image" Target="media/image31.jpeg"/><Relationship Id="rId99" Type="http://schemas.microsoft.com/office/2007/relationships/diagramDrawing" Target="diagrams/drawing6.xml"/><Relationship Id="rId101" Type="http://schemas.openxmlformats.org/officeDocument/2006/relationships/diagramData" Target="diagrams/data7.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jpeg"/><Relationship Id="rId39" Type="http://schemas.openxmlformats.org/officeDocument/2006/relationships/hyperlink" Target="https://moodle.tau.ac.il/mod/resource/view.php?id=299376" TargetMode="External"/><Relationship Id="rId109" Type="http://schemas.openxmlformats.org/officeDocument/2006/relationships/image" Target="media/image45.png"/><Relationship Id="rId34" Type="http://schemas.openxmlformats.org/officeDocument/2006/relationships/hyperlink" Target="https://moodle.tau.ac.il/mod/resource/view.php?id=272027" TargetMode="External"/><Relationship Id="rId50" Type="http://schemas.openxmlformats.org/officeDocument/2006/relationships/image" Target="media/image21.svg"/><Relationship Id="rId55" Type="http://schemas.openxmlformats.org/officeDocument/2006/relationships/image" Target="media/image26.png"/><Relationship Id="rId76" Type="http://schemas.openxmlformats.org/officeDocument/2006/relationships/diagramQuickStyle" Target="diagrams/quickStyle2.xml"/><Relationship Id="rId97" Type="http://schemas.openxmlformats.org/officeDocument/2006/relationships/diagramQuickStyle" Target="diagrams/quickStyle6.xml"/><Relationship Id="rId104" Type="http://schemas.openxmlformats.org/officeDocument/2006/relationships/diagramColors" Target="diagrams/colors7.xml"/><Relationship Id="rId7" Type="http://schemas.openxmlformats.org/officeDocument/2006/relationships/image" Target="media/image2.jpeg"/><Relationship Id="rId71" Type="http://schemas.microsoft.com/office/2007/relationships/diagramDrawing" Target="diagrams/drawing1.xml"/><Relationship Id="rId92" Type="http://schemas.openxmlformats.org/officeDocument/2006/relationships/diagramColors" Target="diagrams/colors5.xml"/><Relationship Id="rId2" Type="http://schemas.openxmlformats.org/officeDocument/2006/relationships/styles" Target="styles.xml"/><Relationship Id="rId29" Type="http://schemas.openxmlformats.org/officeDocument/2006/relationships/hyperlink" Target="https://www.co-divorce.org.il/" TargetMode="External"/><Relationship Id="rId24" Type="http://schemas.openxmlformats.org/officeDocument/2006/relationships/hyperlink" Target="https://he.wikisource.org/wiki/%D7%AA%D7%A7%D7%A0%D7%95%D7%AA_%D7%91%D7%AA%D7%99_%D7%94%D7%9E%D7%A9%D7%A4%D7%98_(%D7%92%D7%99%D7%A9%D7%95%D7%A8)" TargetMode="External"/><Relationship Id="rId40" Type="http://schemas.openxmlformats.org/officeDocument/2006/relationships/image" Target="media/image18.png"/><Relationship Id="rId45" Type="http://schemas.openxmlformats.org/officeDocument/2006/relationships/hyperlink" Target="file:///F:\&#215;&#158;&#215;&#161;&#215;&#158;&#215;&#155;&#215;&#153;&#215;&#157;\&#215;&#158;&#215;&#167;&#215;&#149;&#215;&#168;&#215;&#149;&#215;&#170;%20&#215;&#158;&#215;&#153;&#215;&#147;&#215;&#162;%20&#215;&#156;&#215;&#167;&#215;&#149;&#215;&#168;&#215;&#161;&#215;&#153;&#215;&#157;\&#215;&#147;&#215;&#149;&#215;&#151;%20&#215;&#161;&#215;&#153;&#215;&#155;&#215;&#149;&#215;&#157;%20&#215;&#169;&#215;&#160;&#215;&#170;%20&#215;&#148;&#215;&#158;&#215;&#169;&#215;&#164;&#215;&#152;%20&#215;&#170;&#215;&#169;&#215;&#162;&#215;&#151;%20&#215;&#145;&#215;&#145;&#215;&#170;&#215;&#153;%20&#215;&#148;&#215;&#158;&#215;&#169;&#215;&#164;&#215;&#152;%20&#215;&#148;&#215;&#167;&#215;&#148;&#215;&#153;&#215;&#156;&#215;&#170;&#215;&#153;&#215;&#153;&#215;&#157;%20&#215;&#161;&#215;&#149;&#215;&#164;&#215;&#153;.pdf" TargetMode="External"/><Relationship Id="rId66" Type="http://schemas.openxmlformats.org/officeDocument/2006/relationships/hyperlink" Target="https://www.youtube.com/watch?v=-8DApY7OE90" TargetMode="External"/><Relationship Id="rId87" Type="http://schemas.openxmlformats.org/officeDocument/2006/relationships/diagramColors" Target="diagrams/colors4.xml"/><Relationship Id="rId110" Type="http://schemas.openxmlformats.org/officeDocument/2006/relationships/image" Target="media/image46.png"/><Relationship Id="rId115" Type="http://schemas.openxmlformats.org/officeDocument/2006/relationships/image" Target="media/image49.png"/><Relationship Id="rId61" Type="http://schemas.openxmlformats.org/officeDocument/2006/relationships/hyperlink" Target="https://civilresolutionbc.ca/" TargetMode="External"/><Relationship Id="rId82" Type="http://schemas.openxmlformats.org/officeDocument/2006/relationships/diagramColors" Target="diagrams/colors3.xml"/><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16.png"/><Relationship Id="rId35" Type="http://schemas.openxmlformats.org/officeDocument/2006/relationships/hyperlink" Target="https://moodle.tau.ac.il/mod/resource/view.php?id=272028" TargetMode="External"/><Relationship Id="rId56" Type="http://schemas.openxmlformats.org/officeDocument/2006/relationships/image" Target="media/image27.svg"/><Relationship Id="rId77" Type="http://schemas.openxmlformats.org/officeDocument/2006/relationships/diagramColors" Target="diagrams/colors2.xml"/><Relationship Id="rId100" Type="http://schemas.openxmlformats.org/officeDocument/2006/relationships/hyperlink" Target="https://www.facebook.com/1171310067/videos/1324728001641983/" TargetMode="External"/><Relationship Id="rId105" Type="http://schemas.microsoft.com/office/2007/relationships/diagramDrawing" Target="diagrams/drawing7.xml"/><Relationship Id="rId8" Type="http://schemas.openxmlformats.org/officeDocument/2006/relationships/image" Target="media/image3.png"/><Relationship Id="rId51" Type="http://schemas.openxmlformats.org/officeDocument/2006/relationships/image" Target="media/image22.png"/><Relationship Id="rId72" Type="http://schemas.openxmlformats.org/officeDocument/2006/relationships/hyperlink" Target="https://www.gov.il/he/service/filing_a_small_claim" TargetMode="External"/><Relationship Id="rId93" Type="http://schemas.microsoft.com/office/2007/relationships/diagramDrawing" Target="diagrams/drawing5.xml"/><Relationship Id="rId98" Type="http://schemas.openxmlformats.org/officeDocument/2006/relationships/diagramColors" Target="diagrams/colors6.xml"/><Relationship Id="rId3" Type="http://schemas.openxmlformats.org/officeDocument/2006/relationships/settings" Target="settings.xml"/><Relationship Id="rId25" Type="http://schemas.openxmlformats.org/officeDocument/2006/relationships/hyperlink" Target="https://he.wikisource.org/wiki/%D7%AA%D7%A7%D7%A0%D7%95%D7%AA_%D7%91%D7%AA%D7%99_%D7%94%D7%9E%D7%A9%D7%A4%D7%98_(%D7%92%D7%99%D7%A9%D7%95%D7%A8)" TargetMode="External"/><Relationship Id="rId46" Type="http://schemas.openxmlformats.org/officeDocument/2006/relationships/hyperlink" Target="file:///F:\&#215;&#158;&#215;&#161;&#215;&#158;&#215;&#155;&#215;&#153;&#215;&#157;\&#215;&#158;&#215;&#167;&#215;&#149;&#215;&#168;&#215;&#149;&#215;&#170;%20&#215;&#158;&#215;&#153;&#215;&#147;&#215;&#162;%20&#215;&#156;&#215;&#167;&#215;&#149;&#215;&#168;&#215;&#161;&#215;&#153;&#215;&#157;\&#215;&#147;&#215;&#149;&#215;&#151;%20&#215;&#161;&#215;&#153;&#215;&#155;&#215;&#149;&#215;&#157;%20&#215;&#169;&#215;&#160;&#215;&#170;%20&#215;&#148;&#215;&#158;&#215;&#169;&#215;&#164;&#215;&#152;%20&#215;&#170;&#215;&#169;&#215;&#162;&#215;&#151;%20&#215;&#145;&#215;&#145;&#215;&#170;&#215;&#153;%20&#215;&#148;&#215;&#158;&#215;&#169;&#215;&#164;&#215;&#152;%20&#215;&#148;&#215;&#167;&#215;&#148;&#215;&#153;&#215;&#156;&#215;&#170;&#215;&#153;&#215;&#153;&#215;&#157;%20&#215;&#161;&#215;&#149;&#215;&#164;&#215;&#153;.pdf" TargetMode="External"/><Relationship Id="rId67" Type="http://schemas.openxmlformats.org/officeDocument/2006/relationships/diagramData" Target="diagrams/data1.xml"/><Relationship Id="rId116" Type="http://schemas.openxmlformats.org/officeDocument/2006/relationships/hyperlink" Target="https://www.facebook.com/1171310067/videos/1324728001641983/" TargetMode="External"/><Relationship Id="rId20" Type="http://schemas.openxmlformats.org/officeDocument/2006/relationships/hyperlink" Target="https://he.wikisource.org/wiki/%D7%AA%D7%A7%D7%A0%D7%95%D7%AA_%D7%91%D7%AA%D7%99_%D7%94%D7%9E%D7%A9%D7%A4%D7%98_(%D7%92%D7%99%D7%A9%D7%95%D7%A8)" TargetMode="External"/><Relationship Id="rId41" Type="http://schemas.openxmlformats.org/officeDocument/2006/relationships/hyperlink" Target="https://www.youtube.com/watch?v=jhqng7q19s8" TargetMode="External"/><Relationship Id="rId62" Type="http://schemas.openxmlformats.org/officeDocument/2006/relationships/hyperlink" Target="https://civilresolutionbc.ca/" TargetMode="External"/><Relationship Id="rId83" Type="http://schemas.microsoft.com/office/2007/relationships/diagramDrawing" Target="diagrams/drawing3.xml"/><Relationship Id="rId88" Type="http://schemas.microsoft.com/office/2007/relationships/diagramDrawing" Target="diagrams/drawing4.xml"/><Relationship Id="rId111" Type="http://schemas.openxmlformats.org/officeDocument/2006/relationships/image" Target="media/image47.png"/><Relationship Id="rId15" Type="http://schemas.openxmlformats.org/officeDocument/2006/relationships/image" Target="media/image10.png"/><Relationship Id="rId36" Type="http://schemas.openxmlformats.org/officeDocument/2006/relationships/hyperlink" Target="https://moodle.tau.ac.il/mod/resource/view.php?id=280987" TargetMode="External"/><Relationship Id="rId57" Type="http://schemas.openxmlformats.org/officeDocument/2006/relationships/image" Target="media/image28.png"/><Relationship Id="rId106" Type="http://schemas.openxmlformats.org/officeDocument/2006/relationships/image" Target="media/image42.png"/></Relationships>
</file>

<file path=word/diagrams/_rels/data7.xml.rels><?xml version="1.0" encoding="UTF-8" standalone="yes"?>
<Relationships xmlns="http://schemas.openxmlformats.org/package/2006/relationships"><Relationship Id="rId8" Type="http://schemas.openxmlformats.org/officeDocument/2006/relationships/image" Target="../media/image39.svg"/><Relationship Id="rId3" Type="http://schemas.openxmlformats.org/officeDocument/2006/relationships/image" Target="../media/image34.png"/><Relationship Id="rId7" Type="http://schemas.openxmlformats.org/officeDocument/2006/relationships/image" Target="../media/image38.png"/><Relationship Id="rId2" Type="http://schemas.openxmlformats.org/officeDocument/2006/relationships/image" Target="../media/image33.svg"/><Relationship Id="rId1" Type="http://schemas.openxmlformats.org/officeDocument/2006/relationships/image" Target="../media/image32.png"/><Relationship Id="rId6" Type="http://schemas.openxmlformats.org/officeDocument/2006/relationships/image" Target="../media/image37.svg"/><Relationship Id="rId5" Type="http://schemas.openxmlformats.org/officeDocument/2006/relationships/image" Target="../media/image36.png"/><Relationship Id="rId10" Type="http://schemas.openxmlformats.org/officeDocument/2006/relationships/image" Target="../media/image41.svg"/><Relationship Id="rId4" Type="http://schemas.openxmlformats.org/officeDocument/2006/relationships/image" Target="../media/image35.svg"/><Relationship Id="rId9" Type="http://schemas.openxmlformats.org/officeDocument/2006/relationships/image" Target="../media/image40.png"/></Relationships>
</file>

<file path=word/diagrams/_rels/drawing7.xml.rels><?xml version="1.0" encoding="UTF-8" standalone="yes"?>
<Relationships xmlns="http://schemas.openxmlformats.org/package/2006/relationships"><Relationship Id="rId8" Type="http://schemas.openxmlformats.org/officeDocument/2006/relationships/image" Target="../media/image39.svg"/><Relationship Id="rId3" Type="http://schemas.openxmlformats.org/officeDocument/2006/relationships/image" Target="../media/image34.png"/><Relationship Id="rId7" Type="http://schemas.openxmlformats.org/officeDocument/2006/relationships/image" Target="../media/image38.png"/><Relationship Id="rId2" Type="http://schemas.openxmlformats.org/officeDocument/2006/relationships/image" Target="../media/image33.svg"/><Relationship Id="rId1" Type="http://schemas.openxmlformats.org/officeDocument/2006/relationships/image" Target="../media/image32.png"/><Relationship Id="rId6" Type="http://schemas.openxmlformats.org/officeDocument/2006/relationships/image" Target="../media/image37.svg"/><Relationship Id="rId5" Type="http://schemas.openxmlformats.org/officeDocument/2006/relationships/image" Target="../media/image36.png"/><Relationship Id="rId10" Type="http://schemas.openxmlformats.org/officeDocument/2006/relationships/image" Target="../media/image41.svg"/><Relationship Id="rId4" Type="http://schemas.openxmlformats.org/officeDocument/2006/relationships/image" Target="../media/image35.svg"/><Relationship Id="rId9" Type="http://schemas.openxmlformats.org/officeDocument/2006/relationships/image" Target="../media/image4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6571520-AE43-4285-9920-B81B3C105B9B}" type="doc">
      <dgm:prSet loTypeId="urn:diagrams.loki3.com/TabbedArc+Icon" loCatId="relationship" qsTypeId="urn:microsoft.com/office/officeart/2005/8/quickstyle/simple1" qsCatId="simple" csTypeId="urn:microsoft.com/office/officeart/2005/8/colors/accent1_2" csCatId="accent1" phldr="1"/>
      <dgm:spPr/>
    </dgm:pt>
    <dgm:pt modelId="{ED346E3F-4054-4FA5-88D9-E248FE4B0E0F}">
      <dgm:prSet phldrT="[Text]"/>
      <dgm:spPr>
        <a:solidFill>
          <a:srgbClr val="93317E"/>
        </a:solidFill>
      </dgm:spPr>
      <dgm:t>
        <a:bodyPr/>
        <a:lstStyle/>
        <a:p>
          <a:r>
            <a:rPr lang="he-IL" dirty="0"/>
            <a:t>האם שופטים צריכים להיות בני אנוש?....</a:t>
          </a:r>
          <a:endParaRPr lang="en-IL" dirty="0"/>
        </a:p>
      </dgm:t>
    </dgm:pt>
    <dgm:pt modelId="{3D1A066F-E84F-491E-8F77-7BAF1900BF29}" type="parTrans" cxnId="{3F215EA0-3623-423C-ABA8-C490D95D1D95}">
      <dgm:prSet/>
      <dgm:spPr/>
      <dgm:t>
        <a:bodyPr/>
        <a:lstStyle/>
        <a:p>
          <a:endParaRPr lang="en-IL"/>
        </a:p>
      </dgm:t>
    </dgm:pt>
    <dgm:pt modelId="{81DD0BE9-CC8C-459C-9C12-FCB862851DE8}" type="sibTrans" cxnId="{3F215EA0-3623-423C-ABA8-C490D95D1D95}">
      <dgm:prSet/>
      <dgm:spPr/>
      <dgm:t>
        <a:bodyPr/>
        <a:lstStyle/>
        <a:p>
          <a:endParaRPr lang="en-IL"/>
        </a:p>
      </dgm:t>
    </dgm:pt>
    <dgm:pt modelId="{AB8FC7D8-CB43-4724-8239-2BD08CDA1F00}">
      <dgm:prSet phldrT="[Text]"/>
      <dgm:spPr>
        <a:solidFill>
          <a:srgbClr val="B94F07"/>
        </a:solidFill>
      </dgm:spPr>
      <dgm:t>
        <a:bodyPr/>
        <a:lstStyle/>
        <a:p>
          <a:r>
            <a:rPr lang="he-IL" dirty="0">
              <a:solidFill>
                <a:schemeClr val="bg1"/>
              </a:solidFill>
            </a:rPr>
            <a:t>כיצד הטכנולוגיה משפיעה על הפרופסיה של עורכי הדין?</a:t>
          </a:r>
          <a:endParaRPr lang="en-IL" dirty="0">
            <a:solidFill>
              <a:schemeClr val="bg1"/>
            </a:solidFill>
          </a:endParaRPr>
        </a:p>
      </dgm:t>
    </dgm:pt>
    <dgm:pt modelId="{06599E0E-57DE-4DA7-9060-2CA674B6F62A}" type="parTrans" cxnId="{7272F707-3624-4AD3-93F8-F11F9D9F2384}">
      <dgm:prSet/>
      <dgm:spPr/>
      <dgm:t>
        <a:bodyPr/>
        <a:lstStyle/>
        <a:p>
          <a:endParaRPr lang="en-IL"/>
        </a:p>
      </dgm:t>
    </dgm:pt>
    <dgm:pt modelId="{D770D5EB-E93F-4137-A9A4-4BAEC33E4E46}" type="sibTrans" cxnId="{7272F707-3624-4AD3-93F8-F11F9D9F2384}">
      <dgm:prSet/>
      <dgm:spPr/>
      <dgm:t>
        <a:bodyPr/>
        <a:lstStyle/>
        <a:p>
          <a:endParaRPr lang="en-IL"/>
        </a:p>
      </dgm:t>
    </dgm:pt>
    <dgm:pt modelId="{E5350E50-0199-4CCE-AF17-D3587F69A083}">
      <dgm:prSet phldrT="[Text]"/>
      <dgm:spPr>
        <a:solidFill>
          <a:srgbClr val="0070C0"/>
        </a:solidFill>
      </dgm:spPr>
      <dgm:t>
        <a:bodyPr/>
        <a:lstStyle/>
        <a:p>
          <a:r>
            <a:rPr lang="he-IL" dirty="0">
              <a:solidFill>
                <a:schemeClr val="bg1"/>
              </a:solidFill>
            </a:rPr>
            <a:t>הגשת מסמכים</a:t>
          </a:r>
          <a:endParaRPr lang="en-IL" dirty="0">
            <a:solidFill>
              <a:schemeClr val="bg1"/>
            </a:solidFill>
          </a:endParaRPr>
        </a:p>
      </dgm:t>
    </dgm:pt>
    <dgm:pt modelId="{A4B7D3D0-EF9C-416D-B22E-E0BA568A6AE7}" type="parTrans" cxnId="{BE054CF6-EA90-4553-8743-F6BFCA4C01BC}">
      <dgm:prSet/>
      <dgm:spPr/>
      <dgm:t>
        <a:bodyPr/>
        <a:lstStyle/>
        <a:p>
          <a:endParaRPr lang="en-IL"/>
        </a:p>
      </dgm:t>
    </dgm:pt>
    <dgm:pt modelId="{471BD4F9-264D-4C81-BBAC-9F3A855478F9}" type="sibTrans" cxnId="{BE054CF6-EA90-4553-8743-F6BFCA4C01BC}">
      <dgm:prSet/>
      <dgm:spPr/>
      <dgm:t>
        <a:bodyPr/>
        <a:lstStyle/>
        <a:p>
          <a:endParaRPr lang="en-IL"/>
        </a:p>
      </dgm:t>
    </dgm:pt>
    <dgm:pt modelId="{476CA5BD-0196-4F1D-A4C4-EB4B516C2AD5}">
      <dgm:prSet phldrT="[Text]"/>
      <dgm:spPr>
        <a:solidFill>
          <a:srgbClr val="7030A0"/>
        </a:solidFill>
      </dgm:spPr>
      <dgm:t>
        <a:bodyPr/>
        <a:lstStyle/>
        <a:p>
          <a:r>
            <a:rPr lang="he-IL" dirty="0">
              <a:solidFill>
                <a:schemeClr val="bg1"/>
              </a:solidFill>
            </a:rPr>
            <a:t>עיבוד מידע וקבלת החלטות (למשל-קביעת רמת מסוכנות או חישוב גובה ערבות)</a:t>
          </a:r>
          <a:endParaRPr lang="en-IL" dirty="0">
            <a:solidFill>
              <a:schemeClr val="bg1"/>
            </a:solidFill>
          </a:endParaRPr>
        </a:p>
      </dgm:t>
    </dgm:pt>
    <dgm:pt modelId="{A7B79C09-BB66-41E8-AAEE-A0DF1E6781F1}" type="parTrans" cxnId="{FAE5CB19-5E0E-47B6-AF96-73B5500C9CE0}">
      <dgm:prSet/>
      <dgm:spPr/>
      <dgm:t>
        <a:bodyPr/>
        <a:lstStyle/>
        <a:p>
          <a:endParaRPr lang="en-IL"/>
        </a:p>
      </dgm:t>
    </dgm:pt>
    <dgm:pt modelId="{A91F48EB-9820-457F-BF67-6987B57AA28B}" type="sibTrans" cxnId="{FAE5CB19-5E0E-47B6-AF96-73B5500C9CE0}">
      <dgm:prSet/>
      <dgm:spPr/>
      <dgm:t>
        <a:bodyPr/>
        <a:lstStyle/>
        <a:p>
          <a:endParaRPr lang="en-IL"/>
        </a:p>
      </dgm:t>
    </dgm:pt>
    <dgm:pt modelId="{1C63B82E-0F81-4395-83A2-E27DA0D4F8E8}">
      <dgm:prSet phldrT="[Text]"/>
      <dgm:spPr>
        <a:solidFill>
          <a:schemeClr val="accent5">
            <a:lumMod val="75000"/>
          </a:schemeClr>
        </a:solidFill>
      </dgm:spPr>
      <dgm:t>
        <a:bodyPr/>
        <a:lstStyle/>
        <a:p>
          <a:r>
            <a:rPr lang="he-IL" dirty="0"/>
            <a:t>אמצעי הוכחה</a:t>
          </a:r>
          <a:endParaRPr lang="en-IL" dirty="0"/>
        </a:p>
      </dgm:t>
    </dgm:pt>
    <dgm:pt modelId="{EF3A25D9-DFFD-4610-A515-39677805DADB}" type="parTrans" cxnId="{ED5FA54C-38F5-4862-98DD-7A90BA7B711A}">
      <dgm:prSet/>
      <dgm:spPr/>
      <dgm:t>
        <a:bodyPr/>
        <a:lstStyle/>
        <a:p>
          <a:endParaRPr lang="en-IL"/>
        </a:p>
      </dgm:t>
    </dgm:pt>
    <dgm:pt modelId="{55CFE77C-300A-4B42-8DE7-068B07CE9439}" type="sibTrans" cxnId="{ED5FA54C-38F5-4862-98DD-7A90BA7B711A}">
      <dgm:prSet/>
      <dgm:spPr/>
      <dgm:t>
        <a:bodyPr/>
        <a:lstStyle/>
        <a:p>
          <a:endParaRPr lang="en-IL"/>
        </a:p>
      </dgm:t>
    </dgm:pt>
    <dgm:pt modelId="{E4C0EBA4-15E3-457E-9CF8-03C3B1FFD3FB}" type="pres">
      <dgm:prSet presAssocID="{56571520-AE43-4285-9920-B81B3C105B9B}" presName="Name0" presStyleCnt="0">
        <dgm:presLayoutVars>
          <dgm:dir/>
          <dgm:resizeHandles val="exact"/>
        </dgm:presLayoutVars>
      </dgm:prSet>
      <dgm:spPr/>
    </dgm:pt>
    <dgm:pt modelId="{DD8AA37E-7C80-420B-8F90-8637A913EB8F}" type="pres">
      <dgm:prSet presAssocID="{ED346E3F-4054-4FA5-88D9-E248FE4B0E0F}" presName="twoplus" presStyleLbl="node1" presStyleIdx="0" presStyleCnt="5">
        <dgm:presLayoutVars>
          <dgm:bulletEnabled val="1"/>
        </dgm:presLayoutVars>
      </dgm:prSet>
      <dgm:spPr/>
    </dgm:pt>
    <dgm:pt modelId="{D5DE9D13-F65A-49B0-8DE6-D3EB1736FFD0}" type="pres">
      <dgm:prSet presAssocID="{AB8FC7D8-CB43-4724-8239-2BD08CDA1F00}" presName="twoplus" presStyleLbl="node1" presStyleIdx="1" presStyleCnt="5">
        <dgm:presLayoutVars>
          <dgm:bulletEnabled val="1"/>
        </dgm:presLayoutVars>
      </dgm:prSet>
      <dgm:spPr/>
    </dgm:pt>
    <dgm:pt modelId="{85F60629-3797-455F-A7A8-9977CBA98DF6}" type="pres">
      <dgm:prSet presAssocID="{E5350E50-0199-4CCE-AF17-D3587F69A083}" presName="twoplus" presStyleLbl="node1" presStyleIdx="2" presStyleCnt="5">
        <dgm:presLayoutVars>
          <dgm:bulletEnabled val="1"/>
        </dgm:presLayoutVars>
      </dgm:prSet>
      <dgm:spPr/>
    </dgm:pt>
    <dgm:pt modelId="{8B441EB2-DB8D-40D4-AB45-F2B28D8D0313}" type="pres">
      <dgm:prSet presAssocID="{476CA5BD-0196-4F1D-A4C4-EB4B516C2AD5}" presName="twoplus" presStyleLbl="node1" presStyleIdx="3" presStyleCnt="5">
        <dgm:presLayoutVars>
          <dgm:bulletEnabled val="1"/>
        </dgm:presLayoutVars>
      </dgm:prSet>
      <dgm:spPr/>
    </dgm:pt>
    <dgm:pt modelId="{6B13DC81-27EB-402D-AA21-5117789FCFB1}" type="pres">
      <dgm:prSet presAssocID="{1C63B82E-0F81-4395-83A2-E27DA0D4F8E8}" presName="twoplus" presStyleLbl="node1" presStyleIdx="4" presStyleCnt="5">
        <dgm:presLayoutVars>
          <dgm:bulletEnabled val="1"/>
        </dgm:presLayoutVars>
      </dgm:prSet>
      <dgm:spPr/>
    </dgm:pt>
  </dgm:ptLst>
  <dgm:cxnLst>
    <dgm:cxn modelId="{7272F707-3624-4AD3-93F8-F11F9D9F2384}" srcId="{56571520-AE43-4285-9920-B81B3C105B9B}" destId="{AB8FC7D8-CB43-4724-8239-2BD08CDA1F00}" srcOrd="1" destOrd="0" parTransId="{06599E0E-57DE-4DA7-9060-2CA674B6F62A}" sibTransId="{D770D5EB-E93F-4137-A9A4-4BAEC33E4E46}"/>
    <dgm:cxn modelId="{FAE5CB19-5E0E-47B6-AF96-73B5500C9CE0}" srcId="{56571520-AE43-4285-9920-B81B3C105B9B}" destId="{476CA5BD-0196-4F1D-A4C4-EB4B516C2AD5}" srcOrd="3" destOrd="0" parTransId="{A7B79C09-BB66-41E8-AAEE-A0DF1E6781F1}" sibTransId="{A91F48EB-9820-457F-BF67-6987B57AA28B}"/>
    <dgm:cxn modelId="{7EC4C962-E77E-48BC-8B4A-3DF51B81AE86}" type="presOf" srcId="{1C63B82E-0F81-4395-83A2-E27DA0D4F8E8}" destId="{6B13DC81-27EB-402D-AA21-5117789FCFB1}" srcOrd="0" destOrd="0" presId="urn:diagrams.loki3.com/TabbedArc+Icon"/>
    <dgm:cxn modelId="{ED5FA54C-38F5-4862-98DD-7A90BA7B711A}" srcId="{56571520-AE43-4285-9920-B81B3C105B9B}" destId="{1C63B82E-0F81-4395-83A2-E27DA0D4F8E8}" srcOrd="4" destOrd="0" parTransId="{EF3A25D9-DFFD-4610-A515-39677805DADB}" sibTransId="{55CFE77C-300A-4B42-8DE7-068B07CE9439}"/>
    <dgm:cxn modelId="{A488737C-8A38-479F-9077-A8F4C9D9360C}" type="presOf" srcId="{56571520-AE43-4285-9920-B81B3C105B9B}" destId="{E4C0EBA4-15E3-457E-9CF8-03C3B1FFD3FB}" srcOrd="0" destOrd="0" presId="urn:diagrams.loki3.com/TabbedArc+Icon"/>
    <dgm:cxn modelId="{479C0D8C-18DA-4C6F-8F90-33C6025CD64C}" type="presOf" srcId="{AB8FC7D8-CB43-4724-8239-2BD08CDA1F00}" destId="{D5DE9D13-F65A-49B0-8DE6-D3EB1736FFD0}" srcOrd="0" destOrd="0" presId="urn:diagrams.loki3.com/TabbedArc+Icon"/>
    <dgm:cxn modelId="{F202C591-A017-4DFA-8AA2-60B8E9128DC4}" type="presOf" srcId="{476CA5BD-0196-4F1D-A4C4-EB4B516C2AD5}" destId="{8B441EB2-DB8D-40D4-AB45-F2B28D8D0313}" srcOrd="0" destOrd="0" presId="urn:diagrams.loki3.com/TabbedArc+Icon"/>
    <dgm:cxn modelId="{3F215EA0-3623-423C-ABA8-C490D95D1D95}" srcId="{56571520-AE43-4285-9920-B81B3C105B9B}" destId="{ED346E3F-4054-4FA5-88D9-E248FE4B0E0F}" srcOrd="0" destOrd="0" parTransId="{3D1A066F-E84F-491E-8F77-7BAF1900BF29}" sibTransId="{81DD0BE9-CC8C-459C-9C12-FCB862851DE8}"/>
    <dgm:cxn modelId="{7151A1B7-746B-434E-A28A-84E4EDE353AB}" type="presOf" srcId="{ED346E3F-4054-4FA5-88D9-E248FE4B0E0F}" destId="{DD8AA37E-7C80-420B-8F90-8637A913EB8F}" srcOrd="0" destOrd="0" presId="urn:diagrams.loki3.com/TabbedArc+Icon"/>
    <dgm:cxn modelId="{1E1B60D2-E99C-4749-92CC-D85019D1D3B3}" type="presOf" srcId="{E5350E50-0199-4CCE-AF17-D3587F69A083}" destId="{85F60629-3797-455F-A7A8-9977CBA98DF6}" srcOrd="0" destOrd="0" presId="urn:diagrams.loki3.com/TabbedArc+Icon"/>
    <dgm:cxn modelId="{BE054CF6-EA90-4553-8743-F6BFCA4C01BC}" srcId="{56571520-AE43-4285-9920-B81B3C105B9B}" destId="{E5350E50-0199-4CCE-AF17-D3587F69A083}" srcOrd="2" destOrd="0" parTransId="{A4B7D3D0-EF9C-416D-B22E-E0BA568A6AE7}" sibTransId="{471BD4F9-264D-4C81-BBAC-9F3A855478F9}"/>
    <dgm:cxn modelId="{2B146252-0E6E-405C-B2FE-F76AF9F3E51B}" type="presParOf" srcId="{E4C0EBA4-15E3-457E-9CF8-03C3B1FFD3FB}" destId="{DD8AA37E-7C80-420B-8F90-8637A913EB8F}" srcOrd="0" destOrd="0" presId="urn:diagrams.loki3.com/TabbedArc+Icon"/>
    <dgm:cxn modelId="{62E3699E-2DD2-425C-A468-CEC8B841D069}" type="presParOf" srcId="{E4C0EBA4-15E3-457E-9CF8-03C3B1FFD3FB}" destId="{D5DE9D13-F65A-49B0-8DE6-D3EB1736FFD0}" srcOrd="1" destOrd="0" presId="urn:diagrams.loki3.com/TabbedArc+Icon"/>
    <dgm:cxn modelId="{4E88B647-F29F-40A5-9EDE-60409E646504}" type="presParOf" srcId="{E4C0EBA4-15E3-457E-9CF8-03C3B1FFD3FB}" destId="{85F60629-3797-455F-A7A8-9977CBA98DF6}" srcOrd="2" destOrd="0" presId="urn:diagrams.loki3.com/TabbedArc+Icon"/>
    <dgm:cxn modelId="{1E9FF117-41FC-4977-BD1B-0ADCA893BC0C}" type="presParOf" srcId="{E4C0EBA4-15E3-457E-9CF8-03C3B1FFD3FB}" destId="{8B441EB2-DB8D-40D4-AB45-F2B28D8D0313}" srcOrd="3" destOrd="0" presId="urn:diagrams.loki3.com/TabbedArc+Icon"/>
    <dgm:cxn modelId="{AD7EC065-1D1B-4328-B97B-9FB88967AED9}" type="presParOf" srcId="{E4C0EBA4-15E3-457E-9CF8-03C3B1FFD3FB}" destId="{6B13DC81-27EB-402D-AA21-5117789FCFB1}" srcOrd="4" destOrd="0" presId="urn:diagrams.loki3.com/TabbedArc+Icon"/>
  </dgm:cxnLst>
  <dgm:bg/>
  <dgm:whole/>
  <dgm:extLst>
    <a:ext uri="http://schemas.microsoft.com/office/drawing/2008/diagram">
      <dsp:dataModelExt xmlns:dsp="http://schemas.microsoft.com/office/drawing/2008/diagram" relId="rId7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F28C3B5-F1E5-45A9-BBAC-BDD11A2E2681}" type="doc">
      <dgm:prSet loTypeId="urn:microsoft.com/office/officeart/2008/layout/RadialCluster" loCatId="cycle" qsTypeId="urn:microsoft.com/office/officeart/2005/8/quickstyle/simple1" qsCatId="simple" csTypeId="urn:microsoft.com/office/officeart/2005/8/colors/accent1_2" csCatId="accent1" phldr="1"/>
      <dgm:spPr/>
      <dgm:t>
        <a:bodyPr/>
        <a:lstStyle/>
        <a:p>
          <a:endParaRPr lang="en-IL"/>
        </a:p>
      </dgm:t>
    </dgm:pt>
    <dgm:pt modelId="{3806887F-DE4E-4CF4-9A40-EEA1921F82A0}">
      <dgm:prSet phldrT="[Text]" custT="1"/>
      <dgm:spPr>
        <a:solidFill>
          <a:schemeClr val="accent2">
            <a:lumMod val="50000"/>
          </a:schemeClr>
        </a:solidFill>
        <a:ln cap="flat">
          <a:miter lim="800000"/>
        </a:ln>
      </dgm:spPr>
      <dgm:t>
        <a:bodyPr/>
        <a:lstStyle/>
        <a:p>
          <a:r>
            <a:rPr lang="he-IL" sz="2400" dirty="0">
              <a:solidFill>
                <a:schemeClr val="bg1"/>
              </a:solidFill>
            </a:rPr>
            <a:t>יעילות גישור בזום</a:t>
          </a:r>
        </a:p>
        <a:p>
          <a:r>
            <a:rPr lang="he-IL" sz="2400" dirty="0">
              <a:solidFill>
                <a:schemeClr val="bg1"/>
              </a:solidFill>
            </a:rPr>
            <a:t>בהיבט יעילות</a:t>
          </a:r>
          <a:endParaRPr lang="en-IL" sz="2400" dirty="0">
            <a:solidFill>
              <a:schemeClr val="bg1"/>
            </a:solidFill>
          </a:endParaRPr>
        </a:p>
      </dgm:t>
    </dgm:pt>
    <dgm:pt modelId="{AA409800-CC67-453F-8544-4BA6CE3CFB80}" type="parTrans" cxnId="{0B0951E8-5E31-4B0D-82F7-F87DDE146262}">
      <dgm:prSet/>
      <dgm:spPr/>
      <dgm:t>
        <a:bodyPr/>
        <a:lstStyle/>
        <a:p>
          <a:endParaRPr lang="en-IL"/>
        </a:p>
      </dgm:t>
    </dgm:pt>
    <dgm:pt modelId="{744D43D3-B54A-48EF-A5F8-8453454141C0}" type="sibTrans" cxnId="{0B0951E8-5E31-4B0D-82F7-F87DDE146262}">
      <dgm:prSet/>
      <dgm:spPr/>
      <dgm:t>
        <a:bodyPr/>
        <a:lstStyle/>
        <a:p>
          <a:endParaRPr lang="en-IL"/>
        </a:p>
      </dgm:t>
    </dgm:pt>
    <dgm:pt modelId="{18FAE9D3-135A-432F-A2ED-DE53739F12B0}">
      <dgm:prSet phldrT="[Text]"/>
      <dgm:spPr>
        <a:solidFill>
          <a:srgbClr val="93317E"/>
        </a:solidFill>
      </dgm:spPr>
      <dgm:t>
        <a:bodyPr/>
        <a:lstStyle/>
        <a:p>
          <a:r>
            <a:rPr lang="he-IL" dirty="0">
              <a:solidFill>
                <a:schemeClr val="bg1"/>
              </a:solidFill>
            </a:rPr>
            <a:t>חסכון זמן וכסף</a:t>
          </a:r>
          <a:endParaRPr lang="en-IL" dirty="0">
            <a:solidFill>
              <a:schemeClr val="bg1"/>
            </a:solidFill>
          </a:endParaRPr>
        </a:p>
      </dgm:t>
    </dgm:pt>
    <dgm:pt modelId="{6234ABA8-9762-4CD8-815B-7D13252AEEA7}" type="parTrans" cxnId="{768D7FED-C31B-457B-B8C8-0F27E2BDB373}">
      <dgm:prSet/>
      <dgm:spPr/>
      <dgm:t>
        <a:bodyPr/>
        <a:lstStyle/>
        <a:p>
          <a:endParaRPr lang="en-IL"/>
        </a:p>
      </dgm:t>
    </dgm:pt>
    <dgm:pt modelId="{4B3AB7FA-142A-48F2-A8A7-043F63E9176F}" type="sibTrans" cxnId="{768D7FED-C31B-457B-B8C8-0F27E2BDB373}">
      <dgm:prSet/>
      <dgm:spPr/>
      <dgm:t>
        <a:bodyPr/>
        <a:lstStyle/>
        <a:p>
          <a:endParaRPr lang="en-IL"/>
        </a:p>
      </dgm:t>
    </dgm:pt>
    <dgm:pt modelId="{8415C23D-3106-4E3F-AE14-925AF7383F88}">
      <dgm:prSet phldrT="[Text]"/>
      <dgm:spPr>
        <a:solidFill>
          <a:schemeClr val="accent4">
            <a:lumMod val="50000"/>
          </a:schemeClr>
        </a:solidFill>
      </dgm:spPr>
      <dgm:t>
        <a:bodyPr/>
        <a:lstStyle/>
        <a:p>
          <a:r>
            <a:rPr lang="he-IL" dirty="0">
              <a:solidFill>
                <a:schemeClr val="bg1"/>
              </a:solidFill>
            </a:rPr>
            <a:t>לעניין</a:t>
          </a:r>
          <a:endParaRPr lang="en-IL" dirty="0">
            <a:solidFill>
              <a:schemeClr val="bg1"/>
            </a:solidFill>
          </a:endParaRPr>
        </a:p>
      </dgm:t>
    </dgm:pt>
    <dgm:pt modelId="{46718F33-890D-4214-967F-6405318DBDBF}" type="parTrans" cxnId="{D289DCD0-C80D-40CE-B74A-C390A77618EA}">
      <dgm:prSet/>
      <dgm:spPr/>
      <dgm:t>
        <a:bodyPr/>
        <a:lstStyle/>
        <a:p>
          <a:endParaRPr lang="en-IL"/>
        </a:p>
      </dgm:t>
    </dgm:pt>
    <dgm:pt modelId="{44A94FDB-49D7-49CA-982B-526C0FBF5697}" type="sibTrans" cxnId="{D289DCD0-C80D-40CE-B74A-C390A77618EA}">
      <dgm:prSet/>
      <dgm:spPr/>
      <dgm:t>
        <a:bodyPr/>
        <a:lstStyle/>
        <a:p>
          <a:endParaRPr lang="en-IL"/>
        </a:p>
      </dgm:t>
    </dgm:pt>
    <dgm:pt modelId="{18D26219-A8CE-4588-BE75-C560BAF5C39E}">
      <dgm:prSet phldrT="[Text]"/>
      <dgm:spPr>
        <a:solidFill>
          <a:schemeClr val="accent3">
            <a:lumMod val="75000"/>
          </a:schemeClr>
        </a:solidFill>
      </dgm:spPr>
      <dgm:t>
        <a:bodyPr/>
        <a:lstStyle/>
        <a:p>
          <a:r>
            <a:rPr lang="he-IL" dirty="0">
              <a:solidFill>
                <a:schemeClr val="bg1"/>
              </a:solidFill>
            </a:rPr>
            <a:t>כיסוי גיאוגרפי רחב</a:t>
          </a:r>
          <a:endParaRPr lang="en-IL" dirty="0">
            <a:solidFill>
              <a:schemeClr val="bg1"/>
            </a:solidFill>
          </a:endParaRPr>
        </a:p>
      </dgm:t>
    </dgm:pt>
    <dgm:pt modelId="{41916539-FC4B-4179-81E7-75063D6D4865}" type="parTrans" cxnId="{FB421D04-863C-4E58-8EBD-2358DAC8CFA1}">
      <dgm:prSet/>
      <dgm:spPr/>
      <dgm:t>
        <a:bodyPr/>
        <a:lstStyle/>
        <a:p>
          <a:endParaRPr lang="en-IL"/>
        </a:p>
      </dgm:t>
    </dgm:pt>
    <dgm:pt modelId="{08719CEE-545C-4837-9996-B9B600DB2695}" type="sibTrans" cxnId="{FB421D04-863C-4E58-8EBD-2358DAC8CFA1}">
      <dgm:prSet/>
      <dgm:spPr/>
      <dgm:t>
        <a:bodyPr/>
        <a:lstStyle/>
        <a:p>
          <a:endParaRPr lang="en-IL"/>
        </a:p>
      </dgm:t>
    </dgm:pt>
    <dgm:pt modelId="{2CBF1575-864B-4628-933F-3D4364AA560E}">
      <dgm:prSet phldrT="[Text]" custT="1"/>
      <dgm:spPr>
        <a:solidFill>
          <a:srgbClr val="B94F07"/>
        </a:solidFill>
      </dgm:spPr>
      <dgm:t>
        <a:bodyPr/>
        <a:lstStyle/>
        <a:p>
          <a:r>
            <a:rPr lang="he-IL" sz="1800" dirty="0">
              <a:solidFill>
                <a:schemeClr val="bg1"/>
              </a:solidFill>
            </a:rPr>
            <a:t>תוצאות טובות</a:t>
          </a:r>
          <a:r>
            <a:rPr lang="en-US" sz="1800" dirty="0">
              <a:solidFill>
                <a:schemeClr val="bg1"/>
              </a:solidFill>
            </a:rPr>
            <a:t>  </a:t>
          </a:r>
          <a:endParaRPr lang="en-IL" sz="1800" dirty="0">
            <a:solidFill>
              <a:schemeClr val="bg1"/>
            </a:solidFill>
          </a:endParaRPr>
        </a:p>
      </dgm:t>
    </dgm:pt>
    <dgm:pt modelId="{F6BE07F6-F168-44C4-81A6-1F2BBE6F830D}" type="parTrans" cxnId="{D0C0F472-181E-4CF8-98A3-396B82C06B88}">
      <dgm:prSet/>
      <dgm:spPr/>
      <dgm:t>
        <a:bodyPr/>
        <a:lstStyle/>
        <a:p>
          <a:endParaRPr lang="en-IL"/>
        </a:p>
      </dgm:t>
    </dgm:pt>
    <dgm:pt modelId="{18F36DFA-B040-4D2B-AE46-10F7FD3A4ADE}" type="sibTrans" cxnId="{D0C0F472-181E-4CF8-98A3-396B82C06B88}">
      <dgm:prSet/>
      <dgm:spPr/>
      <dgm:t>
        <a:bodyPr/>
        <a:lstStyle/>
        <a:p>
          <a:endParaRPr lang="en-IL"/>
        </a:p>
      </dgm:t>
    </dgm:pt>
    <dgm:pt modelId="{9230A493-6CFA-4C46-8412-6265F26D8C03}" type="pres">
      <dgm:prSet presAssocID="{CF28C3B5-F1E5-45A9-BBAC-BDD11A2E2681}" presName="Name0" presStyleCnt="0">
        <dgm:presLayoutVars>
          <dgm:chMax val="1"/>
          <dgm:chPref val="1"/>
          <dgm:dir/>
          <dgm:animOne val="branch"/>
          <dgm:animLvl val="lvl"/>
        </dgm:presLayoutVars>
      </dgm:prSet>
      <dgm:spPr/>
    </dgm:pt>
    <dgm:pt modelId="{06C485E0-4C27-471E-B3C0-292C40DF7091}" type="pres">
      <dgm:prSet presAssocID="{3806887F-DE4E-4CF4-9A40-EEA1921F82A0}" presName="singleCycle" presStyleCnt="0"/>
      <dgm:spPr/>
    </dgm:pt>
    <dgm:pt modelId="{68F7E2C0-9431-4CD6-9705-120444525CDE}" type="pres">
      <dgm:prSet presAssocID="{3806887F-DE4E-4CF4-9A40-EEA1921F82A0}" presName="singleCenter" presStyleLbl="node1" presStyleIdx="0" presStyleCnt="5" custScaleX="131849">
        <dgm:presLayoutVars>
          <dgm:chMax val="7"/>
          <dgm:chPref val="7"/>
        </dgm:presLayoutVars>
      </dgm:prSet>
      <dgm:spPr/>
    </dgm:pt>
    <dgm:pt modelId="{7CE1EDDE-6247-4016-9C26-40510C72FE82}" type="pres">
      <dgm:prSet presAssocID="{6234ABA8-9762-4CD8-815B-7D13252AEEA7}" presName="Name56" presStyleLbl="parChTrans1D2" presStyleIdx="0" presStyleCnt="4"/>
      <dgm:spPr/>
    </dgm:pt>
    <dgm:pt modelId="{85E21104-D06A-4E71-8493-03515FEDF514}" type="pres">
      <dgm:prSet presAssocID="{18FAE9D3-135A-432F-A2ED-DE53739F12B0}" presName="text0" presStyleLbl="node1" presStyleIdx="1" presStyleCnt="5">
        <dgm:presLayoutVars>
          <dgm:bulletEnabled val="1"/>
        </dgm:presLayoutVars>
      </dgm:prSet>
      <dgm:spPr/>
    </dgm:pt>
    <dgm:pt modelId="{02170CDE-DA22-44B4-931E-D61715CBE9C6}" type="pres">
      <dgm:prSet presAssocID="{46718F33-890D-4214-967F-6405318DBDBF}" presName="Name56" presStyleLbl="parChTrans1D2" presStyleIdx="1" presStyleCnt="4"/>
      <dgm:spPr/>
    </dgm:pt>
    <dgm:pt modelId="{D968FD13-3057-47F7-BFD2-672147DCF997}" type="pres">
      <dgm:prSet presAssocID="{8415C23D-3106-4E3F-AE14-925AF7383F88}" presName="text0" presStyleLbl="node1" presStyleIdx="2" presStyleCnt="5">
        <dgm:presLayoutVars>
          <dgm:bulletEnabled val="1"/>
        </dgm:presLayoutVars>
      </dgm:prSet>
      <dgm:spPr/>
    </dgm:pt>
    <dgm:pt modelId="{4344A382-F505-4971-8065-4A24959C64E6}" type="pres">
      <dgm:prSet presAssocID="{41916539-FC4B-4179-81E7-75063D6D4865}" presName="Name56" presStyleLbl="parChTrans1D2" presStyleIdx="2" presStyleCnt="4"/>
      <dgm:spPr/>
    </dgm:pt>
    <dgm:pt modelId="{AB16ED51-131E-4A7C-A44A-B5BD72870572}" type="pres">
      <dgm:prSet presAssocID="{18D26219-A8CE-4588-BE75-C560BAF5C39E}" presName="text0" presStyleLbl="node1" presStyleIdx="3" presStyleCnt="5">
        <dgm:presLayoutVars>
          <dgm:bulletEnabled val="1"/>
        </dgm:presLayoutVars>
      </dgm:prSet>
      <dgm:spPr/>
    </dgm:pt>
    <dgm:pt modelId="{A64D7C8C-ABDB-4B82-B0F9-1C9350B20250}" type="pres">
      <dgm:prSet presAssocID="{F6BE07F6-F168-44C4-81A6-1F2BBE6F830D}" presName="Name56" presStyleLbl="parChTrans1D2" presStyleIdx="3" presStyleCnt="4"/>
      <dgm:spPr/>
    </dgm:pt>
    <dgm:pt modelId="{B2C2CAFF-8663-4415-9406-CE9BC2F16FEC}" type="pres">
      <dgm:prSet presAssocID="{2CBF1575-864B-4628-933F-3D4364AA560E}" presName="text0" presStyleLbl="node1" presStyleIdx="4" presStyleCnt="5" custScaleX="116602">
        <dgm:presLayoutVars>
          <dgm:bulletEnabled val="1"/>
        </dgm:presLayoutVars>
      </dgm:prSet>
      <dgm:spPr/>
    </dgm:pt>
  </dgm:ptLst>
  <dgm:cxnLst>
    <dgm:cxn modelId="{FB421D04-863C-4E58-8EBD-2358DAC8CFA1}" srcId="{3806887F-DE4E-4CF4-9A40-EEA1921F82A0}" destId="{18D26219-A8CE-4588-BE75-C560BAF5C39E}" srcOrd="2" destOrd="0" parTransId="{41916539-FC4B-4179-81E7-75063D6D4865}" sibTransId="{08719CEE-545C-4837-9996-B9B600DB2695}"/>
    <dgm:cxn modelId="{3E093C14-5C7B-4226-AB8F-30CCD70174B9}" type="presOf" srcId="{18FAE9D3-135A-432F-A2ED-DE53739F12B0}" destId="{85E21104-D06A-4E71-8493-03515FEDF514}" srcOrd="0" destOrd="0" presId="urn:microsoft.com/office/officeart/2008/layout/RadialCluster"/>
    <dgm:cxn modelId="{D0C0F472-181E-4CF8-98A3-396B82C06B88}" srcId="{3806887F-DE4E-4CF4-9A40-EEA1921F82A0}" destId="{2CBF1575-864B-4628-933F-3D4364AA560E}" srcOrd="3" destOrd="0" parTransId="{F6BE07F6-F168-44C4-81A6-1F2BBE6F830D}" sibTransId="{18F36DFA-B040-4D2B-AE46-10F7FD3A4ADE}"/>
    <dgm:cxn modelId="{95F73E5A-2887-41E8-8217-A8149F2E2A9B}" type="presOf" srcId="{CF28C3B5-F1E5-45A9-BBAC-BDD11A2E2681}" destId="{9230A493-6CFA-4C46-8412-6265F26D8C03}" srcOrd="0" destOrd="0" presId="urn:microsoft.com/office/officeart/2008/layout/RadialCluster"/>
    <dgm:cxn modelId="{9BD07695-E401-4C24-AD66-5BA6265BFEA3}" type="presOf" srcId="{F6BE07F6-F168-44C4-81A6-1F2BBE6F830D}" destId="{A64D7C8C-ABDB-4B82-B0F9-1C9350B20250}" srcOrd="0" destOrd="0" presId="urn:microsoft.com/office/officeart/2008/layout/RadialCluster"/>
    <dgm:cxn modelId="{8A66869C-7FB1-4D75-A819-D83624CDAFF3}" type="presOf" srcId="{3806887F-DE4E-4CF4-9A40-EEA1921F82A0}" destId="{68F7E2C0-9431-4CD6-9705-120444525CDE}" srcOrd="0" destOrd="0" presId="urn:microsoft.com/office/officeart/2008/layout/RadialCluster"/>
    <dgm:cxn modelId="{567562B0-3A8B-4FB7-86BF-6315185ABE92}" type="presOf" srcId="{41916539-FC4B-4179-81E7-75063D6D4865}" destId="{4344A382-F505-4971-8065-4A24959C64E6}" srcOrd="0" destOrd="0" presId="urn:microsoft.com/office/officeart/2008/layout/RadialCluster"/>
    <dgm:cxn modelId="{58ED23B8-B119-481A-A108-B2E210F16485}" type="presOf" srcId="{6234ABA8-9762-4CD8-815B-7D13252AEEA7}" destId="{7CE1EDDE-6247-4016-9C26-40510C72FE82}" srcOrd="0" destOrd="0" presId="urn:microsoft.com/office/officeart/2008/layout/RadialCluster"/>
    <dgm:cxn modelId="{33EB3DBA-56B4-4016-93FD-6B8D06CD2014}" type="presOf" srcId="{18D26219-A8CE-4588-BE75-C560BAF5C39E}" destId="{AB16ED51-131E-4A7C-A44A-B5BD72870572}" srcOrd="0" destOrd="0" presId="urn:microsoft.com/office/officeart/2008/layout/RadialCluster"/>
    <dgm:cxn modelId="{D289DCD0-C80D-40CE-B74A-C390A77618EA}" srcId="{3806887F-DE4E-4CF4-9A40-EEA1921F82A0}" destId="{8415C23D-3106-4E3F-AE14-925AF7383F88}" srcOrd="1" destOrd="0" parTransId="{46718F33-890D-4214-967F-6405318DBDBF}" sibTransId="{44A94FDB-49D7-49CA-982B-526C0FBF5697}"/>
    <dgm:cxn modelId="{9A1D4EDC-8292-4894-8CAF-E03F60DA07C4}" type="presOf" srcId="{46718F33-890D-4214-967F-6405318DBDBF}" destId="{02170CDE-DA22-44B4-931E-D61715CBE9C6}" srcOrd="0" destOrd="0" presId="urn:microsoft.com/office/officeart/2008/layout/RadialCluster"/>
    <dgm:cxn modelId="{0B0951E8-5E31-4B0D-82F7-F87DDE146262}" srcId="{CF28C3B5-F1E5-45A9-BBAC-BDD11A2E2681}" destId="{3806887F-DE4E-4CF4-9A40-EEA1921F82A0}" srcOrd="0" destOrd="0" parTransId="{AA409800-CC67-453F-8544-4BA6CE3CFB80}" sibTransId="{744D43D3-B54A-48EF-A5F8-8453454141C0}"/>
    <dgm:cxn modelId="{768D7FED-C31B-457B-B8C8-0F27E2BDB373}" srcId="{3806887F-DE4E-4CF4-9A40-EEA1921F82A0}" destId="{18FAE9D3-135A-432F-A2ED-DE53739F12B0}" srcOrd="0" destOrd="0" parTransId="{6234ABA8-9762-4CD8-815B-7D13252AEEA7}" sibTransId="{4B3AB7FA-142A-48F2-A8A7-043F63E9176F}"/>
    <dgm:cxn modelId="{A93105F6-9DCC-40AA-902A-55EC63101E64}" type="presOf" srcId="{8415C23D-3106-4E3F-AE14-925AF7383F88}" destId="{D968FD13-3057-47F7-BFD2-672147DCF997}" srcOrd="0" destOrd="0" presId="urn:microsoft.com/office/officeart/2008/layout/RadialCluster"/>
    <dgm:cxn modelId="{F030E7F7-4CC9-4BBE-8082-B0931F4E6175}" type="presOf" srcId="{2CBF1575-864B-4628-933F-3D4364AA560E}" destId="{B2C2CAFF-8663-4415-9406-CE9BC2F16FEC}" srcOrd="0" destOrd="0" presId="urn:microsoft.com/office/officeart/2008/layout/RadialCluster"/>
    <dgm:cxn modelId="{EB607D1D-2666-44A5-A07B-2179C7BA3B8B}" type="presParOf" srcId="{9230A493-6CFA-4C46-8412-6265F26D8C03}" destId="{06C485E0-4C27-471E-B3C0-292C40DF7091}" srcOrd="0" destOrd="0" presId="urn:microsoft.com/office/officeart/2008/layout/RadialCluster"/>
    <dgm:cxn modelId="{0493CEC6-E89B-4D2F-8BB2-F56FC89872F8}" type="presParOf" srcId="{06C485E0-4C27-471E-B3C0-292C40DF7091}" destId="{68F7E2C0-9431-4CD6-9705-120444525CDE}" srcOrd="0" destOrd="0" presId="urn:microsoft.com/office/officeart/2008/layout/RadialCluster"/>
    <dgm:cxn modelId="{BA27B743-8758-435F-AA53-939FB60DC2CB}" type="presParOf" srcId="{06C485E0-4C27-471E-B3C0-292C40DF7091}" destId="{7CE1EDDE-6247-4016-9C26-40510C72FE82}" srcOrd="1" destOrd="0" presId="urn:microsoft.com/office/officeart/2008/layout/RadialCluster"/>
    <dgm:cxn modelId="{DFB9A311-E064-45F4-B0E9-E7D2D782B38F}" type="presParOf" srcId="{06C485E0-4C27-471E-B3C0-292C40DF7091}" destId="{85E21104-D06A-4E71-8493-03515FEDF514}" srcOrd="2" destOrd="0" presId="urn:microsoft.com/office/officeart/2008/layout/RadialCluster"/>
    <dgm:cxn modelId="{98F40A3F-9D4A-401B-B540-A6AED7A64268}" type="presParOf" srcId="{06C485E0-4C27-471E-B3C0-292C40DF7091}" destId="{02170CDE-DA22-44B4-931E-D61715CBE9C6}" srcOrd="3" destOrd="0" presId="urn:microsoft.com/office/officeart/2008/layout/RadialCluster"/>
    <dgm:cxn modelId="{8AE42C47-2CFC-4547-A523-1D592D44AF89}" type="presParOf" srcId="{06C485E0-4C27-471E-B3C0-292C40DF7091}" destId="{D968FD13-3057-47F7-BFD2-672147DCF997}" srcOrd="4" destOrd="0" presId="urn:microsoft.com/office/officeart/2008/layout/RadialCluster"/>
    <dgm:cxn modelId="{A199BF8C-7553-41A3-B59D-317978742606}" type="presParOf" srcId="{06C485E0-4C27-471E-B3C0-292C40DF7091}" destId="{4344A382-F505-4971-8065-4A24959C64E6}" srcOrd="5" destOrd="0" presId="urn:microsoft.com/office/officeart/2008/layout/RadialCluster"/>
    <dgm:cxn modelId="{6E975290-6597-48F3-A271-B3BBC607D35F}" type="presParOf" srcId="{06C485E0-4C27-471E-B3C0-292C40DF7091}" destId="{AB16ED51-131E-4A7C-A44A-B5BD72870572}" srcOrd="6" destOrd="0" presId="urn:microsoft.com/office/officeart/2008/layout/RadialCluster"/>
    <dgm:cxn modelId="{ACCA8FD9-626E-4138-B214-0E553F41E74E}" type="presParOf" srcId="{06C485E0-4C27-471E-B3C0-292C40DF7091}" destId="{A64D7C8C-ABDB-4B82-B0F9-1C9350B20250}" srcOrd="7" destOrd="0" presId="urn:microsoft.com/office/officeart/2008/layout/RadialCluster"/>
    <dgm:cxn modelId="{52AF124F-5DCA-42C8-99F0-041F5A75233E}" type="presParOf" srcId="{06C485E0-4C27-471E-B3C0-292C40DF7091}" destId="{B2C2CAFF-8663-4415-9406-CE9BC2F16FEC}" srcOrd="8" destOrd="0" presId="urn:microsoft.com/office/officeart/2008/layout/RadialCluster"/>
  </dgm:cxnLst>
  <dgm:bg>
    <a:noFill/>
  </dgm:bg>
  <dgm:whole/>
  <dgm:extLst>
    <a:ext uri="http://schemas.microsoft.com/office/drawing/2008/diagram">
      <dsp:dataModelExt xmlns:dsp="http://schemas.microsoft.com/office/drawing/2008/diagram" relId="rId7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2D33699-2FC5-453D-8B44-9AD3EA2370CA}" type="doc">
      <dgm:prSet loTypeId="urn:microsoft.com/office/officeart/2008/layout/RadialCluster" loCatId="cycle" qsTypeId="urn:microsoft.com/office/officeart/2005/8/quickstyle/simple1" qsCatId="simple" csTypeId="urn:microsoft.com/office/officeart/2005/8/colors/accent1_2" csCatId="accent1" phldr="1"/>
      <dgm:spPr/>
      <dgm:t>
        <a:bodyPr/>
        <a:lstStyle/>
        <a:p>
          <a:endParaRPr lang="en-IL"/>
        </a:p>
      </dgm:t>
    </dgm:pt>
    <dgm:pt modelId="{F32921B3-869A-4CA5-A016-8101BA9927C6}">
      <dgm:prSet phldrT="[Text]" custT="1"/>
      <dgm:spPr>
        <a:solidFill>
          <a:schemeClr val="accent4">
            <a:lumMod val="75000"/>
          </a:schemeClr>
        </a:solidFill>
      </dgm:spPr>
      <dgm:t>
        <a:bodyPr/>
        <a:lstStyle/>
        <a:p>
          <a:r>
            <a:rPr lang="he-IL" sz="2000" dirty="0"/>
            <a:t>מיעוט התפרצויות קוטעות שיח</a:t>
          </a:r>
          <a:endParaRPr lang="en-IL" sz="2000" dirty="0"/>
        </a:p>
      </dgm:t>
    </dgm:pt>
    <dgm:pt modelId="{782A4633-3069-4857-B9EB-2B7A5F50D5A0}" type="parTrans" cxnId="{C48784B9-6DCC-4EA4-82B7-8B5FD55468EC}">
      <dgm:prSet/>
      <dgm:spPr/>
      <dgm:t>
        <a:bodyPr/>
        <a:lstStyle/>
        <a:p>
          <a:endParaRPr lang="en-IL"/>
        </a:p>
      </dgm:t>
    </dgm:pt>
    <dgm:pt modelId="{CE976559-AA33-4562-8890-88CFDF111553}" type="sibTrans" cxnId="{C48784B9-6DCC-4EA4-82B7-8B5FD55468EC}">
      <dgm:prSet/>
      <dgm:spPr/>
      <dgm:t>
        <a:bodyPr/>
        <a:lstStyle/>
        <a:p>
          <a:endParaRPr lang="en-IL"/>
        </a:p>
      </dgm:t>
    </dgm:pt>
    <dgm:pt modelId="{9CD51773-82CA-4E2B-B618-61BE9E065727}">
      <dgm:prSet phldrT="[Text]"/>
      <dgm:spPr>
        <a:solidFill>
          <a:schemeClr val="accent1">
            <a:lumMod val="75000"/>
          </a:schemeClr>
        </a:solidFill>
      </dgm:spPr>
      <dgm:t>
        <a:bodyPr/>
        <a:lstStyle/>
        <a:p>
          <a:r>
            <a:rPr lang="he-IL" dirty="0">
              <a:solidFill>
                <a:schemeClr val="bg1"/>
              </a:solidFill>
            </a:rPr>
            <a:t>המרחק מקטין עוינות</a:t>
          </a:r>
          <a:endParaRPr lang="en-IL" dirty="0"/>
        </a:p>
      </dgm:t>
    </dgm:pt>
    <dgm:pt modelId="{78090738-45A2-4212-8D71-CCAAB963ED94}" type="parTrans" cxnId="{B05A515C-C7D8-4238-94AE-C36B71556547}">
      <dgm:prSet/>
      <dgm:spPr/>
      <dgm:t>
        <a:bodyPr/>
        <a:lstStyle/>
        <a:p>
          <a:endParaRPr lang="en-IL"/>
        </a:p>
      </dgm:t>
    </dgm:pt>
    <dgm:pt modelId="{D91D82B5-8C25-4B24-AB5F-1A839FA736FB}" type="sibTrans" cxnId="{B05A515C-C7D8-4238-94AE-C36B71556547}">
      <dgm:prSet/>
      <dgm:spPr/>
      <dgm:t>
        <a:bodyPr/>
        <a:lstStyle/>
        <a:p>
          <a:endParaRPr lang="en-IL"/>
        </a:p>
      </dgm:t>
    </dgm:pt>
    <dgm:pt modelId="{E839D0FC-8AA6-4CE6-A0FF-29B6640AD185}">
      <dgm:prSet phldrT="[Text]"/>
      <dgm:spPr>
        <a:solidFill>
          <a:schemeClr val="accent1">
            <a:lumMod val="50000"/>
          </a:schemeClr>
        </a:solidFill>
      </dgm:spPr>
      <dgm:t>
        <a:bodyPr/>
        <a:lstStyle/>
        <a:p>
          <a:r>
            <a:rPr lang="he-IL" dirty="0">
              <a:solidFill>
                <a:schemeClr val="bg1"/>
              </a:solidFill>
            </a:rPr>
            <a:t>יתרונות גישור הזום בהיבט איכות</a:t>
          </a:r>
          <a:endParaRPr lang="en-IL" dirty="0"/>
        </a:p>
      </dgm:t>
    </dgm:pt>
    <dgm:pt modelId="{61CC13A2-3728-4D48-96FE-37FD890C16BC}" type="sibTrans" cxnId="{5832102E-6DC7-4DEF-A442-6EDCA64BC30B}">
      <dgm:prSet/>
      <dgm:spPr/>
      <dgm:t>
        <a:bodyPr/>
        <a:lstStyle/>
        <a:p>
          <a:endParaRPr lang="en-IL"/>
        </a:p>
      </dgm:t>
    </dgm:pt>
    <dgm:pt modelId="{5F8BFEBD-B3FB-473C-8001-3E787B31572D}" type="parTrans" cxnId="{5832102E-6DC7-4DEF-A442-6EDCA64BC30B}">
      <dgm:prSet/>
      <dgm:spPr/>
      <dgm:t>
        <a:bodyPr/>
        <a:lstStyle/>
        <a:p>
          <a:endParaRPr lang="en-IL"/>
        </a:p>
      </dgm:t>
    </dgm:pt>
    <dgm:pt modelId="{087318A3-44B0-4470-8804-58123C7040A1}" type="pres">
      <dgm:prSet presAssocID="{D2D33699-2FC5-453D-8B44-9AD3EA2370CA}" presName="Name0" presStyleCnt="0">
        <dgm:presLayoutVars>
          <dgm:chMax val="1"/>
          <dgm:chPref val="1"/>
          <dgm:dir/>
          <dgm:animOne val="branch"/>
          <dgm:animLvl val="lvl"/>
        </dgm:presLayoutVars>
      </dgm:prSet>
      <dgm:spPr/>
    </dgm:pt>
    <dgm:pt modelId="{838E22A0-3C5B-4E0C-BFC0-D5113A869A97}" type="pres">
      <dgm:prSet presAssocID="{E839D0FC-8AA6-4CE6-A0FF-29B6640AD185}" presName="singleCycle" presStyleCnt="0"/>
      <dgm:spPr/>
    </dgm:pt>
    <dgm:pt modelId="{BDEF25A6-17B0-4008-90EF-C9F209902C27}" type="pres">
      <dgm:prSet presAssocID="{E839D0FC-8AA6-4CE6-A0FF-29B6640AD185}" presName="singleCenter" presStyleLbl="node1" presStyleIdx="0" presStyleCnt="3" custScaleX="101186" custScaleY="94095" custLinFactNeighborY="-440">
        <dgm:presLayoutVars>
          <dgm:chMax val="7"/>
          <dgm:chPref val="7"/>
        </dgm:presLayoutVars>
      </dgm:prSet>
      <dgm:spPr/>
    </dgm:pt>
    <dgm:pt modelId="{074DA207-06F9-41B2-B495-E2CB58F9E994}" type="pres">
      <dgm:prSet presAssocID="{782A4633-3069-4857-B9EB-2B7A5F50D5A0}" presName="Name56" presStyleLbl="parChTrans1D2" presStyleIdx="0" presStyleCnt="2"/>
      <dgm:spPr/>
    </dgm:pt>
    <dgm:pt modelId="{C903D556-A955-4107-B44D-908D59A79568}" type="pres">
      <dgm:prSet presAssocID="{F32921B3-869A-4CA5-A016-8101BA9927C6}" presName="text0" presStyleLbl="node1" presStyleIdx="1" presStyleCnt="3" custScaleX="173021" custScaleY="125762" custRadScaleRad="186184" custRadScaleInc="-138337">
        <dgm:presLayoutVars>
          <dgm:bulletEnabled val="1"/>
        </dgm:presLayoutVars>
      </dgm:prSet>
      <dgm:spPr/>
    </dgm:pt>
    <dgm:pt modelId="{375C9CC7-DE4B-4A81-BFCB-938F1B5B62E0}" type="pres">
      <dgm:prSet presAssocID="{78090738-45A2-4212-8D71-CCAAB963ED94}" presName="Name56" presStyleLbl="parChTrans1D2" presStyleIdx="1" presStyleCnt="2"/>
      <dgm:spPr/>
    </dgm:pt>
    <dgm:pt modelId="{73978EE0-987A-4E12-AD40-ABB94B587A11}" type="pres">
      <dgm:prSet presAssocID="{9CD51773-82CA-4E2B-B618-61BE9E065727}" presName="text0" presStyleLbl="node1" presStyleIdx="2" presStyleCnt="3" custScaleX="152442" custScaleY="117680" custRadScaleRad="162972" custRadScaleInc="-60757">
        <dgm:presLayoutVars>
          <dgm:bulletEnabled val="1"/>
        </dgm:presLayoutVars>
      </dgm:prSet>
      <dgm:spPr/>
    </dgm:pt>
  </dgm:ptLst>
  <dgm:cxnLst>
    <dgm:cxn modelId="{84DC831A-3B6F-4E93-9E24-DB8F705102AF}" type="presOf" srcId="{F32921B3-869A-4CA5-A016-8101BA9927C6}" destId="{C903D556-A955-4107-B44D-908D59A79568}" srcOrd="0" destOrd="0" presId="urn:microsoft.com/office/officeart/2008/layout/RadialCluster"/>
    <dgm:cxn modelId="{5832102E-6DC7-4DEF-A442-6EDCA64BC30B}" srcId="{D2D33699-2FC5-453D-8B44-9AD3EA2370CA}" destId="{E839D0FC-8AA6-4CE6-A0FF-29B6640AD185}" srcOrd="0" destOrd="0" parTransId="{5F8BFEBD-B3FB-473C-8001-3E787B31572D}" sibTransId="{61CC13A2-3728-4D48-96FE-37FD890C16BC}"/>
    <dgm:cxn modelId="{B05A515C-C7D8-4238-94AE-C36B71556547}" srcId="{E839D0FC-8AA6-4CE6-A0FF-29B6640AD185}" destId="{9CD51773-82CA-4E2B-B618-61BE9E065727}" srcOrd="1" destOrd="0" parTransId="{78090738-45A2-4212-8D71-CCAAB963ED94}" sibTransId="{D91D82B5-8C25-4B24-AB5F-1A839FA736FB}"/>
    <dgm:cxn modelId="{2A91D86D-5BED-4886-B3C6-647655F35E2E}" type="presOf" srcId="{9CD51773-82CA-4E2B-B618-61BE9E065727}" destId="{73978EE0-987A-4E12-AD40-ABB94B587A11}" srcOrd="0" destOrd="0" presId="urn:microsoft.com/office/officeart/2008/layout/RadialCluster"/>
    <dgm:cxn modelId="{7D140873-3242-455C-A64F-70B161F3B8CD}" type="presOf" srcId="{E839D0FC-8AA6-4CE6-A0FF-29B6640AD185}" destId="{BDEF25A6-17B0-4008-90EF-C9F209902C27}" srcOrd="0" destOrd="0" presId="urn:microsoft.com/office/officeart/2008/layout/RadialCluster"/>
    <dgm:cxn modelId="{ADDEBE79-2027-4022-9E88-F56E0D86EB8E}" type="presOf" srcId="{78090738-45A2-4212-8D71-CCAAB963ED94}" destId="{375C9CC7-DE4B-4A81-BFCB-938F1B5B62E0}" srcOrd="0" destOrd="0" presId="urn:microsoft.com/office/officeart/2008/layout/RadialCluster"/>
    <dgm:cxn modelId="{C48784B9-6DCC-4EA4-82B7-8B5FD55468EC}" srcId="{E839D0FC-8AA6-4CE6-A0FF-29B6640AD185}" destId="{F32921B3-869A-4CA5-A016-8101BA9927C6}" srcOrd="0" destOrd="0" parTransId="{782A4633-3069-4857-B9EB-2B7A5F50D5A0}" sibTransId="{CE976559-AA33-4562-8890-88CFDF111553}"/>
    <dgm:cxn modelId="{9CEF63ED-468F-480B-ABB1-D4745569F406}" type="presOf" srcId="{D2D33699-2FC5-453D-8B44-9AD3EA2370CA}" destId="{087318A3-44B0-4470-8804-58123C7040A1}" srcOrd="0" destOrd="0" presId="urn:microsoft.com/office/officeart/2008/layout/RadialCluster"/>
    <dgm:cxn modelId="{7D1A18FA-ED9A-454E-9863-75FC7F0DAE78}" type="presOf" srcId="{782A4633-3069-4857-B9EB-2B7A5F50D5A0}" destId="{074DA207-06F9-41B2-B495-E2CB58F9E994}" srcOrd="0" destOrd="0" presId="urn:microsoft.com/office/officeart/2008/layout/RadialCluster"/>
    <dgm:cxn modelId="{1606BEFA-AD04-477F-B9CC-A0623B409C32}" type="presParOf" srcId="{087318A3-44B0-4470-8804-58123C7040A1}" destId="{838E22A0-3C5B-4E0C-BFC0-D5113A869A97}" srcOrd="0" destOrd="0" presId="urn:microsoft.com/office/officeart/2008/layout/RadialCluster"/>
    <dgm:cxn modelId="{4CBE4952-F539-440D-BCB6-043333E43EF5}" type="presParOf" srcId="{838E22A0-3C5B-4E0C-BFC0-D5113A869A97}" destId="{BDEF25A6-17B0-4008-90EF-C9F209902C27}" srcOrd="0" destOrd="0" presId="urn:microsoft.com/office/officeart/2008/layout/RadialCluster"/>
    <dgm:cxn modelId="{F79C187F-6542-4359-AD8E-3B079D1F39A5}" type="presParOf" srcId="{838E22A0-3C5B-4E0C-BFC0-D5113A869A97}" destId="{074DA207-06F9-41B2-B495-E2CB58F9E994}" srcOrd="1" destOrd="0" presId="urn:microsoft.com/office/officeart/2008/layout/RadialCluster"/>
    <dgm:cxn modelId="{06904C0B-0E8B-4573-8D3E-135DB062BACB}" type="presParOf" srcId="{838E22A0-3C5B-4E0C-BFC0-D5113A869A97}" destId="{C903D556-A955-4107-B44D-908D59A79568}" srcOrd="2" destOrd="0" presId="urn:microsoft.com/office/officeart/2008/layout/RadialCluster"/>
    <dgm:cxn modelId="{4DFEF750-3090-40F5-ABCD-CBF9D57642D6}" type="presParOf" srcId="{838E22A0-3C5B-4E0C-BFC0-D5113A869A97}" destId="{375C9CC7-DE4B-4A81-BFCB-938F1B5B62E0}" srcOrd="3" destOrd="0" presId="urn:microsoft.com/office/officeart/2008/layout/RadialCluster"/>
    <dgm:cxn modelId="{033CD4F4-CA49-42D6-9A80-06CDE7E7899F}" type="presParOf" srcId="{838E22A0-3C5B-4E0C-BFC0-D5113A869A97}" destId="{73978EE0-987A-4E12-AD40-ABB94B587A11}" srcOrd="4" destOrd="0" presId="urn:microsoft.com/office/officeart/2008/layout/RadialCluster"/>
  </dgm:cxnLst>
  <dgm:bg/>
  <dgm:whole/>
  <dgm:extLst>
    <a:ext uri="http://schemas.microsoft.com/office/drawing/2008/diagram">
      <dsp:dataModelExt xmlns:dsp="http://schemas.microsoft.com/office/drawing/2008/diagram" relId="rId8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633745C-81C3-42D0-97A4-0D69A3533253}" type="doc">
      <dgm:prSet loTypeId="urn:microsoft.com/office/officeart/2008/layout/RadialCluster" loCatId="cycle" qsTypeId="urn:microsoft.com/office/officeart/2005/8/quickstyle/simple1" qsCatId="simple" csTypeId="urn:microsoft.com/office/officeart/2005/8/colors/accent0_1" csCatId="mainScheme" phldr="1"/>
      <dgm:spPr/>
      <dgm:t>
        <a:bodyPr/>
        <a:lstStyle/>
        <a:p>
          <a:endParaRPr lang="en-IL"/>
        </a:p>
      </dgm:t>
    </dgm:pt>
    <dgm:pt modelId="{1EC80C50-ED9C-4EA2-B1CE-A80F9AF73F6C}">
      <dgm:prSet phldrT="[Text]"/>
      <dgm:spPr>
        <a:solidFill>
          <a:schemeClr val="bg2">
            <a:lumMod val="25000"/>
          </a:schemeClr>
        </a:solidFill>
      </dgm:spPr>
      <dgm:t>
        <a:bodyPr/>
        <a:lstStyle/>
        <a:p>
          <a:r>
            <a:rPr lang="he-IL" dirty="0">
              <a:solidFill>
                <a:schemeClr val="bg1"/>
              </a:solidFill>
            </a:rPr>
            <a:t>חסרונות גישור בזום</a:t>
          </a:r>
          <a:endParaRPr lang="en-IL" b="1" dirty="0">
            <a:solidFill>
              <a:schemeClr val="bg1"/>
            </a:solidFill>
          </a:endParaRPr>
        </a:p>
      </dgm:t>
    </dgm:pt>
    <dgm:pt modelId="{C481BF2C-A95D-4B80-8085-9689F1988CC3}" type="parTrans" cxnId="{123A1AC7-B2DB-4BE9-A143-CB0BDBC8C90C}">
      <dgm:prSet/>
      <dgm:spPr/>
      <dgm:t>
        <a:bodyPr/>
        <a:lstStyle/>
        <a:p>
          <a:endParaRPr lang="en-IL"/>
        </a:p>
      </dgm:t>
    </dgm:pt>
    <dgm:pt modelId="{6E58BEEA-204B-4336-888E-07466DABAC5A}" type="sibTrans" cxnId="{123A1AC7-B2DB-4BE9-A143-CB0BDBC8C90C}">
      <dgm:prSet/>
      <dgm:spPr/>
      <dgm:t>
        <a:bodyPr/>
        <a:lstStyle/>
        <a:p>
          <a:endParaRPr lang="en-IL"/>
        </a:p>
      </dgm:t>
    </dgm:pt>
    <dgm:pt modelId="{3880E84F-96B5-468E-8538-4136E8CA7E9E}">
      <dgm:prSet phldrT="[Text]" custT="1"/>
      <dgm:spPr/>
      <dgm:t>
        <a:bodyPr/>
        <a:lstStyle/>
        <a:p>
          <a:r>
            <a:rPr lang="he-IL" sz="1600" dirty="0"/>
            <a:t>חסר בתקשורת הבינאישית</a:t>
          </a:r>
          <a:endParaRPr lang="en-IL" sz="1600" dirty="0"/>
        </a:p>
      </dgm:t>
    </dgm:pt>
    <dgm:pt modelId="{85369E91-D854-4A07-9DF9-230D9201892B}" type="parTrans" cxnId="{CA950235-AEB3-48D0-96BE-5DA2BD6010D7}">
      <dgm:prSet/>
      <dgm:spPr/>
      <dgm:t>
        <a:bodyPr/>
        <a:lstStyle/>
        <a:p>
          <a:endParaRPr lang="en-IL"/>
        </a:p>
      </dgm:t>
    </dgm:pt>
    <dgm:pt modelId="{867C8366-439E-4683-B5C2-C9F71B709DD9}" type="sibTrans" cxnId="{CA950235-AEB3-48D0-96BE-5DA2BD6010D7}">
      <dgm:prSet/>
      <dgm:spPr/>
      <dgm:t>
        <a:bodyPr/>
        <a:lstStyle/>
        <a:p>
          <a:endParaRPr lang="en-IL"/>
        </a:p>
      </dgm:t>
    </dgm:pt>
    <dgm:pt modelId="{749E42D0-3D00-4745-901A-4ACDAC0C0796}">
      <dgm:prSet phldrT="[Text]" custT="1"/>
      <dgm:spPr/>
      <dgm:t>
        <a:bodyPr/>
        <a:lstStyle/>
        <a:p>
          <a:r>
            <a:rPr lang="he-IL" sz="1800" dirty="0"/>
            <a:t>ספקות לגבי חשאיות התהליך</a:t>
          </a:r>
          <a:endParaRPr lang="en-IL" sz="1800" dirty="0"/>
        </a:p>
      </dgm:t>
    </dgm:pt>
    <dgm:pt modelId="{3EDFC4E6-36B5-401E-9464-961F15B436BD}" type="parTrans" cxnId="{3C047F33-E198-4BCF-A963-42EF340527D8}">
      <dgm:prSet/>
      <dgm:spPr/>
      <dgm:t>
        <a:bodyPr/>
        <a:lstStyle/>
        <a:p>
          <a:endParaRPr lang="en-IL"/>
        </a:p>
      </dgm:t>
    </dgm:pt>
    <dgm:pt modelId="{88E2CA81-48E9-4FD8-9C5F-480EC6E00A8D}" type="sibTrans" cxnId="{3C047F33-E198-4BCF-A963-42EF340527D8}">
      <dgm:prSet/>
      <dgm:spPr/>
      <dgm:t>
        <a:bodyPr/>
        <a:lstStyle/>
        <a:p>
          <a:endParaRPr lang="en-IL"/>
        </a:p>
      </dgm:t>
    </dgm:pt>
    <dgm:pt modelId="{C6AF38C1-60B2-4546-8499-E5EEFAA20B5E}">
      <dgm:prSet phldrT="[Text]" custT="1"/>
      <dgm:spPr/>
      <dgm:t>
        <a:bodyPr/>
        <a:lstStyle/>
        <a:p>
          <a:r>
            <a:rPr lang="he-IL" sz="1800" dirty="0"/>
            <a:t>הפרעות טכניות בתקשורת</a:t>
          </a:r>
          <a:endParaRPr lang="en-IL" sz="1800" dirty="0"/>
        </a:p>
      </dgm:t>
    </dgm:pt>
    <dgm:pt modelId="{181540E7-57BC-496C-9FB6-192070F6218B}" type="parTrans" cxnId="{22957DD6-5008-45AC-B2F9-C4A1B79F111C}">
      <dgm:prSet/>
      <dgm:spPr/>
      <dgm:t>
        <a:bodyPr/>
        <a:lstStyle/>
        <a:p>
          <a:endParaRPr lang="en-IL"/>
        </a:p>
      </dgm:t>
    </dgm:pt>
    <dgm:pt modelId="{B9E9B695-5381-41EF-889B-D4B3C6A92DB2}" type="sibTrans" cxnId="{22957DD6-5008-45AC-B2F9-C4A1B79F111C}">
      <dgm:prSet/>
      <dgm:spPr/>
      <dgm:t>
        <a:bodyPr/>
        <a:lstStyle/>
        <a:p>
          <a:endParaRPr lang="en-IL"/>
        </a:p>
      </dgm:t>
    </dgm:pt>
    <dgm:pt modelId="{34D9A0D1-E203-40E4-AB5B-12231D4C3245}">
      <dgm:prSet phldrT="[Text]"/>
      <dgm:spPr/>
      <dgm:t>
        <a:bodyPr/>
        <a:lstStyle/>
        <a:p>
          <a:r>
            <a:rPr lang="he-IL" dirty="0"/>
            <a:t>המגשרים חשים שהשפעתם מועטה</a:t>
          </a:r>
          <a:endParaRPr lang="en-IL" dirty="0"/>
        </a:p>
      </dgm:t>
    </dgm:pt>
    <dgm:pt modelId="{15E99C45-71A9-438B-8A26-288366CDB481}" type="parTrans" cxnId="{06ACCC0B-9B6C-49B4-8A6A-E0FE3D24A060}">
      <dgm:prSet/>
      <dgm:spPr/>
      <dgm:t>
        <a:bodyPr/>
        <a:lstStyle/>
        <a:p>
          <a:endParaRPr lang="en-IL"/>
        </a:p>
      </dgm:t>
    </dgm:pt>
    <dgm:pt modelId="{0C32EF6C-E5E2-4AAB-A6B2-C9F7480D7CD3}" type="sibTrans" cxnId="{06ACCC0B-9B6C-49B4-8A6A-E0FE3D24A060}">
      <dgm:prSet/>
      <dgm:spPr/>
      <dgm:t>
        <a:bodyPr/>
        <a:lstStyle/>
        <a:p>
          <a:endParaRPr lang="en-IL"/>
        </a:p>
      </dgm:t>
    </dgm:pt>
    <dgm:pt modelId="{249F176C-AB58-441E-8317-849DF4A71054}" type="pres">
      <dgm:prSet presAssocID="{4633745C-81C3-42D0-97A4-0D69A3533253}" presName="Name0" presStyleCnt="0">
        <dgm:presLayoutVars>
          <dgm:chMax val="1"/>
          <dgm:chPref val="1"/>
          <dgm:dir/>
          <dgm:animOne val="branch"/>
          <dgm:animLvl val="lvl"/>
        </dgm:presLayoutVars>
      </dgm:prSet>
      <dgm:spPr/>
    </dgm:pt>
    <dgm:pt modelId="{1A15986D-0A4B-44D6-8574-6254572AE4C8}" type="pres">
      <dgm:prSet presAssocID="{1EC80C50-ED9C-4EA2-B1CE-A80F9AF73F6C}" presName="singleCycle" presStyleCnt="0"/>
      <dgm:spPr/>
    </dgm:pt>
    <dgm:pt modelId="{660E1E9C-9BA7-42CF-8E3D-059C1C600D09}" type="pres">
      <dgm:prSet presAssocID="{1EC80C50-ED9C-4EA2-B1CE-A80F9AF73F6C}" presName="singleCenter" presStyleLbl="node1" presStyleIdx="0" presStyleCnt="5" custScaleX="115102">
        <dgm:presLayoutVars>
          <dgm:chMax val="7"/>
          <dgm:chPref val="7"/>
        </dgm:presLayoutVars>
      </dgm:prSet>
      <dgm:spPr/>
    </dgm:pt>
    <dgm:pt modelId="{4989123C-96D1-4291-8E7D-D973AF400E5F}" type="pres">
      <dgm:prSet presAssocID="{85369E91-D854-4A07-9DF9-230D9201892B}" presName="Name56" presStyleLbl="parChTrans1D2" presStyleIdx="0" presStyleCnt="4"/>
      <dgm:spPr/>
    </dgm:pt>
    <dgm:pt modelId="{A3B42EA2-5CE7-4FDA-BDC4-DB35E395BE12}" type="pres">
      <dgm:prSet presAssocID="{3880E84F-96B5-468E-8538-4136E8CA7E9E}" presName="text0" presStyleLbl="node1" presStyleIdx="1" presStyleCnt="5" custScaleX="156514" custScaleY="130939">
        <dgm:presLayoutVars>
          <dgm:bulletEnabled val="1"/>
        </dgm:presLayoutVars>
      </dgm:prSet>
      <dgm:spPr/>
    </dgm:pt>
    <dgm:pt modelId="{6041A4E5-0439-47E3-B24C-F234F77B62FC}" type="pres">
      <dgm:prSet presAssocID="{3EDFC4E6-36B5-401E-9464-961F15B436BD}" presName="Name56" presStyleLbl="parChTrans1D2" presStyleIdx="1" presStyleCnt="4"/>
      <dgm:spPr/>
    </dgm:pt>
    <dgm:pt modelId="{52438CF8-1C60-4FD0-9E03-975E2635AC7A}" type="pres">
      <dgm:prSet presAssocID="{749E42D0-3D00-4745-901A-4ACDAC0C0796}" presName="text0" presStyleLbl="node1" presStyleIdx="2" presStyleCnt="5" custScaleX="150355">
        <dgm:presLayoutVars>
          <dgm:bulletEnabled val="1"/>
        </dgm:presLayoutVars>
      </dgm:prSet>
      <dgm:spPr/>
    </dgm:pt>
    <dgm:pt modelId="{6AB86968-7681-4B65-BC7F-0A65E0C1CBA2}" type="pres">
      <dgm:prSet presAssocID="{15E99C45-71A9-438B-8A26-288366CDB481}" presName="Name56" presStyleLbl="parChTrans1D2" presStyleIdx="2" presStyleCnt="4"/>
      <dgm:spPr/>
    </dgm:pt>
    <dgm:pt modelId="{95AFDC1F-3761-42F8-8704-88F9DBBE81B2}" type="pres">
      <dgm:prSet presAssocID="{34D9A0D1-E203-40E4-AB5B-12231D4C3245}" presName="text0" presStyleLbl="node1" presStyleIdx="3" presStyleCnt="5" custScaleX="123964">
        <dgm:presLayoutVars>
          <dgm:bulletEnabled val="1"/>
        </dgm:presLayoutVars>
      </dgm:prSet>
      <dgm:spPr/>
    </dgm:pt>
    <dgm:pt modelId="{A80DA340-2769-488D-A913-A7E2FBF4AFDE}" type="pres">
      <dgm:prSet presAssocID="{181540E7-57BC-496C-9FB6-192070F6218B}" presName="Name56" presStyleLbl="parChTrans1D2" presStyleIdx="3" presStyleCnt="4"/>
      <dgm:spPr/>
    </dgm:pt>
    <dgm:pt modelId="{4E346791-0C81-4B0F-BBCC-A576FE232117}" type="pres">
      <dgm:prSet presAssocID="{C6AF38C1-60B2-4546-8499-E5EEFAA20B5E}" presName="text0" presStyleLbl="node1" presStyleIdx="4" presStyleCnt="5" custScaleX="141317" custScaleY="115953">
        <dgm:presLayoutVars>
          <dgm:bulletEnabled val="1"/>
        </dgm:presLayoutVars>
      </dgm:prSet>
      <dgm:spPr/>
    </dgm:pt>
  </dgm:ptLst>
  <dgm:cxnLst>
    <dgm:cxn modelId="{06ACCC0B-9B6C-49B4-8A6A-E0FE3D24A060}" srcId="{1EC80C50-ED9C-4EA2-B1CE-A80F9AF73F6C}" destId="{34D9A0D1-E203-40E4-AB5B-12231D4C3245}" srcOrd="2" destOrd="0" parTransId="{15E99C45-71A9-438B-8A26-288366CDB481}" sibTransId="{0C32EF6C-E5E2-4AAB-A6B2-C9F7480D7CD3}"/>
    <dgm:cxn modelId="{2BE7DE1C-9CFE-4E97-9B20-1B1922E074EB}" type="presOf" srcId="{1EC80C50-ED9C-4EA2-B1CE-A80F9AF73F6C}" destId="{660E1E9C-9BA7-42CF-8E3D-059C1C600D09}" srcOrd="0" destOrd="0" presId="urn:microsoft.com/office/officeart/2008/layout/RadialCluster"/>
    <dgm:cxn modelId="{7B1A7F31-3E79-4C31-93AF-0F5025BD3E11}" type="presOf" srcId="{3EDFC4E6-36B5-401E-9464-961F15B436BD}" destId="{6041A4E5-0439-47E3-B24C-F234F77B62FC}" srcOrd="0" destOrd="0" presId="urn:microsoft.com/office/officeart/2008/layout/RadialCluster"/>
    <dgm:cxn modelId="{3C047F33-E198-4BCF-A963-42EF340527D8}" srcId="{1EC80C50-ED9C-4EA2-B1CE-A80F9AF73F6C}" destId="{749E42D0-3D00-4745-901A-4ACDAC0C0796}" srcOrd="1" destOrd="0" parTransId="{3EDFC4E6-36B5-401E-9464-961F15B436BD}" sibTransId="{88E2CA81-48E9-4FD8-9C5F-480EC6E00A8D}"/>
    <dgm:cxn modelId="{CA950235-AEB3-48D0-96BE-5DA2BD6010D7}" srcId="{1EC80C50-ED9C-4EA2-B1CE-A80F9AF73F6C}" destId="{3880E84F-96B5-468E-8538-4136E8CA7E9E}" srcOrd="0" destOrd="0" parTransId="{85369E91-D854-4A07-9DF9-230D9201892B}" sibTransId="{867C8366-439E-4683-B5C2-C9F71B709DD9}"/>
    <dgm:cxn modelId="{0850E963-934A-4A8F-81A3-B1F9EE95EAB4}" type="presOf" srcId="{4633745C-81C3-42D0-97A4-0D69A3533253}" destId="{249F176C-AB58-441E-8317-849DF4A71054}" srcOrd="0" destOrd="0" presId="urn:microsoft.com/office/officeart/2008/layout/RadialCluster"/>
    <dgm:cxn modelId="{3279606B-E9F4-4B9E-B386-AB2A788B36A8}" type="presOf" srcId="{3880E84F-96B5-468E-8538-4136E8CA7E9E}" destId="{A3B42EA2-5CE7-4FDA-BDC4-DB35E395BE12}" srcOrd="0" destOrd="0" presId="urn:microsoft.com/office/officeart/2008/layout/RadialCluster"/>
    <dgm:cxn modelId="{F93FC773-4858-46EF-9B75-5329DB679DCE}" type="presOf" srcId="{15E99C45-71A9-438B-8A26-288366CDB481}" destId="{6AB86968-7681-4B65-BC7F-0A65E0C1CBA2}" srcOrd="0" destOrd="0" presId="urn:microsoft.com/office/officeart/2008/layout/RadialCluster"/>
    <dgm:cxn modelId="{692D9D88-2432-4E5E-BA2A-6A94210F9616}" type="presOf" srcId="{C6AF38C1-60B2-4546-8499-E5EEFAA20B5E}" destId="{4E346791-0C81-4B0F-BBCC-A576FE232117}" srcOrd="0" destOrd="0" presId="urn:microsoft.com/office/officeart/2008/layout/RadialCluster"/>
    <dgm:cxn modelId="{3F82FCA6-8761-4284-8BDF-975035C018D0}" type="presOf" srcId="{85369E91-D854-4A07-9DF9-230D9201892B}" destId="{4989123C-96D1-4291-8E7D-D973AF400E5F}" srcOrd="0" destOrd="0" presId="urn:microsoft.com/office/officeart/2008/layout/RadialCluster"/>
    <dgm:cxn modelId="{6252E4B0-CA6A-46E1-A957-726701F46339}" type="presOf" srcId="{181540E7-57BC-496C-9FB6-192070F6218B}" destId="{A80DA340-2769-488D-A913-A7E2FBF4AFDE}" srcOrd="0" destOrd="0" presId="urn:microsoft.com/office/officeart/2008/layout/RadialCluster"/>
    <dgm:cxn modelId="{123A1AC7-B2DB-4BE9-A143-CB0BDBC8C90C}" srcId="{4633745C-81C3-42D0-97A4-0D69A3533253}" destId="{1EC80C50-ED9C-4EA2-B1CE-A80F9AF73F6C}" srcOrd="0" destOrd="0" parTransId="{C481BF2C-A95D-4B80-8085-9689F1988CC3}" sibTransId="{6E58BEEA-204B-4336-888E-07466DABAC5A}"/>
    <dgm:cxn modelId="{7F673ACE-8E81-451A-B186-3F5EC8F825A9}" type="presOf" srcId="{34D9A0D1-E203-40E4-AB5B-12231D4C3245}" destId="{95AFDC1F-3761-42F8-8704-88F9DBBE81B2}" srcOrd="0" destOrd="0" presId="urn:microsoft.com/office/officeart/2008/layout/RadialCluster"/>
    <dgm:cxn modelId="{22957DD6-5008-45AC-B2F9-C4A1B79F111C}" srcId="{1EC80C50-ED9C-4EA2-B1CE-A80F9AF73F6C}" destId="{C6AF38C1-60B2-4546-8499-E5EEFAA20B5E}" srcOrd="3" destOrd="0" parTransId="{181540E7-57BC-496C-9FB6-192070F6218B}" sibTransId="{B9E9B695-5381-41EF-889B-D4B3C6A92DB2}"/>
    <dgm:cxn modelId="{C3C4DBE4-467B-474A-B11E-7065B4DABFBC}" type="presOf" srcId="{749E42D0-3D00-4745-901A-4ACDAC0C0796}" destId="{52438CF8-1C60-4FD0-9E03-975E2635AC7A}" srcOrd="0" destOrd="0" presId="urn:microsoft.com/office/officeart/2008/layout/RadialCluster"/>
    <dgm:cxn modelId="{EBEFFE2E-443C-4AA3-87A1-3C84FFCBCEEE}" type="presParOf" srcId="{249F176C-AB58-441E-8317-849DF4A71054}" destId="{1A15986D-0A4B-44D6-8574-6254572AE4C8}" srcOrd="0" destOrd="0" presId="urn:microsoft.com/office/officeart/2008/layout/RadialCluster"/>
    <dgm:cxn modelId="{2878E089-52A7-4735-B7A9-6A50B5840FD4}" type="presParOf" srcId="{1A15986D-0A4B-44D6-8574-6254572AE4C8}" destId="{660E1E9C-9BA7-42CF-8E3D-059C1C600D09}" srcOrd="0" destOrd="0" presId="urn:microsoft.com/office/officeart/2008/layout/RadialCluster"/>
    <dgm:cxn modelId="{004B94FA-875A-4766-9D39-FD8A997079F5}" type="presParOf" srcId="{1A15986D-0A4B-44D6-8574-6254572AE4C8}" destId="{4989123C-96D1-4291-8E7D-D973AF400E5F}" srcOrd="1" destOrd="0" presId="urn:microsoft.com/office/officeart/2008/layout/RadialCluster"/>
    <dgm:cxn modelId="{3BF4D669-3C91-48B1-B069-A8AFC7B901E7}" type="presParOf" srcId="{1A15986D-0A4B-44D6-8574-6254572AE4C8}" destId="{A3B42EA2-5CE7-4FDA-BDC4-DB35E395BE12}" srcOrd="2" destOrd="0" presId="urn:microsoft.com/office/officeart/2008/layout/RadialCluster"/>
    <dgm:cxn modelId="{80F69D1A-7130-48A7-AD6D-81D0B72D9312}" type="presParOf" srcId="{1A15986D-0A4B-44D6-8574-6254572AE4C8}" destId="{6041A4E5-0439-47E3-B24C-F234F77B62FC}" srcOrd="3" destOrd="0" presId="urn:microsoft.com/office/officeart/2008/layout/RadialCluster"/>
    <dgm:cxn modelId="{09129FCF-2F9B-4044-A589-4041A345CC47}" type="presParOf" srcId="{1A15986D-0A4B-44D6-8574-6254572AE4C8}" destId="{52438CF8-1C60-4FD0-9E03-975E2635AC7A}" srcOrd="4" destOrd="0" presId="urn:microsoft.com/office/officeart/2008/layout/RadialCluster"/>
    <dgm:cxn modelId="{0C8115F7-76FB-4999-A9DC-79F84804362E}" type="presParOf" srcId="{1A15986D-0A4B-44D6-8574-6254572AE4C8}" destId="{6AB86968-7681-4B65-BC7F-0A65E0C1CBA2}" srcOrd="5" destOrd="0" presId="urn:microsoft.com/office/officeart/2008/layout/RadialCluster"/>
    <dgm:cxn modelId="{0E6117B8-4C4E-4886-A281-D957948D74C5}" type="presParOf" srcId="{1A15986D-0A4B-44D6-8574-6254572AE4C8}" destId="{95AFDC1F-3761-42F8-8704-88F9DBBE81B2}" srcOrd="6" destOrd="0" presId="urn:microsoft.com/office/officeart/2008/layout/RadialCluster"/>
    <dgm:cxn modelId="{82DA8529-EB2C-4459-B3BF-302DA1087EC9}" type="presParOf" srcId="{1A15986D-0A4B-44D6-8574-6254572AE4C8}" destId="{A80DA340-2769-488D-A913-A7E2FBF4AFDE}" srcOrd="7" destOrd="0" presId="urn:microsoft.com/office/officeart/2008/layout/RadialCluster"/>
    <dgm:cxn modelId="{EFADCAD3-E76B-4F3B-BA49-B571A3089861}" type="presParOf" srcId="{1A15986D-0A4B-44D6-8574-6254572AE4C8}" destId="{4E346791-0C81-4B0F-BBCC-A576FE232117}" srcOrd="8" destOrd="0" presId="urn:microsoft.com/office/officeart/2008/layout/RadialCluster"/>
  </dgm:cxnLst>
  <dgm:bg/>
  <dgm:whole/>
  <dgm:extLst>
    <a:ext uri="http://schemas.microsoft.com/office/drawing/2008/diagram">
      <dsp:dataModelExt xmlns:dsp="http://schemas.microsoft.com/office/drawing/2008/diagram" relId="rId8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CC3B4FB-7934-41CC-B6B7-24FD4432B3AE}" type="doc">
      <dgm:prSet loTypeId="urn:diagrams.loki3.com/VaryingWidthList" loCatId="list" qsTypeId="urn:microsoft.com/office/officeart/2005/8/quickstyle/simple1" qsCatId="simple" csTypeId="urn:microsoft.com/office/officeart/2005/8/colors/accent1_2" csCatId="accent1" phldr="1"/>
      <dgm:spPr/>
    </dgm:pt>
    <dgm:pt modelId="{7084C3A1-2B6C-4A58-A339-12383CB50384}">
      <dgm:prSet phldrT="[Text]" custT="1"/>
      <dgm:spPr>
        <a:solidFill>
          <a:schemeClr val="accent5">
            <a:lumMod val="75000"/>
          </a:schemeClr>
        </a:solidFill>
      </dgm:spPr>
      <dgm:t>
        <a:bodyPr/>
        <a:lstStyle/>
        <a:p>
          <a:r>
            <a:rPr lang="he-IL" sz="3600" dirty="0"/>
            <a:t>שמירת חשאיות ופרטיות</a:t>
          </a:r>
          <a:endParaRPr lang="en-IL" sz="3600" dirty="0"/>
        </a:p>
      </dgm:t>
    </dgm:pt>
    <dgm:pt modelId="{9C8CCD00-BF3C-41C7-AE73-ADB043CB46BB}" type="parTrans" cxnId="{BC9066DF-CD8D-426F-BECA-22BD3389E182}">
      <dgm:prSet/>
      <dgm:spPr/>
      <dgm:t>
        <a:bodyPr/>
        <a:lstStyle/>
        <a:p>
          <a:endParaRPr lang="en-IL" sz="1100"/>
        </a:p>
      </dgm:t>
    </dgm:pt>
    <dgm:pt modelId="{E79B4F20-79C8-4904-866D-52A75DB345C8}" type="sibTrans" cxnId="{BC9066DF-CD8D-426F-BECA-22BD3389E182}">
      <dgm:prSet/>
      <dgm:spPr/>
      <dgm:t>
        <a:bodyPr/>
        <a:lstStyle/>
        <a:p>
          <a:endParaRPr lang="en-IL" sz="1100"/>
        </a:p>
      </dgm:t>
    </dgm:pt>
    <dgm:pt modelId="{1B3E6DBD-19D8-4A9C-9D0B-3828CE820AAA}">
      <dgm:prSet phldrT="[Text]" custT="1"/>
      <dgm:spPr>
        <a:solidFill>
          <a:srgbClr val="B94F07"/>
        </a:solidFill>
      </dgm:spPr>
      <dgm:t>
        <a:bodyPr/>
        <a:lstStyle/>
        <a:p>
          <a:pPr>
            <a:buClrTx/>
            <a:buSzTx/>
            <a:buFontTx/>
            <a:buNone/>
          </a:pPr>
          <a:r>
            <a:rPr lang="he-IL" sz="3600" dirty="0"/>
            <a:t>קשיים טכנולוגיים</a:t>
          </a:r>
          <a:endParaRPr lang="en-IL" sz="3600" dirty="0"/>
        </a:p>
      </dgm:t>
    </dgm:pt>
    <dgm:pt modelId="{2A3483E3-C10A-4647-B350-25530D54E9E3}" type="parTrans" cxnId="{C92A33A4-4429-43D7-A517-223BF071A84D}">
      <dgm:prSet/>
      <dgm:spPr/>
      <dgm:t>
        <a:bodyPr/>
        <a:lstStyle/>
        <a:p>
          <a:endParaRPr lang="en-IL" sz="1100"/>
        </a:p>
      </dgm:t>
    </dgm:pt>
    <dgm:pt modelId="{2949E367-ED82-4E08-B695-A6BE875CE702}" type="sibTrans" cxnId="{C92A33A4-4429-43D7-A517-223BF071A84D}">
      <dgm:prSet/>
      <dgm:spPr/>
      <dgm:t>
        <a:bodyPr/>
        <a:lstStyle/>
        <a:p>
          <a:endParaRPr lang="en-IL" sz="1100"/>
        </a:p>
      </dgm:t>
    </dgm:pt>
    <dgm:pt modelId="{94A53399-E22B-4B9B-AF87-A4F2C4FA305E}">
      <dgm:prSet phldrT="[Text]" custT="1"/>
      <dgm:spPr>
        <a:solidFill>
          <a:srgbClr val="7030A0"/>
        </a:solidFill>
      </dgm:spPr>
      <dgm:t>
        <a:bodyPr/>
        <a:lstStyle/>
        <a:p>
          <a:r>
            <a:rPr lang="he-IL" sz="3600" dirty="0">
              <a:solidFill>
                <a:schemeClr val="bg1"/>
              </a:solidFill>
            </a:rPr>
            <a:t>הגורם האנושי חסר</a:t>
          </a:r>
          <a:endParaRPr lang="en-IL" sz="3600" dirty="0"/>
        </a:p>
      </dgm:t>
    </dgm:pt>
    <dgm:pt modelId="{26C83DF7-C0C1-4FE0-AE85-1D1054266C05}" type="parTrans" cxnId="{73A3960C-ECB6-4836-8BCA-AA81CE05EE1F}">
      <dgm:prSet/>
      <dgm:spPr/>
      <dgm:t>
        <a:bodyPr/>
        <a:lstStyle/>
        <a:p>
          <a:endParaRPr lang="en-IL" sz="1100"/>
        </a:p>
      </dgm:t>
    </dgm:pt>
    <dgm:pt modelId="{A10E1745-F1CB-4878-AE40-6D59C8274C89}" type="sibTrans" cxnId="{73A3960C-ECB6-4836-8BCA-AA81CE05EE1F}">
      <dgm:prSet/>
      <dgm:spPr/>
      <dgm:t>
        <a:bodyPr/>
        <a:lstStyle/>
        <a:p>
          <a:endParaRPr lang="en-IL" sz="1100"/>
        </a:p>
      </dgm:t>
    </dgm:pt>
    <dgm:pt modelId="{DB31A770-36F5-4B38-AAD2-DE4A65BC8268}" type="pres">
      <dgm:prSet presAssocID="{5CC3B4FB-7934-41CC-B6B7-24FD4432B3AE}" presName="Name0" presStyleCnt="0">
        <dgm:presLayoutVars>
          <dgm:resizeHandles/>
        </dgm:presLayoutVars>
      </dgm:prSet>
      <dgm:spPr/>
    </dgm:pt>
    <dgm:pt modelId="{74FE3491-48A7-4A35-9A8F-BAA7B2A15429}" type="pres">
      <dgm:prSet presAssocID="{7084C3A1-2B6C-4A58-A339-12383CB50384}" presName="text" presStyleLbl="node1" presStyleIdx="0" presStyleCnt="3" custScaleX="90259">
        <dgm:presLayoutVars>
          <dgm:bulletEnabled val="1"/>
        </dgm:presLayoutVars>
      </dgm:prSet>
      <dgm:spPr/>
    </dgm:pt>
    <dgm:pt modelId="{C91F468A-9DCF-4095-AA11-49186302E221}" type="pres">
      <dgm:prSet presAssocID="{E79B4F20-79C8-4904-866D-52A75DB345C8}" presName="space" presStyleCnt="0"/>
      <dgm:spPr/>
    </dgm:pt>
    <dgm:pt modelId="{4BB8E016-EE81-4F9B-B035-EBFF997D6506}" type="pres">
      <dgm:prSet presAssocID="{1B3E6DBD-19D8-4A9C-9D0B-3828CE820AAA}" presName="text" presStyleLbl="node1" presStyleIdx="1" presStyleCnt="3" custScaleX="146897">
        <dgm:presLayoutVars>
          <dgm:bulletEnabled val="1"/>
        </dgm:presLayoutVars>
      </dgm:prSet>
      <dgm:spPr/>
    </dgm:pt>
    <dgm:pt modelId="{52C7C283-0047-47D3-BBF1-36538DE35638}" type="pres">
      <dgm:prSet presAssocID="{2949E367-ED82-4E08-B695-A6BE875CE702}" presName="space" presStyleCnt="0"/>
      <dgm:spPr/>
    </dgm:pt>
    <dgm:pt modelId="{883E0AC1-424F-4920-922B-198B9198017C}" type="pres">
      <dgm:prSet presAssocID="{94A53399-E22B-4B9B-AF87-A4F2C4FA305E}" presName="text" presStyleLbl="node1" presStyleIdx="2" presStyleCnt="3" custScaleX="128447">
        <dgm:presLayoutVars>
          <dgm:bulletEnabled val="1"/>
        </dgm:presLayoutVars>
      </dgm:prSet>
      <dgm:spPr/>
    </dgm:pt>
  </dgm:ptLst>
  <dgm:cxnLst>
    <dgm:cxn modelId="{73A3960C-ECB6-4836-8BCA-AA81CE05EE1F}" srcId="{5CC3B4FB-7934-41CC-B6B7-24FD4432B3AE}" destId="{94A53399-E22B-4B9B-AF87-A4F2C4FA305E}" srcOrd="2" destOrd="0" parTransId="{26C83DF7-C0C1-4FE0-AE85-1D1054266C05}" sibTransId="{A10E1745-F1CB-4878-AE40-6D59C8274C89}"/>
    <dgm:cxn modelId="{49CF2280-1A18-487A-AB1B-5DEE65CD61F8}" type="presOf" srcId="{94A53399-E22B-4B9B-AF87-A4F2C4FA305E}" destId="{883E0AC1-424F-4920-922B-198B9198017C}" srcOrd="0" destOrd="0" presId="urn:diagrams.loki3.com/VaryingWidthList"/>
    <dgm:cxn modelId="{C92A33A4-4429-43D7-A517-223BF071A84D}" srcId="{5CC3B4FB-7934-41CC-B6B7-24FD4432B3AE}" destId="{1B3E6DBD-19D8-4A9C-9D0B-3828CE820AAA}" srcOrd="1" destOrd="0" parTransId="{2A3483E3-C10A-4647-B350-25530D54E9E3}" sibTransId="{2949E367-ED82-4E08-B695-A6BE875CE702}"/>
    <dgm:cxn modelId="{AC6AD3D2-2918-4FCB-A6E3-82817B8E2DFC}" type="presOf" srcId="{5CC3B4FB-7934-41CC-B6B7-24FD4432B3AE}" destId="{DB31A770-36F5-4B38-AAD2-DE4A65BC8268}" srcOrd="0" destOrd="0" presId="urn:diagrams.loki3.com/VaryingWidthList"/>
    <dgm:cxn modelId="{BC9066DF-CD8D-426F-BECA-22BD3389E182}" srcId="{5CC3B4FB-7934-41CC-B6B7-24FD4432B3AE}" destId="{7084C3A1-2B6C-4A58-A339-12383CB50384}" srcOrd="0" destOrd="0" parTransId="{9C8CCD00-BF3C-41C7-AE73-ADB043CB46BB}" sibTransId="{E79B4F20-79C8-4904-866D-52A75DB345C8}"/>
    <dgm:cxn modelId="{3ACBDFEE-F3A2-48EA-8120-3F10A743F601}" type="presOf" srcId="{1B3E6DBD-19D8-4A9C-9D0B-3828CE820AAA}" destId="{4BB8E016-EE81-4F9B-B035-EBFF997D6506}" srcOrd="0" destOrd="0" presId="urn:diagrams.loki3.com/VaryingWidthList"/>
    <dgm:cxn modelId="{047568F6-4F89-4E9A-8F72-E51EC69AF2C9}" type="presOf" srcId="{7084C3A1-2B6C-4A58-A339-12383CB50384}" destId="{74FE3491-48A7-4A35-9A8F-BAA7B2A15429}" srcOrd="0" destOrd="0" presId="urn:diagrams.loki3.com/VaryingWidthList"/>
    <dgm:cxn modelId="{6EC54C11-20FE-45C4-87CA-F5163EA9E30E}" type="presParOf" srcId="{DB31A770-36F5-4B38-AAD2-DE4A65BC8268}" destId="{74FE3491-48A7-4A35-9A8F-BAA7B2A15429}" srcOrd="0" destOrd="0" presId="urn:diagrams.loki3.com/VaryingWidthList"/>
    <dgm:cxn modelId="{880799C4-0BDA-4E63-81D6-426AA52540BA}" type="presParOf" srcId="{DB31A770-36F5-4B38-AAD2-DE4A65BC8268}" destId="{C91F468A-9DCF-4095-AA11-49186302E221}" srcOrd="1" destOrd="0" presId="urn:diagrams.loki3.com/VaryingWidthList"/>
    <dgm:cxn modelId="{BCC80F49-AF0E-4227-971A-2E718BA8F9D0}" type="presParOf" srcId="{DB31A770-36F5-4B38-AAD2-DE4A65BC8268}" destId="{4BB8E016-EE81-4F9B-B035-EBFF997D6506}" srcOrd="2" destOrd="0" presId="urn:diagrams.loki3.com/VaryingWidthList"/>
    <dgm:cxn modelId="{5B4B08F0-B035-4805-A4B2-3ABEFD290FDB}" type="presParOf" srcId="{DB31A770-36F5-4B38-AAD2-DE4A65BC8268}" destId="{52C7C283-0047-47D3-BBF1-36538DE35638}" srcOrd="3" destOrd="0" presId="urn:diagrams.loki3.com/VaryingWidthList"/>
    <dgm:cxn modelId="{6AEFDBC5-541C-4DBD-A140-9611C477797A}" type="presParOf" srcId="{DB31A770-36F5-4B38-AAD2-DE4A65BC8268}" destId="{883E0AC1-424F-4920-922B-198B9198017C}" srcOrd="4" destOrd="0" presId="urn:diagrams.loki3.com/VaryingWidthList"/>
  </dgm:cxnLst>
  <dgm:bg/>
  <dgm:whole/>
  <dgm:extLst>
    <a:ext uri="http://schemas.microsoft.com/office/drawing/2008/diagram">
      <dsp:dataModelExt xmlns:dsp="http://schemas.microsoft.com/office/drawing/2008/diagram" relId="rId9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8BBD982B-F274-4BA3-8F19-028AA15117A4}" type="doc">
      <dgm:prSet loTypeId="urn:microsoft.com/office/officeart/2005/8/layout/hProcess11#1" loCatId="process" qsTypeId="urn:microsoft.com/office/officeart/2005/8/quickstyle/3d1" qsCatId="3D" csTypeId="urn:microsoft.com/office/officeart/2005/8/colors/colorful3" csCatId="colorful" phldr="1"/>
      <dgm:spPr/>
      <dgm:t>
        <a:bodyPr/>
        <a:lstStyle/>
        <a:p>
          <a:pPr algn="r" rtl="1"/>
          <a:endParaRPr lang="ar-SA"/>
        </a:p>
      </dgm:t>
    </dgm:pt>
    <dgm:pt modelId="{7BF07599-40A3-43F8-B74C-B9C9D197B9C8}">
      <dgm:prSet phldrT="[Text]" custT="1"/>
      <dgm:spPr/>
      <dgm:t>
        <a:bodyPr/>
        <a:lstStyle/>
        <a:p>
          <a:pPr algn="ctr" rtl="1"/>
          <a:r>
            <a:rPr lang="he-IL" sz="1800" b="1" dirty="0">
              <a:solidFill>
                <a:srgbClr val="7030A0"/>
              </a:solidFill>
            </a:rPr>
            <a:t>ממפגש פיזי פנים-מול-פנים</a:t>
          </a:r>
        </a:p>
        <a:p>
          <a:pPr algn="ctr" rtl="1"/>
          <a:r>
            <a:rPr lang="he-IL" sz="1800" b="1" dirty="0">
              <a:solidFill>
                <a:schemeClr val="accent5">
                  <a:lumMod val="75000"/>
                </a:schemeClr>
              </a:solidFill>
            </a:rPr>
            <a:t>למפגש וירטואלי</a:t>
          </a:r>
          <a:endParaRPr lang="ar-SA" sz="1800" b="1" dirty="0">
            <a:solidFill>
              <a:schemeClr val="accent5">
                <a:lumMod val="75000"/>
              </a:schemeClr>
            </a:solidFill>
          </a:endParaRPr>
        </a:p>
      </dgm:t>
    </dgm:pt>
    <dgm:pt modelId="{05A33227-C3A2-40A7-900E-1D070E545DAC}" type="parTrans" cxnId="{B0DAC2FD-EDA1-441B-A845-0C1964D6B924}">
      <dgm:prSet/>
      <dgm:spPr/>
      <dgm:t>
        <a:bodyPr/>
        <a:lstStyle/>
        <a:p>
          <a:pPr algn="r" rtl="1"/>
          <a:endParaRPr lang="ar-SA" sz="2800">
            <a:solidFill>
              <a:srgbClr val="7030A0"/>
            </a:solidFill>
          </a:endParaRPr>
        </a:p>
      </dgm:t>
    </dgm:pt>
    <dgm:pt modelId="{347A4B58-92E3-49B2-BBF5-15BF5A0F478B}" type="sibTrans" cxnId="{B0DAC2FD-EDA1-441B-A845-0C1964D6B924}">
      <dgm:prSet/>
      <dgm:spPr/>
      <dgm:t>
        <a:bodyPr/>
        <a:lstStyle/>
        <a:p>
          <a:pPr algn="r" rtl="1"/>
          <a:endParaRPr lang="ar-SA" sz="2800">
            <a:solidFill>
              <a:srgbClr val="7030A0"/>
            </a:solidFill>
          </a:endParaRPr>
        </a:p>
      </dgm:t>
    </dgm:pt>
    <dgm:pt modelId="{964A18CD-1B5D-4A7E-B182-2927E17348E0}">
      <dgm:prSet phldrT="[Text]" custT="1"/>
      <dgm:spPr/>
      <dgm:t>
        <a:bodyPr/>
        <a:lstStyle/>
        <a:p>
          <a:pPr algn="ctr" rtl="1"/>
          <a:r>
            <a:rPr lang="he-IL" sz="1800" b="1" dirty="0">
              <a:solidFill>
                <a:srgbClr val="7030A0"/>
              </a:solidFill>
            </a:rPr>
            <a:t>מהתערבות אנושית וקבלת החלטות </a:t>
          </a:r>
        </a:p>
        <a:p>
          <a:pPr algn="ctr" rtl="1"/>
          <a:r>
            <a:rPr lang="he-IL" sz="1800" b="1" dirty="0">
              <a:solidFill>
                <a:schemeClr val="accent5">
                  <a:lumMod val="75000"/>
                </a:schemeClr>
              </a:solidFill>
            </a:rPr>
            <a:t>להתערבות/תמיכת תוכנה </a:t>
          </a:r>
          <a:endParaRPr lang="ar-SA" sz="1800" b="1" dirty="0">
            <a:solidFill>
              <a:schemeClr val="accent5">
                <a:lumMod val="75000"/>
              </a:schemeClr>
            </a:solidFill>
          </a:endParaRPr>
        </a:p>
      </dgm:t>
    </dgm:pt>
    <dgm:pt modelId="{90C13AAE-4246-46D9-9B6E-D27D7FCA92D1}" type="parTrans" cxnId="{57D1E1FE-AB13-4507-B39B-15BDE576AB21}">
      <dgm:prSet/>
      <dgm:spPr/>
      <dgm:t>
        <a:bodyPr/>
        <a:lstStyle/>
        <a:p>
          <a:pPr algn="r" rtl="1"/>
          <a:endParaRPr lang="ar-SA" sz="2800">
            <a:solidFill>
              <a:srgbClr val="7030A0"/>
            </a:solidFill>
          </a:endParaRPr>
        </a:p>
      </dgm:t>
    </dgm:pt>
    <dgm:pt modelId="{63F601AF-EA35-4E0A-A9D9-C60ACFB6BC55}" type="sibTrans" cxnId="{57D1E1FE-AB13-4507-B39B-15BDE576AB21}">
      <dgm:prSet/>
      <dgm:spPr/>
      <dgm:t>
        <a:bodyPr/>
        <a:lstStyle/>
        <a:p>
          <a:pPr algn="r" rtl="1"/>
          <a:endParaRPr lang="ar-SA" sz="2800">
            <a:solidFill>
              <a:srgbClr val="7030A0"/>
            </a:solidFill>
          </a:endParaRPr>
        </a:p>
      </dgm:t>
    </dgm:pt>
    <dgm:pt modelId="{25761703-EE26-4CA8-B049-3F157889CE06}">
      <dgm:prSet phldrT="[Text]" custT="1"/>
      <dgm:spPr/>
      <dgm:t>
        <a:bodyPr/>
        <a:lstStyle/>
        <a:p>
          <a:pPr algn="ctr" rtl="1"/>
          <a:r>
            <a:rPr lang="he-IL" sz="1800" b="1" dirty="0">
              <a:solidFill>
                <a:srgbClr val="7030A0"/>
              </a:solidFill>
            </a:rPr>
            <a:t>מערך החיסיון </a:t>
          </a:r>
        </a:p>
        <a:p>
          <a:pPr algn="ctr" rtl="1"/>
          <a:r>
            <a:rPr lang="he-IL" sz="1800" b="1" dirty="0">
              <a:solidFill>
                <a:schemeClr val="accent5">
                  <a:lumMod val="75000"/>
                </a:schemeClr>
              </a:solidFill>
            </a:rPr>
            <a:t>לערך האיסוף, העיבוד והשימוש באינפורמציה</a:t>
          </a:r>
          <a:endParaRPr lang="ar-SA" sz="1800" b="1" dirty="0">
            <a:solidFill>
              <a:schemeClr val="accent5">
                <a:lumMod val="75000"/>
              </a:schemeClr>
            </a:solidFill>
          </a:endParaRPr>
        </a:p>
      </dgm:t>
    </dgm:pt>
    <dgm:pt modelId="{5EE1D751-E7E3-4E30-AC49-4C8227478F52}" type="parTrans" cxnId="{B4023F34-1758-4145-893F-044E6D16D52E}">
      <dgm:prSet/>
      <dgm:spPr/>
      <dgm:t>
        <a:bodyPr/>
        <a:lstStyle/>
        <a:p>
          <a:pPr algn="r" rtl="1"/>
          <a:endParaRPr lang="ar-SA" sz="2800">
            <a:solidFill>
              <a:srgbClr val="7030A0"/>
            </a:solidFill>
          </a:endParaRPr>
        </a:p>
      </dgm:t>
    </dgm:pt>
    <dgm:pt modelId="{B74F6A51-714F-4AA7-B42B-E7F20847B954}" type="sibTrans" cxnId="{B4023F34-1758-4145-893F-044E6D16D52E}">
      <dgm:prSet/>
      <dgm:spPr/>
      <dgm:t>
        <a:bodyPr/>
        <a:lstStyle/>
        <a:p>
          <a:pPr algn="r" rtl="1"/>
          <a:endParaRPr lang="ar-SA" sz="2800">
            <a:solidFill>
              <a:srgbClr val="7030A0"/>
            </a:solidFill>
          </a:endParaRPr>
        </a:p>
      </dgm:t>
    </dgm:pt>
    <dgm:pt modelId="{E731978B-F94B-47D7-AFDE-5668EE8523C9}">
      <dgm:prSet custT="1"/>
      <dgm:spPr/>
      <dgm:t>
        <a:bodyPr/>
        <a:lstStyle/>
        <a:p>
          <a:pPr rtl="1"/>
          <a:r>
            <a:rPr lang="he-IL" sz="1800" b="1" dirty="0">
              <a:solidFill>
                <a:srgbClr val="7030A0"/>
              </a:solidFill>
            </a:rPr>
            <a:t>מיישוב הסכסוך</a:t>
          </a:r>
        </a:p>
        <a:p>
          <a:pPr rtl="1"/>
          <a:r>
            <a:rPr lang="he-IL" sz="1800" b="1" dirty="0">
              <a:solidFill>
                <a:schemeClr val="accent5">
                  <a:lumMod val="75000"/>
                </a:schemeClr>
              </a:solidFill>
            </a:rPr>
            <a:t>למניעת הסכסוך</a:t>
          </a:r>
        </a:p>
      </dgm:t>
    </dgm:pt>
    <dgm:pt modelId="{347D0D83-196D-4ACE-95D8-CD164212347B}" type="parTrans" cxnId="{4F7CA4AE-94FE-4378-A583-281ED01F3A26}">
      <dgm:prSet/>
      <dgm:spPr/>
      <dgm:t>
        <a:bodyPr/>
        <a:lstStyle/>
        <a:p>
          <a:pPr algn="r" rtl="1"/>
          <a:endParaRPr lang="ar-SA" sz="2800">
            <a:solidFill>
              <a:srgbClr val="7030A0"/>
            </a:solidFill>
          </a:endParaRPr>
        </a:p>
      </dgm:t>
    </dgm:pt>
    <dgm:pt modelId="{EE1B103E-6B40-4F05-8FE6-0D6F6D6931A3}" type="sibTrans" cxnId="{4F7CA4AE-94FE-4378-A583-281ED01F3A26}">
      <dgm:prSet/>
      <dgm:spPr/>
      <dgm:t>
        <a:bodyPr/>
        <a:lstStyle/>
        <a:p>
          <a:pPr algn="r" rtl="1"/>
          <a:endParaRPr lang="ar-SA" sz="2800">
            <a:solidFill>
              <a:srgbClr val="7030A0"/>
            </a:solidFill>
          </a:endParaRPr>
        </a:p>
      </dgm:t>
    </dgm:pt>
    <dgm:pt modelId="{EEF78DF5-8555-476E-9DA5-D85EF5BED6E8}" type="pres">
      <dgm:prSet presAssocID="{8BBD982B-F274-4BA3-8F19-028AA15117A4}" presName="Name0" presStyleCnt="0">
        <dgm:presLayoutVars>
          <dgm:dir val="rev"/>
          <dgm:resizeHandles val="exact"/>
        </dgm:presLayoutVars>
      </dgm:prSet>
      <dgm:spPr/>
    </dgm:pt>
    <dgm:pt modelId="{026FE858-264F-439B-A7F3-F2D942865AB2}" type="pres">
      <dgm:prSet presAssocID="{8BBD982B-F274-4BA3-8F19-028AA15117A4}" presName="arrow" presStyleLbl="bgShp" presStyleIdx="0" presStyleCnt="1"/>
      <dgm:spPr>
        <a:solidFill>
          <a:schemeClr val="accent1">
            <a:lumMod val="75000"/>
          </a:schemeClr>
        </a:solidFill>
      </dgm:spPr>
    </dgm:pt>
    <dgm:pt modelId="{87E660A6-41AE-47B5-B5DB-2BCA0E69D34C}" type="pres">
      <dgm:prSet presAssocID="{8BBD982B-F274-4BA3-8F19-028AA15117A4}" presName="points" presStyleCnt="0"/>
      <dgm:spPr/>
    </dgm:pt>
    <dgm:pt modelId="{37CB465F-30A1-4518-9EE2-375040D01803}" type="pres">
      <dgm:prSet presAssocID="{7BF07599-40A3-43F8-B74C-B9C9D197B9C8}" presName="compositeA" presStyleCnt="0"/>
      <dgm:spPr/>
    </dgm:pt>
    <dgm:pt modelId="{AA799FD6-0207-48F1-ADAD-3355FC46945A}" type="pres">
      <dgm:prSet presAssocID="{7BF07599-40A3-43F8-B74C-B9C9D197B9C8}" presName="textA" presStyleLbl="revTx" presStyleIdx="0" presStyleCnt="4" custScaleX="211828">
        <dgm:presLayoutVars>
          <dgm:bulletEnabled val="1"/>
        </dgm:presLayoutVars>
      </dgm:prSet>
      <dgm:spPr/>
    </dgm:pt>
    <dgm:pt modelId="{40536B13-5617-411F-BE63-A67F88290066}" type="pres">
      <dgm:prSet presAssocID="{7BF07599-40A3-43F8-B74C-B9C9D197B9C8}" presName="circleA" presStyleLbl="node1" presStyleIdx="0" presStyleCnt="4"/>
      <dgm:spPr/>
    </dgm:pt>
    <dgm:pt modelId="{0CC89B04-9CEF-4869-B0CA-58C2AD8B8485}" type="pres">
      <dgm:prSet presAssocID="{7BF07599-40A3-43F8-B74C-B9C9D197B9C8}" presName="spaceA" presStyleCnt="0"/>
      <dgm:spPr/>
    </dgm:pt>
    <dgm:pt modelId="{D085B67C-45D3-460A-9664-56A29A600847}" type="pres">
      <dgm:prSet presAssocID="{347A4B58-92E3-49B2-BBF5-15BF5A0F478B}" presName="space" presStyleCnt="0"/>
      <dgm:spPr/>
    </dgm:pt>
    <dgm:pt modelId="{09DFFEDB-7062-4AE6-A12C-C10D24F8F5AA}" type="pres">
      <dgm:prSet presAssocID="{964A18CD-1B5D-4A7E-B182-2927E17348E0}" presName="compositeB" presStyleCnt="0"/>
      <dgm:spPr/>
    </dgm:pt>
    <dgm:pt modelId="{6C4584D8-4BEC-45D8-BF53-95F5FB761D06}" type="pres">
      <dgm:prSet presAssocID="{964A18CD-1B5D-4A7E-B182-2927E17348E0}" presName="textB" presStyleLbl="revTx" presStyleIdx="1" presStyleCnt="4" custScaleX="404766" custScaleY="85143">
        <dgm:presLayoutVars>
          <dgm:bulletEnabled val="1"/>
        </dgm:presLayoutVars>
      </dgm:prSet>
      <dgm:spPr/>
    </dgm:pt>
    <dgm:pt modelId="{C572D6EF-B61D-42B7-AE89-70B64669FED2}" type="pres">
      <dgm:prSet presAssocID="{964A18CD-1B5D-4A7E-B182-2927E17348E0}" presName="circleB" presStyleLbl="node1" presStyleIdx="1" presStyleCnt="4"/>
      <dgm:spPr/>
    </dgm:pt>
    <dgm:pt modelId="{B28D9186-FA55-40ED-80AF-72E3004B87AE}" type="pres">
      <dgm:prSet presAssocID="{964A18CD-1B5D-4A7E-B182-2927E17348E0}" presName="spaceB" presStyleCnt="0"/>
      <dgm:spPr/>
    </dgm:pt>
    <dgm:pt modelId="{50243AC6-D906-4840-AD97-5C1D75B769B9}" type="pres">
      <dgm:prSet presAssocID="{63F601AF-EA35-4E0A-A9D9-C60ACFB6BC55}" presName="space" presStyleCnt="0"/>
      <dgm:spPr/>
    </dgm:pt>
    <dgm:pt modelId="{35371866-428A-4E11-B6FC-0182E3D73103}" type="pres">
      <dgm:prSet presAssocID="{25761703-EE26-4CA8-B049-3F157889CE06}" presName="compositeA" presStyleCnt="0"/>
      <dgm:spPr/>
    </dgm:pt>
    <dgm:pt modelId="{5E3B8E9D-BC81-4E4F-9ACC-A20F37470DE3}" type="pres">
      <dgm:prSet presAssocID="{25761703-EE26-4CA8-B049-3F157889CE06}" presName="textA" presStyleLbl="revTx" presStyleIdx="2" presStyleCnt="4" custScaleX="262282">
        <dgm:presLayoutVars>
          <dgm:bulletEnabled val="1"/>
        </dgm:presLayoutVars>
      </dgm:prSet>
      <dgm:spPr/>
    </dgm:pt>
    <dgm:pt modelId="{F134D718-41DE-4EC6-89B3-1BC0F2118D8D}" type="pres">
      <dgm:prSet presAssocID="{25761703-EE26-4CA8-B049-3F157889CE06}" presName="circleA" presStyleLbl="node1" presStyleIdx="2" presStyleCnt="4"/>
      <dgm:spPr/>
    </dgm:pt>
    <dgm:pt modelId="{C092028C-1B4F-45E2-AB17-28912BEB14C5}" type="pres">
      <dgm:prSet presAssocID="{25761703-EE26-4CA8-B049-3F157889CE06}" presName="spaceA" presStyleCnt="0"/>
      <dgm:spPr/>
    </dgm:pt>
    <dgm:pt modelId="{1E2E6F51-926B-4F03-9367-6D351E425C88}" type="pres">
      <dgm:prSet presAssocID="{B74F6A51-714F-4AA7-B42B-E7F20847B954}" presName="space" presStyleCnt="0"/>
      <dgm:spPr/>
    </dgm:pt>
    <dgm:pt modelId="{CD509ED5-03A1-4B9C-B534-6F814AA44F4D}" type="pres">
      <dgm:prSet presAssocID="{E731978B-F94B-47D7-AFDE-5668EE8523C9}" presName="compositeB" presStyleCnt="0"/>
      <dgm:spPr/>
    </dgm:pt>
    <dgm:pt modelId="{CC9E38FE-BB68-46C2-BB82-E10F260603D4}" type="pres">
      <dgm:prSet presAssocID="{E731978B-F94B-47D7-AFDE-5668EE8523C9}" presName="textB" presStyleLbl="revTx" presStyleIdx="3" presStyleCnt="4" custScaleX="243309">
        <dgm:presLayoutVars>
          <dgm:bulletEnabled val="1"/>
        </dgm:presLayoutVars>
      </dgm:prSet>
      <dgm:spPr/>
    </dgm:pt>
    <dgm:pt modelId="{0E7EB6B7-19A7-4A3E-B4B9-2E001F38EFC6}" type="pres">
      <dgm:prSet presAssocID="{E731978B-F94B-47D7-AFDE-5668EE8523C9}" presName="circleB" presStyleLbl="node1" presStyleIdx="3" presStyleCnt="4"/>
      <dgm:spPr/>
    </dgm:pt>
    <dgm:pt modelId="{75FA7B76-ECBC-491B-BF17-1B5DC3384E4E}" type="pres">
      <dgm:prSet presAssocID="{E731978B-F94B-47D7-AFDE-5668EE8523C9}" presName="spaceB" presStyleCnt="0"/>
      <dgm:spPr/>
    </dgm:pt>
  </dgm:ptLst>
  <dgm:cxnLst>
    <dgm:cxn modelId="{B4023F34-1758-4145-893F-044E6D16D52E}" srcId="{8BBD982B-F274-4BA3-8F19-028AA15117A4}" destId="{25761703-EE26-4CA8-B049-3F157889CE06}" srcOrd="2" destOrd="0" parTransId="{5EE1D751-E7E3-4E30-AC49-4C8227478F52}" sibTransId="{B74F6A51-714F-4AA7-B42B-E7F20847B954}"/>
    <dgm:cxn modelId="{AFDDFA3A-3A23-44BE-9CE2-C6F86C055BBD}" type="presOf" srcId="{7BF07599-40A3-43F8-B74C-B9C9D197B9C8}" destId="{AA799FD6-0207-48F1-ADAD-3355FC46945A}" srcOrd="0" destOrd="0" presId="urn:microsoft.com/office/officeart/2005/8/layout/hProcess11#1"/>
    <dgm:cxn modelId="{275CF9A2-1C2C-48E1-B703-20B44B53DA52}" type="presOf" srcId="{8BBD982B-F274-4BA3-8F19-028AA15117A4}" destId="{EEF78DF5-8555-476E-9DA5-D85EF5BED6E8}" srcOrd="0" destOrd="0" presId="urn:microsoft.com/office/officeart/2005/8/layout/hProcess11#1"/>
    <dgm:cxn modelId="{4F7CA4AE-94FE-4378-A583-281ED01F3A26}" srcId="{8BBD982B-F274-4BA3-8F19-028AA15117A4}" destId="{E731978B-F94B-47D7-AFDE-5668EE8523C9}" srcOrd="3" destOrd="0" parTransId="{347D0D83-196D-4ACE-95D8-CD164212347B}" sibTransId="{EE1B103E-6B40-4F05-8FE6-0D6F6D6931A3}"/>
    <dgm:cxn modelId="{1C8391C9-22A7-44AE-8106-5DD2DDACAC38}" type="presOf" srcId="{25761703-EE26-4CA8-B049-3F157889CE06}" destId="{5E3B8E9D-BC81-4E4F-9ACC-A20F37470DE3}" srcOrd="0" destOrd="0" presId="urn:microsoft.com/office/officeart/2005/8/layout/hProcess11#1"/>
    <dgm:cxn modelId="{85FCF2D8-2C08-4F62-A4DD-B2D9AB5DE88E}" type="presOf" srcId="{E731978B-F94B-47D7-AFDE-5668EE8523C9}" destId="{CC9E38FE-BB68-46C2-BB82-E10F260603D4}" srcOrd="0" destOrd="0" presId="urn:microsoft.com/office/officeart/2005/8/layout/hProcess11#1"/>
    <dgm:cxn modelId="{B0DAC2FD-EDA1-441B-A845-0C1964D6B924}" srcId="{8BBD982B-F274-4BA3-8F19-028AA15117A4}" destId="{7BF07599-40A3-43F8-B74C-B9C9D197B9C8}" srcOrd="0" destOrd="0" parTransId="{05A33227-C3A2-40A7-900E-1D070E545DAC}" sibTransId="{347A4B58-92E3-49B2-BBF5-15BF5A0F478B}"/>
    <dgm:cxn modelId="{57D1E1FE-AB13-4507-B39B-15BDE576AB21}" srcId="{8BBD982B-F274-4BA3-8F19-028AA15117A4}" destId="{964A18CD-1B5D-4A7E-B182-2927E17348E0}" srcOrd="1" destOrd="0" parTransId="{90C13AAE-4246-46D9-9B6E-D27D7FCA92D1}" sibTransId="{63F601AF-EA35-4E0A-A9D9-C60ACFB6BC55}"/>
    <dgm:cxn modelId="{F7597DFF-3337-40E2-8B91-9760DCE602E2}" type="presOf" srcId="{964A18CD-1B5D-4A7E-B182-2927E17348E0}" destId="{6C4584D8-4BEC-45D8-BF53-95F5FB761D06}" srcOrd="0" destOrd="0" presId="urn:microsoft.com/office/officeart/2005/8/layout/hProcess11#1"/>
    <dgm:cxn modelId="{902396A0-F981-41C8-BC83-FF258A813BF8}" type="presParOf" srcId="{EEF78DF5-8555-476E-9DA5-D85EF5BED6E8}" destId="{026FE858-264F-439B-A7F3-F2D942865AB2}" srcOrd="0" destOrd="0" presId="urn:microsoft.com/office/officeart/2005/8/layout/hProcess11#1"/>
    <dgm:cxn modelId="{DD1F769E-4D09-4F4E-8D6E-ABE8AE08F8A6}" type="presParOf" srcId="{EEF78DF5-8555-476E-9DA5-D85EF5BED6E8}" destId="{87E660A6-41AE-47B5-B5DB-2BCA0E69D34C}" srcOrd="1" destOrd="0" presId="urn:microsoft.com/office/officeart/2005/8/layout/hProcess11#1"/>
    <dgm:cxn modelId="{22AC2427-F4D1-46A5-A3F2-B355409FE504}" type="presParOf" srcId="{87E660A6-41AE-47B5-B5DB-2BCA0E69D34C}" destId="{37CB465F-30A1-4518-9EE2-375040D01803}" srcOrd="0" destOrd="0" presId="urn:microsoft.com/office/officeart/2005/8/layout/hProcess11#1"/>
    <dgm:cxn modelId="{4EE75CE5-23A1-4F64-9EBF-F83869FFD01D}" type="presParOf" srcId="{37CB465F-30A1-4518-9EE2-375040D01803}" destId="{AA799FD6-0207-48F1-ADAD-3355FC46945A}" srcOrd="0" destOrd="0" presId="urn:microsoft.com/office/officeart/2005/8/layout/hProcess11#1"/>
    <dgm:cxn modelId="{A5E667B2-D114-40AE-864D-AF9C9229CDDE}" type="presParOf" srcId="{37CB465F-30A1-4518-9EE2-375040D01803}" destId="{40536B13-5617-411F-BE63-A67F88290066}" srcOrd="1" destOrd="0" presId="urn:microsoft.com/office/officeart/2005/8/layout/hProcess11#1"/>
    <dgm:cxn modelId="{16ECE1A1-FD06-4F6A-9F8A-C182BDDF527A}" type="presParOf" srcId="{37CB465F-30A1-4518-9EE2-375040D01803}" destId="{0CC89B04-9CEF-4869-B0CA-58C2AD8B8485}" srcOrd="2" destOrd="0" presId="urn:microsoft.com/office/officeart/2005/8/layout/hProcess11#1"/>
    <dgm:cxn modelId="{E48F2946-C02D-4263-99A3-1926BFF95E5D}" type="presParOf" srcId="{87E660A6-41AE-47B5-B5DB-2BCA0E69D34C}" destId="{D085B67C-45D3-460A-9664-56A29A600847}" srcOrd="1" destOrd="0" presId="urn:microsoft.com/office/officeart/2005/8/layout/hProcess11#1"/>
    <dgm:cxn modelId="{A4AFD8B5-BA1A-419E-A55C-29FF41E37E25}" type="presParOf" srcId="{87E660A6-41AE-47B5-B5DB-2BCA0E69D34C}" destId="{09DFFEDB-7062-4AE6-A12C-C10D24F8F5AA}" srcOrd="2" destOrd="0" presId="urn:microsoft.com/office/officeart/2005/8/layout/hProcess11#1"/>
    <dgm:cxn modelId="{D8E9FF0B-21F8-48B8-9BCA-CB5E99D3867E}" type="presParOf" srcId="{09DFFEDB-7062-4AE6-A12C-C10D24F8F5AA}" destId="{6C4584D8-4BEC-45D8-BF53-95F5FB761D06}" srcOrd="0" destOrd="0" presId="urn:microsoft.com/office/officeart/2005/8/layout/hProcess11#1"/>
    <dgm:cxn modelId="{7758C3CD-8911-49B0-B9DF-6135B202BA2B}" type="presParOf" srcId="{09DFFEDB-7062-4AE6-A12C-C10D24F8F5AA}" destId="{C572D6EF-B61D-42B7-AE89-70B64669FED2}" srcOrd="1" destOrd="0" presId="urn:microsoft.com/office/officeart/2005/8/layout/hProcess11#1"/>
    <dgm:cxn modelId="{A9F96E42-3CF8-441A-8B65-A2172CEEEC46}" type="presParOf" srcId="{09DFFEDB-7062-4AE6-A12C-C10D24F8F5AA}" destId="{B28D9186-FA55-40ED-80AF-72E3004B87AE}" srcOrd="2" destOrd="0" presId="urn:microsoft.com/office/officeart/2005/8/layout/hProcess11#1"/>
    <dgm:cxn modelId="{A4B8ED41-33CC-40EC-A4C3-AC7F63A55B0A}" type="presParOf" srcId="{87E660A6-41AE-47B5-B5DB-2BCA0E69D34C}" destId="{50243AC6-D906-4840-AD97-5C1D75B769B9}" srcOrd="3" destOrd="0" presId="urn:microsoft.com/office/officeart/2005/8/layout/hProcess11#1"/>
    <dgm:cxn modelId="{4633B52D-B56F-4857-BB8A-33594606DC71}" type="presParOf" srcId="{87E660A6-41AE-47B5-B5DB-2BCA0E69D34C}" destId="{35371866-428A-4E11-B6FC-0182E3D73103}" srcOrd="4" destOrd="0" presId="urn:microsoft.com/office/officeart/2005/8/layout/hProcess11#1"/>
    <dgm:cxn modelId="{C7EAA025-C09E-429D-B9BE-E5954AA583C6}" type="presParOf" srcId="{35371866-428A-4E11-B6FC-0182E3D73103}" destId="{5E3B8E9D-BC81-4E4F-9ACC-A20F37470DE3}" srcOrd="0" destOrd="0" presId="urn:microsoft.com/office/officeart/2005/8/layout/hProcess11#1"/>
    <dgm:cxn modelId="{4D04D662-48FA-4D14-AFF1-D59ABCF5EE62}" type="presParOf" srcId="{35371866-428A-4E11-B6FC-0182E3D73103}" destId="{F134D718-41DE-4EC6-89B3-1BC0F2118D8D}" srcOrd="1" destOrd="0" presId="urn:microsoft.com/office/officeart/2005/8/layout/hProcess11#1"/>
    <dgm:cxn modelId="{42187211-9B76-40D9-8E58-9D421B3FF3B4}" type="presParOf" srcId="{35371866-428A-4E11-B6FC-0182E3D73103}" destId="{C092028C-1B4F-45E2-AB17-28912BEB14C5}" srcOrd="2" destOrd="0" presId="urn:microsoft.com/office/officeart/2005/8/layout/hProcess11#1"/>
    <dgm:cxn modelId="{15B9B931-6B90-43BB-8AB8-60EC4B047AE9}" type="presParOf" srcId="{87E660A6-41AE-47B5-B5DB-2BCA0E69D34C}" destId="{1E2E6F51-926B-4F03-9367-6D351E425C88}" srcOrd="5" destOrd="0" presId="urn:microsoft.com/office/officeart/2005/8/layout/hProcess11#1"/>
    <dgm:cxn modelId="{C404989C-87B6-4E49-ACC9-7B5BD7E5E9CC}" type="presParOf" srcId="{87E660A6-41AE-47B5-B5DB-2BCA0E69D34C}" destId="{CD509ED5-03A1-4B9C-B534-6F814AA44F4D}" srcOrd="6" destOrd="0" presId="urn:microsoft.com/office/officeart/2005/8/layout/hProcess11#1"/>
    <dgm:cxn modelId="{F181FC92-A57C-48D7-B047-4AEBA06905A3}" type="presParOf" srcId="{CD509ED5-03A1-4B9C-B534-6F814AA44F4D}" destId="{CC9E38FE-BB68-46C2-BB82-E10F260603D4}" srcOrd="0" destOrd="0" presId="urn:microsoft.com/office/officeart/2005/8/layout/hProcess11#1"/>
    <dgm:cxn modelId="{672240C3-2674-416C-94F2-E7DB1497515A}" type="presParOf" srcId="{CD509ED5-03A1-4B9C-B534-6F814AA44F4D}" destId="{0E7EB6B7-19A7-4A3E-B4B9-2E001F38EFC6}" srcOrd="1" destOrd="0" presId="urn:microsoft.com/office/officeart/2005/8/layout/hProcess11#1"/>
    <dgm:cxn modelId="{1E50C485-4FC6-4565-B921-932372B46186}" type="presParOf" srcId="{CD509ED5-03A1-4B9C-B534-6F814AA44F4D}" destId="{75FA7B76-ECBC-491B-BF17-1B5DC3384E4E}" srcOrd="2" destOrd="0" presId="urn:microsoft.com/office/officeart/2005/8/layout/hProcess11#1"/>
  </dgm:cxnLst>
  <dgm:bg/>
  <dgm:whole/>
  <dgm:extLst>
    <a:ext uri="http://schemas.microsoft.com/office/drawing/2008/diagram">
      <dsp:dataModelExt xmlns:dsp="http://schemas.microsoft.com/office/drawing/2008/diagram" relId="rId9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BD522F11-BD20-488B-BDD0-52DD84311DD9}" type="doc">
      <dgm:prSet loTypeId="urn:microsoft.com/office/officeart/2018/2/layout/IconLabelList" loCatId="icon" qsTypeId="urn:microsoft.com/office/officeart/2005/8/quickstyle/simple1" qsCatId="simple" csTypeId="urn:microsoft.com/office/officeart/2005/8/colors/accent1_2" csCatId="accent1" phldr="1"/>
      <dgm:spPr/>
      <dgm:t>
        <a:bodyPr/>
        <a:lstStyle/>
        <a:p>
          <a:endParaRPr lang="en-US"/>
        </a:p>
      </dgm:t>
    </dgm:pt>
    <dgm:pt modelId="{01BA9DBD-873F-4435-AF50-32732EC636F4}">
      <dgm:prSet custT="1"/>
      <dgm:spPr/>
      <dgm:t>
        <a:bodyPr/>
        <a:lstStyle/>
        <a:p>
          <a:pPr>
            <a:lnSpc>
              <a:spcPct val="100000"/>
            </a:lnSpc>
          </a:pPr>
          <a:r>
            <a:rPr lang="he-IL" sz="2400" dirty="0">
              <a:latin typeface="Segoe UI" panose="020B0502040204020203" pitchFamily="34" charset="0"/>
              <a:cs typeface="Segoe UI" panose="020B0502040204020203" pitchFamily="34" charset="0"/>
            </a:rPr>
            <a:t>מי אוסף את הנתונים ולאיזו מטרה? </a:t>
          </a:r>
          <a:endParaRPr lang="en-US" sz="2400" dirty="0">
            <a:latin typeface="Segoe UI" panose="020B0502040204020203" pitchFamily="34" charset="0"/>
            <a:cs typeface="Segoe UI" panose="020B0502040204020203" pitchFamily="34" charset="0"/>
          </a:endParaRPr>
        </a:p>
      </dgm:t>
    </dgm:pt>
    <dgm:pt modelId="{9CABA51E-58E1-4F85-BCCB-6D5B3EBFE83C}" type="parTrans" cxnId="{911A1290-05B7-4861-A337-D66DFB0F5BFA}">
      <dgm:prSet/>
      <dgm:spPr/>
      <dgm:t>
        <a:bodyPr/>
        <a:lstStyle/>
        <a:p>
          <a:endParaRPr lang="en-US" sz="3200"/>
        </a:p>
      </dgm:t>
    </dgm:pt>
    <dgm:pt modelId="{0CD45B3C-7719-4DF4-9532-AE5565A464F8}" type="sibTrans" cxnId="{911A1290-05B7-4861-A337-D66DFB0F5BFA}">
      <dgm:prSet/>
      <dgm:spPr/>
      <dgm:t>
        <a:bodyPr/>
        <a:lstStyle/>
        <a:p>
          <a:endParaRPr lang="en-US" sz="3200"/>
        </a:p>
      </dgm:t>
    </dgm:pt>
    <dgm:pt modelId="{36879743-698B-44DA-BA08-88FD2B9A7E2A}">
      <dgm:prSet custT="1"/>
      <dgm:spPr/>
      <dgm:t>
        <a:bodyPr/>
        <a:lstStyle/>
        <a:p>
          <a:pPr>
            <a:lnSpc>
              <a:spcPct val="100000"/>
            </a:lnSpc>
          </a:pPr>
          <a:r>
            <a:rPr lang="he-IL" sz="2400" dirty="0">
              <a:solidFill>
                <a:srgbClr val="B94F07"/>
              </a:solidFill>
              <a:latin typeface="Segoe UI" panose="020B0502040204020203" pitchFamily="34" charset="0"/>
              <a:cs typeface="Segoe UI" panose="020B0502040204020203" pitchFamily="34" charset="0"/>
            </a:rPr>
            <a:t>האם יתכן בית משפט כשירות ליישוב סכסוכים ולא כמקום פיסי?</a:t>
          </a:r>
          <a:endParaRPr lang="en-US" sz="2400" dirty="0">
            <a:solidFill>
              <a:srgbClr val="B94F07"/>
            </a:solidFill>
            <a:latin typeface="Segoe UI" panose="020B0502040204020203" pitchFamily="34" charset="0"/>
            <a:cs typeface="Segoe UI" panose="020B0502040204020203" pitchFamily="34" charset="0"/>
          </a:endParaRPr>
        </a:p>
      </dgm:t>
    </dgm:pt>
    <dgm:pt modelId="{892F74E5-8B5C-48BC-87DB-9D0871227E6D}" type="parTrans" cxnId="{A5D2A0C4-D8B5-41A8-9725-83B8E199278B}">
      <dgm:prSet/>
      <dgm:spPr/>
      <dgm:t>
        <a:bodyPr/>
        <a:lstStyle/>
        <a:p>
          <a:endParaRPr lang="en-US" sz="3200"/>
        </a:p>
      </dgm:t>
    </dgm:pt>
    <dgm:pt modelId="{CE55A37A-3B49-4341-A51B-F8F8DC9FF669}" type="sibTrans" cxnId="{A5D2A0C4-D8B5-41A8-9725-83B8E199278B}">
      <dgm:prSet/>
      <dgm:spPr/>
      <dgm:t>
        <a:bodyPr/>
        <a:lstStyle/>
        <a:p>
          <a:endParaRPr lang="en-US" sz="3200"/>
        </a:p>
      </dgm:t>
    </dgm:pt>
    <dgm:pt modelId="{13D00778-9653-4584-B671-733C45C74479}">
      <dgm:prSet custT="1"/>
      <dgm:spPr/>
      <dgm:t>
        <a:bodyPr/>
        <a:lstStyle/>
        <a:p>
          <a:pPr>
            <a:lnSpc>
              <a:spcPct val="100000"/>
            </a:lnSpc>
          </a:pPr>
          <a:r>
            <a:rPr lang="he-IL" sz="2400" dirty="0">
              <a:solidFill>
                <a:schemeClr val="accent5">
                  <a:lumMod val="75000"/>
                </a:schemeClr>
              </a:solidFill>
              <a:latin typeface="Segoe UI" panose="020B0502040204020203" pitchFamily="34" charset="0"/>
              <a:cs typeface="Segoe UI" panose="020B0502040204020203" pitchFamily="34" charset="0"/>
            </a:rPr>
            <a:t>האם שירות יישוב סכסוכים מקוון הוא שירות מדרגה שניה למעוטי יכולת?</a:t>
          </a:r>
          <a:endParaRPr lang="en-US" sz="2400" dirty="0">
            <a:solidFill>
              <a:schemeClr val="accent5">
                <a:lumMod val="75000"/>
              </a:schemeClr>
            </a:solidFill>
            <a:latin typeface="Segoe UI" panose="020B0502040204020203" pitchFamily="34" charset="0"/>
            <a:cs typeface="Segoe UI" panose="020B0502040204020203" pitchFamily="34" charset="0"/>
          </a:endParaRPr>
        </a:p>
      </dgm:t>
    </dgm:pt>
    <dgm:pt modelId="{E3407F29-6239-46F5-A4E3-7A1AB8D647CD}" type="parTrans" cxnId="{B6D137AF-E43E-4E56-808D-0D6AE8F59643}">
      <dgm:prSet/>
      <dgm:spPr/>
      <dgm:t>
        <a:bodyPr/>
        <a:lstStyle/>
        <a:p>
          <a:endParaRPr lang="en-US" sz="3200"/>
        </a:p>
      </dgm:t>
    </dgm:pt>
    <dgm:pt modelId="{1778EC9C-9507-4283-AFF0-4795B4257505}" type="sibTrans" cxnId="{B6D137AF-E43E-4E56-808D-0D6AE8F59643}">
      <dgm:prSet/>
      <dgm:spPr/>
      <dgm:t>
        <a:bodyPr/>
        <a:lstStyle/>
        <a:p>
          <a:endParaRPr lang="en-US" sz="3200"/>
        </a:p>
      </dgm:t>
    </dgm:pt>
    <dgm:pt modelId="{B069419F-D59F-4C3A-917E-75A8B26390A4}">
      <dgm:prSet custT="1"/>
      <dgm:spPr/>
      <dgm:t>
        <a:bodyPr/>
        <a:lstStyle/>
        <a:p>
          <a:pPr>
            <a:lnSpc>
              <a:spcPct val="100000"/>
            </a:lnSpc>
          </a:pPr>
          <a:r>
            <a:rPr lang="he-IL" sz="2400" dirty="0">
              <a:solidFill>
                <a:srgbClr val="7030A0"/>
              </a:solidFill>
              <a:latin typeface="Segoe UI" panose="020B0502040204020203" pitchFamily="34" charset="0"/>
              <a:cs typeface="Segoe UI" panose="020B0502040204020203" pitchFamily="34" charset="0"/>
            </a:rPr>
            <a:t>מהן ההשלכות של היעדר השפעה אנושית על צדק והגינות?</a:t>
          </a:r>
          <a:endParaRPr lang="en-US" sz="2400" dirty="0">
            <a:solidFill>
              <a:srgbClr val="7030A0"/>
            </a:solidFill>
            <a:latin typeface="Segoe UI" panose="020B0502040204020203" pitchFamily="34" charset="0"/>
            <a:cs typeface="Segoe UI" panose="020B0502040204020203" pitchFamily="34" charset="0"/>
          </a:endParaRPr>
        </a:p>
      </dgm:t>
    </dgm:pt>
    <dgm:pt modelId="{B389BD08-156E-41D1-AA0C-27A92D21542E}" type="parTrans" cxnId="{EF9420FD-28D5-43F2-82EE-15D8DAB2BBE2}">
      <dgm:prSet/>
      <dgm:spPr/>
      <dgm:t>
        <a:bodyPr/>
        <a:lstStyle/>
        <a:p>
          <a:endParaRPr lang="en-US" sz="3200"/>
        </a:p>
      </dgm:t>
    </dgm:pt>
    <dgm:pt modelId="{69B38F19-EFE0-4484-BBD5-AC67D410098B}" type="sibTrans" cxnId="{EF9420FD-28D5-43F2-82EE-15D8DAB2BBE2}">
      <dgm:prSet/>
      <dgm:spPr/>
      <dgm:t>
        <a:bodyPr/>
        <a:lstStyle/>
        <a:p>
          <a:endParaRPr lang="en-US" sz="3200"/>
        </a:p>
      </dgm:t>
    </dgm:pt>
    <dgm:pt modelId="{9446A9AB-08A8-4442-88AF-4BC39FA349F7}">
      <dgm:prSet custT="1"/>
      <dgm:spPr/>
      <dgm:t>
        <a:bodyPr/>
        <a:lstStyle/>
        <a:p>
          <a:pPr>
            <a:lnSpc>
              <a:spcPct val="100000"/>
            </a:lnSpc>
          </a:pPr>
          <a:r>
            <a:rPr lang="he-IL" sz="2400" dirty="0">
              <a:solidFill>
                <a:schemeClr val="bg1"/>
              </a:solidFill>
              <a:latin typeface="Segoe UI" panose="020B0502040204020203" pitchFamily="34" charset="0"/>
              <a:cs typeface="Segoe UI" panose="020B0502040204020203" pitchFamily="34" charset="0"/>
            </a:rPr>
            <a:t>האם אלגוריתם יחליף את החשיבה והטיפול האנושיים?</a:t>
          </a:r>
        </a:p>
      </dgm:t>
    </dgm:pt>
    <dgm:pt modelId="{4F898CDC-D77D-4C13-BC09-D3E8D4DA369D}" type="parTrans" cxnId="{DEB42E70-902C-434C-B622-346F4DB3B075}">
      <dgm:prSet/>
      <dgm:spPr/>
      <dgm:t>
        <a:bodyPr/>
        <a:lstStyle/>
        <a:p>
          <a:pPr rtl="1"/>
          <a:endParaRPr lang="he-IL"/>
        </a:p>
      </dgm:t>
    </dgm:pt>
    <dgm:pt modelId="{D9ADD0D9-24B7-4DDA-B749-E88F0C457FD8}" type="sibTrans" cxnId="{DEB42E70-902C-434C-B622-346F4DB3B075}">
      <dgm:prSet/>
      <dgm:spPr/>
      <dgm:t>
        <a:bodyPr/>
        <a:lstStyle/>
        <a:p>
          <a:pPr rtl="1"/>
          <a:endParaRPr lang="he-IL"/>
        </a:p>
      </dgm:t>
    </dgm:pt>
    <dgm:pt modelId="{113E5997-ECA3-4FA3-AE7C-ED5505C6C9AE}" type="pres">
      <dgm:prSet presAssocID="{BD522F11-BD20-488B-BDD0-52DD84311DD9}" presName="root" presStyleCnt="0">
        <dgm:presLayoutVars>
          <dgm:dir/>
          <dgm:resizeHandles val="exact"/>
        </dgm:presLayoutVars>
      </dgm:prSet>
      <dgm:spPr/>
    </dgm:pt>
    <dgm:pt modelId="{9E8C8A6A-87AC-4970-B53E-395B0C1675D8}" type="pres">
      <dgm:prSet presAssocID="{01BA9DBD-873F-4435-AF50-32732EC636F4}" presName="compNode" presStyleCnt="0"/>
      <dgm:spPr/>
    </dgm:pt>
    <dgm:pt modelId="{A27C0A2A-A6F4-4CC8-924E-29BD4ACE7EF9}" type="pres">
      <dgm:prSet presAssocID="{01BA9DBD-873F-4435-AF50-32732EC636F4}" presName="iconRect" presStyleLbl="node1" presStyleIdx="0" presStyleCnt="5"/>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עיתון עם מילוי מלא"/>
        </a:ext>
      </dgm:extLst>
    </dgm:pt>
    <dgm:pt modelId="{1ABFE996-C78F-4B27-9B68-80B564F73D4F}" type="pres">
      <dgm:prSet presAssocID="{01BA9DBD-873F-4435-AF50-32732EC636F4}" presName="spaceRect" presStyleCnt="0"/>
      <dgm:spPr/>
    </dgm:pt>
    <dgm:pt modelId="{BAEFDBE4-6ECB-409C-A2A7-87E45A25E0BB}" type="pres">
      <dgm:prSet presAssocID="{01BA9DBD-873F-4435-AF50-32732EC636F4}" presName="textRect" presStyleLbl="revTx" presStyleIdx="0" presStyleCnt="5">
        <dgm:presLayoutVars>
          <dgm:chMax val="1"/>
          <dgm:chPref val="1"/>
        </dgm:presLayoutVars>
      </dgm:prSet>
      <dgm:spPr/>
    </dgm:pt>
    <dgm:pt modelId="{703C69B1-869B-47BA-93BA-CCFF1B26E2B7}" type="pres">
      <dgm:prSet presAssocID="{0CD45B3C-7719-4DF4-9532-AE5565A464F8}" presName="sibTrans" presStyleCnt="0"/>
      <dgm:spPr/>
    </dgm:pt>
    <dgm:pt modelId="{7AA78562-2D92-4C33-A41C-7A111E54E0D8}" type="pres">
      <dgm:prSet presAssocID="{9446A9AB-08A8-4442-88AF-4BC39FA349F7}" presName="compNode" presStyleCnt="0"/>
      <dgm:spPr/>
    </dgm:pt>
    <dgm:pt modelId="{8BD26FB8-6C74-4A04-959C-78B886BEE7BC}" type="pres">
      <dgm:prSet presAssocID="{9446A9AB-08A8-4442-88AF-4BC39FA349F7}" presName="iconRect" presStyleLbl="node1" presStyleIdx="1" presStyleCnt="5"/>
      <dgm:spPr>
        <a:blipFill rotWithShape="1">
          <a:blip xmlns:r="http://schemas.openxmlformats.org/officeDocument/2006/relationships" r:embed="rId3">
            <a:extLst>
              <a:ext uri="{96DAC541-7B7A-43D3-8B79-37D633B846F1}">
                <asvg:svgBlip xmlns:asvg="http://schemas.microsoft.com/office/drawing/2016/SVG/main" r:embed="rId4"/>
              </a:ext>
            </a:extLst>
          </a:blip>
          <a:srcRect/>
          <a:stretch>
            <a:fillRect/>
          </a:stretch>
        </a:blipFill>
      </dgm:spPr>
    </dgm:pt>
    <dgm:pt modelId="{747504B2-A9A7-40D1-BFCB-E73480541398}" type="pres">
      <dgm:prSet presAssocID="{9446A9AB-08A8-4442-88AF-4BC39FA349F7}" presName="spaceRect" presStyleCnt="0"/>
      <dgm:spPr/>
    </dgm:pt>
    <dgm:pt modelId="{B4AA77AB-BCD6-4044-BAA2-D61CE8C721F4}" type="pres">
      <dgm:prSet presAssocID="{9446A9AB-08A8-4442-88AF-4BC39FA349F7}" presName="textRect" presStyleLbl="revTx" presStyleIdx="1" presStyleCnt="5">
        <dgm:presLayoutVars>
          <dgm:chMax val="1"/>
          <dgm:chPref val="1"/>
        </dgm:presLayoutVars>
      </dgm:prSet>
      <dgm:spPr/>
    </dgm:pt>
    <dgm:pt modelId="{007A4E72-6170-4AE1-9DA1-499D46E117AF}" type="pres">
      <dgm:prSet presAssocID="{D9ADD0D9-24B7-4DDA-B749-E88F0C457FD8}" presName="sibTrans" presStyleCnt="0"/>
      <dgm:spPr/>
    </dgm:pt>
    <dgm:pt modelId="{A1F0FCF7-F6E9-4CB5-AD9B-55719173CEFF}" type="pres">
      <dgm:prSet presAssocID="{36879743-698B-44DA-BA08-88FD2B9A7E2A}" presName="compNode" presStyleCnt="0"/>
      <dgm:spPr/>
    </dgm:pt>
    <dgm:pt modelId="{37C52054-53EB-483A-AC69-6B3D79C14EDE}" type="pres">
      <dgm:prSet presAssocID="{36879743-698B-44DA-BA08-88FD2B9A7E2A}" presName="iconRect" presStyleLbl="node1" presStyleIdx="2" presStyleCnt="5"/>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a:stretch>
        </a:blipFill>
      </dgm:spPr>
      <dgm:extLst>
        <a:ext uri="{E40237B7-FDA0-4F09-8148-C483321AD2D9}">
          <dgm14:cNvPr xmlns:dgm14="http://schemas.microsoft.com/office/drawing/2010/diagram" id="0" name="" descr="בית משפט עם מילוי מלא"/>
        </a:ext>
      </dgm:extLst>
    </dgm:pt>
    <dgm:pt modelId="{11F8A64D-BE5F-4259-8EDE-A6A1FB66A011}" type="pres">
      <dgm:prSet presAssocID="{36879743-698B-44DA-BA08-88FD2B9A7E2A}" presName="spaceRect" presStyleCnt="0"/>
      <dgm:spPr/>
    </dgm:pt>
    <dgm:pt modelId="{CFFC110A-6399-4209-8065-E44017670B4E}" type="pres">
      <dgm:prSet presAssocID="{36879743-698B-44DA-BA08-88FD2B9A7E2A}" presName="textRect" presStyleLbl="revTx" presStyleIdx="2" presStyleCnt="5">
        <dgm:presLayoutVars>
          <dgm:chMax val="1"/>
          <dgm:chPref val="1"/>
        </dgm:presLayoutVars>
      </dgm:prSet>
      <dgm:spPr/>
    </dgm:pt>
    <dgm:pt modelId="{C731E402-5AA1-45E9-B111-5FCCC926B5AD}" type="pres">
      <dgm:prSet presAssocID="{CE55A37A-3B49-4341-A51B-F8F8DC9FF669}" presName="sibTrans" presStyleCnt="0"/>
      <dgm:spPr/>
    </dgm:pt>
    <dgm:pt modelId="{B4B9C7C7-21F1-481C-A330-2982D3F70775}" type="pres">
      <dgm:prSet presAssocID="{13D00778-9653-4584-B671-733C45C74479}" presName="compNode" presStyleCnt="0"/>
      <dgm:spPr/>
    </dgm:pt>
    <dgm:pt modelId="{5B353CF7-BCCA-4F37-A2D7-D73FB5F2CDF4}" type="pres">
      <dgm:prSet presAssocID="{13D00778-9653-4584-B671-733C45C74479}" presName="iconRect" presStyleLbl="node1" presStyleIdx="3" presStyleCnt="5" custLinFactNeighborX="3565" custLinFactNeighborY="2377"/>
      <dgm:spPr>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rcRect/>
          <a:stretch>
            <a:fillRect/>
          </a:stretch>
        </a:blipFill>
      </dgm:spPr>
      <dgm:extLst>
        <a:ext uri="{E40237B7-FDA0-4F09-8148-C483321AD2D9}">
          <dgm14:cNvPr xmlns:dgm14="http://schemas.microsoft.com/office/drawing/2010/diagram" id="0" name="" descr="כסף עם מילוי מלא"/>
        </a:ext>
      </dgm:extLst>
    </dgm:pt>
    <dgm:pt modelId="{0EE7CD0A-3B96-4859-A086-88325D3C8A04}" type="pres">
      <dgm:prSet presAssocID="{13D00778-9653-4584-B671-733C45C74479}" presName="spaceRect" presStyleCnt="0"/>
      <dgm:spPr/>
    </dgm:pt>
    <dgm:pt modelId="{7F9D726A-7B43-4BC1-AB78-7F1C54A6B93A}" type="pres">
      <dgm:prSet presAssocID="{13D00778-9653-4584-B671-733C45C74479}" presName="textRect" presStyleLbl="revTx" presStyleIdx="3" presStyleCnt="5">
        <dgm:presLayoutVars>
          <dgm:chMax val="1"/>
          <dgm:chPref val="1"/>
        </dgm:presLayoutVars>
      </dgm:prSet>
      <dgm:spPr/>
    </dgm:pt>
    <dgm:pt modelId="{BAE010B4-22E0-42D5-838E-DD64225C7127}" type="pres">
      <dgm:prSet presAssocID="{1778EC9C-9507-4283-AFF0-4795B4257505}" presName="sibTrans" presStyleCnt="0"/>
      <dgm:spPr/>
    </dgm:pt>
    <dgm:pt modelId="{98BBA068-4E19-4278-9C3E-46BFDFAD5DC5}" type="pres">
      <dgm:prSet presAssocID="{B069419F-D59F-4C3A-917E-75A8B26390A4}" presName="compNode" presStyleCnt="0"/>
      <dgm:spPr/>
    </dgm:pt>
    <dgm:pt modelId="{331E7A53-2A78-4EA9-A404-D0BEB59331C4}" type="pres">
      <dgm:prSet presAssocID="{B069419F-D59F-4C3A-917E-75A8B26390A4}" presName="iconRect" presStyleLbl="node1" presStyleIdx="4" presStyleCnt="5"/>
      <dgm:spPr>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rcRect/>
          <a:stretch>
            <a:fillRect/>
          </a:stretch>
        </a:blipFill>
      </dgm:spPr>
      <dgm:extLst>
        <a:ext uri="{E40237B7-FDA0-4F09-8148-C483321AD2D9}">
          <dgm14:cNvPr xmlns:dgm14="http://schemas.microsoft.com/office/drawing/2010/diagram" id="0" name="" descr="משתמש עם מילוי מלא"/>
        </a:ext>
      </dgm:extLst>
    </dgm:pt>
    <dgm:pt modelId="{86137E31-3252-4C8C-957C-6478A03FD2FE}" type="pres">
      <dgm:prSet presAssocID="{B069419F-D59F-4C3A-917E-75A8B26390A4}" presName="spaceRect" presStyleCnt="0"/>
      <dgm:spPr/>
    </dgm:pt>
    <dgm:pt modelId="{35925E53-21FA-4DC1-9693-C02C3EC94B2D}" type="pres">
      <dgm:prSet presAssocID="{B069419F-D59F-4C3A-917E-75A8B26390A4}" presName="textRect" presStyleLbl="revTx" presStyleIdx="4" presStyleCnt="5">
        <dgm:presLayoutVars>
          <dgm:chMax val="1"/>
          <dgm:chPref val="1"/>
        </dgm:presLayoutVars>
      </dgm:prSet>
      <dgm:spPr/>
    </dgm:pt>
  </dgm:ptLst>
  <dgm:cxnLst>
    <dgm:cxn modelId="{6D5ED026-1E69-47F2-BDC3-32A3596E030D}" type="presOf" srcId="{B069419F-D59F-4C3A-917E-75A8B26390A4}" destId="{35925E53-21FA-4DC1-9693-C02C3EC94B2D}" srcOrd="0" destOrd="0" presId="urn:microsoft.com/office/officeart/2018/2/layout/IconLabelList"/>
    <dgm:cxn modelId="{8996F228-3D70-49E3-A9C8-4FC5055ED7B2}" type="presOf" srcId="{13D00778-9653-4584-B671-733C45C74479}" destId="{7F9D726A-7B43-4BC1-AB78-7F1C54A6B93A}" srcOrd="0" destOrd="0" presId="urn:microsoft.com/office/officeart/2018/2/layout/IconLabelList"/>
    <dgm:cxn modelId="{D54C373D-F6DD-418F-9020-2A07050C1099}" type="presOf" srcId="{9446A9AB-08A8-4442-88AF-4BC39FA349F7}" destId="{B4AA77AB-BCD6-4044-BAA2-D61CE8C721F4}" srcOrd="0" destOrd="0" presId="urn:microsoft.com/office/officeart/2018/2/layout/IconLabelList"/>
    <dgm:cxn modelId="{2AC47D67-1AAF-4A57-91BA-09B072F7436F}" type="presOf" srcId="{36879743-698B-44DA-BA08-88FD2B9A7E2A}" destId="{CFFC110A-6399-4209-8065-E44017670B4E}" srcOrd="0" destOrd="0" presId="urn:microsoft.com/office/officeart/2018/2/layout/IconLabelList"/>
    <dgm:cxn modelId="{DEB42E70-902C-434C-B622-346F4DB3B075}" srcId="{BD522F11-BD20-488B-BDD0-52DD84311DD9}" destId="{9446A9AB-08A8-4442-88AF-4BC39FA349F7}" srcOrd="1" destOrd="0" parTransId="{4F898CDC-D77D-4C13-BC09-D3E8D4DA369D}" sibTransId="{D9ADD0D9-24B7-4DDA-B749-E88F0C457FD8}"/>
    <dgm:cxn modelId="{911A1290-05B7-4861-A337-D66DFB0F5BFA}" srcId="{BD522F11-BD20-488B-BDD0-52DD84311DD9}" destId="{01BA9DBD-873F-4435-AF50-32732EC636F4}" srcOrd="0" destOrd="0" parTransId="{9CABA51E-58E1-4F85-BCCB-6D5B3EBFE83C}" sibTransId="{0CD45B3C-7719-4DF4-9532-AE5565A464F8}"/>
    <dgm:cxn modelId="{B6D137AF-E43E-4E56-808D-0D6AE8F59643}" srcId="{BD522F11-BD20-488B-BDD0-52DD84311DD9}" destId="{13D00778-9653-4584-B671-733C45C74479}" srcOrd="3" destOrd="0" parTransId="{E3407F29-6239-46F5-A4E3-7A1AB8D647CD}" sibTransId="{1778EC9C-9507-4283-AFF0-4795B4257505}"/>
    <dgm:cxn modelId="{C23927B8-047D-496F-8F9A-7485F52D9B7B}" type="presOf" srcId="{01BA9DBD-873F-4435-AF50-32732EC636F4}" destId="{BAEFDBE4-6ECB-409C-A2A7-87E45A25E0BB}" srcOrd="0" destOrd="0" presId="urn:microsoft.com/office/officeart/2018/2/layout/IconLabelList"/>
    <dgm:cxn modelId="{A5D2A0C4-D8B5-41A8-9725-83B8E199278B}" srcId="{BD522F11-BD20-488B-BDD0-52DD84311DD9}" destId="{36879743-698B-44DA-BA08-88FD2B9A7E2A}" srcOrd="2" destOrd="0" parTransId="{892F74E5-8B5C-48BC-87DB-9D0871227E6D}" sibTransId="{CE55A37A-3B49-4341-A51B-F8F8DC9FF669}"/>
    <dgm:cxn modelId="{33608BE2-AC5C-44C5-91B4-53A4F566D989}" type="presOf" srcId="{BD522F11-BD20-488B-BDD0-52DD84311DD9}" destId="{113E5997-ECA3-4FA3-AE7C-ED5505C6C9AE}" srcOrd="0" destOrd="0" presId="urn:microsoft.com/office/officeart/2018/2/layout/IconLabelList"/>
    <dgm:cxn modelId="{EF9420FD-28D5-43F2-82EE-15D8DAB2BBE2}" srcId="{BD522F11-BD20-488B-BDD0-52DD84311DD9}" destId="{B069419F-D59F-4C3A-917E-75A8B26390A4}" srcOrd="4" destOrd="0" parTransId="{B389BD08-156E-41D1-AA0C-27A92D21542E}" sibTransId="{69B38F19-EFE0-4484-BBD5-AC67D410098B}"/>
    <dgm:cxn modelId="{7EF3592E-7B31-44C8-AB35-B5D5BC67171C}" type="presParOf" srcId="{113E5997-ECA3-4FA3-AE7C-ED5505C6C9AE}" destId="{9E8C8A6A-87AC-4970-B53E-395B0C1675D8}" srcOrd="0" destOrd="0" presId="urn:microsoft.com/office/officeart/2018/2/layout/IconLabelList"/>
    <dgm:cxn modelId="{27083EFA-4082-4D3D-8200-593B5422E31E}" type="presParOf" srcId="{9E8C8A6A-87AC-4970-B53E-395B0C1675D8}" destId="{A27C0A2A-A6F4-4CC8-924E-29BD4ACE7EF9}" srcOrd="0" destOrd="0" presId="urn:microsoft.com/office/officeart/2018/2/layout/IconLabelList"/>
    <dgm:cxn modelId="{4030FB54-89B3-4D01-894C-F60576B9021C}" type="presParOf" srcId="{9E8C8A6A-87AC-4970-B53E-395B0C1675D8}" destId="{1ABFE996-C78F-4B27-9B68-80B564F73D4F}" srcOrd="1" destOrd="0" presId="urn:microsoft.com/office/officeart/2018/2/layout/IconLabelList"/>
    <dgm:cxn modelId="{C3FF23FE-4898-459F-81E5-5AC160329606}" type="presParOf" srcId="{9E8C8A6A-87AC-4970-B53E-395B0C1675D8}" destId="{BAEFDBE4-6ECB-409C-A2A7-87E45A25E0BB}" srcOrd="2" destOrd="0" presId="urn:microsoft.com/office/officeart/2018/2/layout/IconLabelList"/>
    <dgm:cxn modelId="{068B21AE-8C24-4028-8AC4-C3FEBEC2296B}" type="presParOf" srcId="{113E5997-ECA3-4FA3-AE7C-ED5505C6C9AE}" destId="{703C69B1-869B-47BA-93BA-CCFF1B26E2B7}" srcOrd="1" destOrd="0" presId="urn:microsoft.com/office/officeart/2018/2/layout/IconLabelList"/>
    <dgm:cxn modelId="{25716212-0240-41CD-8921-FAC5E6BFBE29}" type="presParOf" srcId="{113E5997-ECA3-4FA3-AE7C-ED5505C6C9AE}" destId="{7AA78562-2D92-4C33-A41C-7A111E54E0D8}" srcOrd="2" destOrd="0" presId="urn:microsoft.com/office/officeart/2018/2/layout/IconLabelList"/>
    <dgm:cxn modelId="{06AA2F97-E528-4DC2-8BB4-202FF4FAA9D9}" type="presParOf" srcId="{7AA78562-2D92-4C33-A41C-7A111E54E0D8}" destId="{8BD26FB8-6C74-4A04-959C-78B886BEE7BC}" srcOrd="0" destOrd="0" presId="urn:microsoft.com/office/officeart/2018/2/layout/IconLabelList"/>
    <dgm:cxn modelId="{2A7DC428-E696-4FCC-8D65-AB2174545A7B}" type="presParOf" srcId="{7AA78562-2D92-4C33-A41C-7A111E54E0D8}" destId="{747504B2-A9A7-40D1-BFCB-E73480541398}" srcOrd="1" destOrd="0" presId="urn:microsoft.com/office/officeart/2018/2/layout/IconLabelList"/>
    <dgm:cxn modelId="{2364E772-D263-4F94-8AC8-F829382F6147}" type="presParOf" srcId="{7AA78562-2D92-4C33-A41C-7A111E54E0D8}" destId="{B4AA77AB-BCD6-4044-BAA2-D61CE8C721F4}" srcOrd="2" destOrd="0" presId="urn:microsoft.com/office/officeart/2018/2/layout/IconLabelList"/>
    <dgm:cxn modelId="{AFFA746F-B12C-4493-83E5-E084309F2893}" type="presParOf" srcId="{113E5997-ECA3-4FA3-AE7C-ED5505C6C9AE}" destId="{007A4E72-6170-4AE1-9DA1-499D46E117AF}" srcOrd="3" destOrd="0" presId="urn:microsoft.com/office/officeart/2018/2/layout/IconLabelList"/>
    <dgm:cxn modelId="{46985951-71BA-4599-BC15-62436C2F3520}" type="presParOf" srcId="{113E5997-ECA3-4FA3-AE7C-ED5505C6C9AE}" destId="{A1F0FCF7-F6E9-4CB5-AD9B-55719173CEFF}" srcOrd="4" destOrd="0" presId="urn:microsoft.com/office/officeart/2018/2/layout/IconLabelList"/>
    <dgm:cxn modelId="{2E23E1AB-3FD9-469C-AFA7-05F002B33E1F}" type="presParOf" srcId="{A1F0FCF7-F6E9-4CB5-AD9B-55719173CEFF}" destId="{37C52054-53EB-483A-AC69-6B3D79C14EDE}" srcOrd="0" destOrd="0" presId="urn:microsoft.com/office/officeart/2018/2/layout/IconLabelList"/>
    <dgm:cxn modelId="{61CE0C0F-31CF-4196-9896-3EC9E2AE7B4E}" type="presParOf" srcId="{A1F0FCF7-F6E9-4CB5-AD9B-55719173CEFF}" destId="{11F8A64D-BE5F-4259-8EDE-A6A1FB66A011}" srcOrd="1" destOrd="0" presId="urn:microsoft.com/office/officeart/2018/2/layout/IconLabelList"/>
    <dgm:cxn modelId="{C6B5DECE-DD47-4160-9725-9BB6EC18D2C6}" type="presParOf" srcId="{A1F0FCF7-F6E9-4CB5-AD9B-55719173CEFF}" destId="{CFFC110A-6399-4209-8065-E44017670B4E}" srcOrd="2" destOrd="0" presId="urn:microsoft.com/office/officeart/2018/2/layout/IconLabelList"/>
    <dgm:cxn modelId="{2166CD7F-B645-43D1-8795-C7BF0D402EFD}" type="presParOf" srcId="{113E5997-ECA3-4FA3-AE7C-ED5505C6C9AE}" destId="{C731E402-5AA1-45E9-B111-5FCCC926B5AD}" srcOrd="5" destOrd="0" presId="urn:microsoft.com/office/officeart/2018/2/layout/IconLabelList"/>
    <dgm:cxn modelId="{FBAC9BBE-7086-4B3B-B765-B6D3855BB3B3}" type="presParOf" srcId="{113E5997-ECA3-4FA3-AE7C-ED5505C6C9AE}" destId="{B4B9C7C7-21F1-481C-A330-2982D3F70775}" srcOrd="6" destOrd="0" presId="urn:microsoft.com/office/officeart/2018/2/layout/IconLabelList"/>
    <dgm:cxn modelId="{4AFA8BE5-1F49-46D8-AD58-533C941C3E33}" type="presParOf" srcId="{B4B9C7C7-21F1-481C-A330-2982D3F70775}" destId="{5B353CF7-BCCA-4F37-A2D7-D73FB5F2CDF4}" srcOrd="0" destOrd="0" presId="urn:microsoft.com/office/officeart/2018/2/layout/IconLabelList"/>
    <dgm:cxn modelId="{8387CFEF-46F5-483C-A9F4-562CD0DF6363}" type="presParOf" srcId="{B4B9C7C7-21F1-481C-A330-2982D3F70775}" destId="{0EE7CD0A-3B96-4859-A086-88325D3C8A04}" srcOrd="1" destOrd="0" presId="urn:microsoft.com/office/officeart/2018/2/layout/IconLabelList"/>
    <dgm:cxn modelId="{07F81D8D-BC4E-44F4-99B1-2577F366014E}" type="presParOf" srcId="{B4B9C7C7-21F1-481C-A330-2982D3F70775}" destId="{7F9D726A-7B43-4BC1-AB78-7F1C54A6B93A}" srcOrd="2" destOrd="0" presId="urn:microsoft.com/office/officeart/2018/2/layout/IconLabelList"/>
    <dgm:cxn modelId="{D67AE025-B9DD-4F0A-BC10-EACFBC5533FD}" type="presParOf" srcId="{113E5997-ECA3-4FA3-AE7C-ED5505C6C9AE}" destId="{BAE010B4-22E0-42D5-838E-DD64225C7127}" srcOrd="7" destOrd="0" presId="urn:microsoft.com/office/officeart/2018/2/layout/IconLabelList"/>
    <dgm:cxn modelId="{F12B636D-DFD8-435D-9772-47CDA33655E6}" type="presParOf" srcId="{113E5997-ECA3-4FA3-AE7C-ED5505C6C9AE}" destId="{98BBA068-4E19-4278-9C3E-46BFDFAD5DC5}" srcOrd="8" destOrd="0" presId="urn:microsoft.com/office/officeart/2018/2/layout/IconLabelList"/>
    <dgm:cxn modelId="{77E2E94E-F109-491D-AC4A-0149E2453780}" type="presParOf" srcId="{98BBA068-4E19-4278-9C3E-46BFDFAD5DC5}" destId="{331E7A53-2A78-4EA9-A404-D0BEB59331C4}" srcOrd="0" destOrd="0" presId="urn:microsoft.com/office/officeart/2018/2/layout/IconLabelList"/>
    <dgm:cxn modelId="{030113CD-8514-4439-930F-F1D7DCF3C6AF}" type="presParOf" srcId="{98BBA068-4E19-4278-9C3E-46BFDFAD5DC5}" destId="{86137E31-3252-4C8C-957C-6478A03FD2FE}" srcOrd="1" destOrd="0" presId="urn:microsoft.com/office/officeart/2018/2/layout/IconLabelList"/>
    <dgm:cxn modelId="{75111B8C-06AB-441D-8FBC-D45212A1E6B3}" type="presParOf" srcId="{98BBA068-4E19-4278-9C3E-46BFDFAD5DC5}" destId="{35925E53-21FA-4DC1-9693-C02C3EC94B2D}" srcOrd="2" destOrd="0" presId="urn:microsoft.com/office/officeart/2018/2/layout/IconLabelList"/>
  </dgm:cxnLst>
  <dgm:bg>
    <a:solidFill>
      <a:schemeClr val="bg2">
        <a:lumMod val="75000"/>
      </a:schemeClr>
    </a:solidFill>
  </dgm:bg>
  <dgm:whole>
    <a:ln w="19050">
      <a:solidFill>
        <a:schemeClr val="tx2"/>
      </a:solidFill>
    </a:ln>
  </dgm:whole>
  <dgm:extLst>
    <a:ext uri="http://schemas.microsoft.com/office/drawing/2008/diagram">
      <dsp:dataModelExt xmlns:dsp="http://schemas.microsoft.com/office/drawing/2008/diagram" relId="rId10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8AA37E-7C80-420B-8F90-8637A913EB8F}">
      <dsp:nvSpPr>
        <dsp:cNvPr id="0" name=""/>
        <dsp:cNvSpPr/>
      </dsp:nvSpPr>
      <dsp:spPr>
        <a:xfrm rot="18000000">
          <a:off x="1749" y="1011320"/>
          <a:ext cx="876501" cy="569725"/>
        </a:xfrm>
        <a:prstGeom prst="round2SameRect">
          <a:avLst/>
        </a:prstGeom>
        <a:solidFill>
          <a:srgbClr val="93317E"/>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8890" rIns="26670" bIns="8890" numCol="1" spcCol="1270" anchor="ctr" anchorCtr="0">
          <a:noAutofit/>
        </a:bodyPr>
        <a:lstStyle/>
        <a:p>
          <a:pPr marL="0" lvl="0" indent="0" algn="ctr" defTabSz="311150">
            <a:lnSpc>
              <a:spcPct val="90000"/>
            </a:lnSpc>
            <a:spcBef>
              <a:spcPct val="0"/>
            </a:spcBef>
            <a:spcAft>
              <a:spcPct val="35000"/>
            </a:spcAft>
            <a:buNone/>
          </a:pPr>
          <a:r>
            <a:rPr lang="he-IL" sz="700" kern="1200" dirty="0"/>
            <a:t>האם שופטים צריכים להיות בני אנוש?....</a:t>
          </a:r>
          <a:endParaRPr lang="en-IL" sz="700" kern="1200" dirty="0"/>
        </a:p>
      </dsp:txBody>
      <dsp:txXfrm>
        <a:off x="41604" y="1032179"/>
        <a:ext cx="820877" cy="541913"/>
      </dsp:txXfrm>
    </dsp:sp>
    <dsp:sp modelId="{D5DE9D13-F65A-49B0-8DE6-D3EB1736FFD0}">
      <dsp:nvSpPr>
        <dsp:cNvPr id="0" name=""/>
        <dsp:cNvSpPr/>
      </dsp:nvSpPr>
      <dsp:spPr>
        <a:xfrm rot="19800000">
          <a:off x="730967" y="282101"/>
          <a:ext cx="876501" cy="569725"/>
        </a:xfrm>
        <a:prstGeom prst="round2SameRect">
          <a:avLst/>
        </a:prstGeom>
        <a:solidFill>
          <a:srgbClr val="B94F07"/>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8890" rIns="26670" bIns="8890" numCol="1" spcCol="1270" anchor="ctr" anchorCtr="0">
          <a:noAutofit/>
        </a:bodyPr>
        <a:lstStyle/>
        <a:p>
          <a:pPr marL="0" lvl="0" indent="0" algn="ctr" defTabSz="311150">
            <a:lnSpc>
              <a:spcPct val="90000"/>
            </a:lnSpc>
            <a:spcBef>
              <a:spcPct val="0"/>
            </a:spcBef>
            <a:spcAft>
              <a:spcPct val="35000"/>
            </a:spcAft>
            <a:buNone/>
          </a:pPr>
          <a:r>
            <a:rPr lang="he-IL" sz="700" kern="1200" dirty="0">
              <a:solidFill>
                <a:schemeClr val="bg1"/>
              </a:solidFill>
            </a:rPr>
            <a:t>כיצד הטכנולוגיה משפיעה על הפרופסיה של עורכי הדין?</a:t>
          </a:r>
          <a:endParaRPr lang="en-IL" sz="700" kern="1200" dirty="0">
            <a:solidFill>
              <a:schemeClr val="bg1"/>
            </a:solidFill>
          </a:endParaRPr>
        </a:p>
      </dsp:txBody>
      <dsp:txXfrm>
        <a:off x="765732" y="308050"/>
        <a:ext cx="820877" cy="541913"/>
      </dsp:txXfrm>
    </dsp:sp>
    <dsp:sp modelId="{85F60629-3797-455F-A7A8-9977CBA98DF6}">
      <dsp:nvSpPr>
        <dsp:cNvPr id="0" name=""/>
        <dsp:cNvSpPr/>
      </dsp:nvSpPr>
      <dsp:spPr>
        <a:xfrm>
          <a:off x="1727099" y="15188"/>
          <a:ext cx="876501" cy="569725"/>
        </a:xfrm>
        <a:prstGeom prst="round2SameRect">
          <a:avLst/>
        </a:prstGeom>
        <a:solidFill>
          <a:srgbClr val="0070C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8890" rIns="26670" bIns="8890" numCol="1" spcCol="1270" anchor="ctr" anchorCtr="0">
          <a:noAutofit/>
        </a:bodyPr>
        <a:lstStyle/>
        <a:p>
          <a:pPr marL="0" lvl="0" indent="0" algn="ctr" defTabSz="311150">
            <a:lnSpc>
              <a:spcPct val="90000"/>
            </a:lnSpc>
            <a:spcBef>
              <a:spcPct val="0"/>
            </a:spcBef>
            <a:spcAft>
              <a:spcPct val="35000"/>
            </a:spcAft>
            <a:buNone/>
          </a:pPr>
          <a:r>
            <a:rPr lang="he-IL" sz="700" kern="1200" dirty="0">
              <a:solidFill>
                <a:schemeClr val="bg1"/>
              </a:solidFill>
            </a:rPr>
            <a:t>הגשת מסמכים</a:t>
          </a:r>
          <a:endParaRPr lang="en-IL" sz="700" kern="1200" dirty="0">
            <a:solidFill>
              <a:schemeClr val="bg1"/>
            </a:solidFill>
          </a:endParaRPr>
        </a:p>
      </dsp:txBody>
      <dsp:txXfrm>
        <a:off x="1754911" y="43000"/>
        <a:ext cx="820877" cy="541913"/>
      </dsp:txXfrm>
    </dsp:sp>
    <dsp:sp modelId="{8B441EB2-DB8D-40D4-AB45-F2B28D8D0313}">
      <dsp:nvSpPr>
        <dsp:cNvPr id="0" name=""/>
        <dsp:cNvSpPr/>
      </dsp:nvSpPr>
      <dsp:spPr>
        <a:xfrm rot="1800000">
          <a:off x="2723230" y="282101"/>
          <a:ext cx="876501" cy="569725"/>
        </a:xfrm>
        <a:prstGeom prst="round2SameRect">
          <a:avLst/>
        </a:prstGeom>
        <a:solidFill>
          <a:srgbClr val="7030A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8890" rIns="26670" bIns="8890" numCol="1" spcCol="1270" anchor="ctr" anchorCtr="0">
          <a:noAutofit/>
        </a:bodyPr>
        <a:lstStyle/>
        <a:p>
          <a:pPr marL="0" lvl="0" indent="0" algn="ctr" defTabSz="311150">
            <a:lnSpc>
              <a:spcPct val="90000"/>
            </a:lnSpc>
            <a:spcBef>
              <a:spcPct val="0"/>
            </a:spcBef>
            <a:spcAft>
              <a:spcPct val="35000"/>
            </a:spcAft>
            <a:buNone/>
          </a:pPr>
          <a:r>
            <a:rPr lang="he-IL" sz="700" kern="1200" dirty="0">
              <a:solidFill>
                <a:schemeClr val="bg1"/>
              </a:solidFill>
            </a:rPr>
            <a:t>עיבוד מידע וקבלת החלטות (למשל-קביעת רמת מסוכנות או חישוב גובה ערבות)</a:t>
          </a:r>
          <a:endParaRPr lang="en-IL" sz="700" kern="1200" dirty="0">
            <a:solidFill>
              <a:schemeClr val="bg1"/>
            </a:solidFill>
          </a:endParaRPr>
        </a:p>
      </dsp:txBody>
      <dsp:txXfrm>
        <a:off x="2744089" y="308050"/>
        <a:ext cx="820877" cy="541913"/>
      </dsp:txXfrm>
    </dsp:sp>
    <dsp:sp modelId="{6B13DC81-27EB-402D-AA21-5117789FCFB1}">
      <dsp:nvSpPr>
        <dsp:cNvPr id="0" name=""/>
        <dsp:cNvSpPr/>
      </dsp:nvSpPr>
      <dsp:spPr>
        <a:xfrm rot="3600000">
          <a:off x="3452449" y="1011320"/>
          <a:ext cx="876501" cy="569725"/>
        </a:xfrm>
        <a:prstGeom prst="round2SameRect">
          <a:avLst/>
        </a:prstGeom>
        <a:solidFill>
          <a:schemeClr val="accent5">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8890" rIns="26670" bIns="8890" numCol="1" spcCol="1270" anchor="ctr" anchorCtr="0">
          <a:noAutofit/>
        </a:bodyPr>
        <a:lstStyle/>
        <a:p>
          <a:pPr marL="0" lvl="0" indent="0" algn="ctr" defTabSz="311150">
            <a:lnSpc>
              <a:spcPct val="90000"/>
            </a:lnSpc>
            <a:spcBef>
              <a:spcPct val="0"/>
            </a:spcBef>
            <a:spcAft>
              <a:spcPct val="35000"/>
            </a:spcAft>
            <a:buNone/>
          </a:pPr>
          <a:r>
            <a:rPr lang="he-IL" sz="700" kern="1200" dirty="0"/>
            <a:t>אמצעי הוכחה</a:t>
          </a:r>
          <a:endParaRPr lang="en-IL" sz="700" kern="1200" dirty="0"/>
        </a:p>
      </dsp:txBody>
      <dsp:txXfrm>
        <a:off x="3468218" y="1032179"/>
        <a:ext cx="820877" cy="54191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F7E2C0-9431-4CD6-9705-120444525CDE}">
      <dsp:nvSpPr>
        <dsp:cNvPr id="0" name=""/>
        <dsp:cNvSpPr/>
      </dsp:nvSpPr>
      <dsp:spPr>
        <a:xfrm>
          <a:off x="2182755" y="1261935"/>
          <a:ext cx="1426156" cy="1081659"/>
        </a:xfrm>
        <a:prstGeom prst="roundRect">
          <a:avLst/>
        </a:prstGeom>
        <a:solidFill>
          <a:schemeClr val="accent2">
            <a:lumMod val="50000"/>
          </a:schemeClr>
        </a:solidFill>
        <a:ln w="12700" cap="flat" cmpd="sng" algn="ctr">
          <a:solidFill>
            <a:scrgbClr r="0" g="0" b="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1066800">
            <a:lnSpc>
              <a:spcPct val="90000"/>
            </a:lnSpc>
            <a:spcBef>
              <a:spcPct val="0"/>
            </a:spcBef>
            <a:spcAft>
              <a:spcPct val="35000"/>
            </a:spcAft>
            <a:buNone/>
          </a:pPr>
          <a:r>
            <a:rPr lang="he-IL" sz="2400" kern="1200" dirty="0">
              <a:solidFill>
                <a:schemeClr val="bg1"/>
              </a:solidFill>
            </a:rPr>
            <a:t>יעילות גישור בזום</a:t>
          </a:r>
        </a:p>
        <a:p>
          <a:pPr marL="0" lvl="0" indent="0" algn="ctr" defTabSz="1066800">
            <a:lnSpc>
              <a:spcPct val="90000"/>
            </a:lnSpc>
            <a:spcBef>
              <a:spcPct val="0"/>
            </a:spcBef>
            <a:spcAft>
              <a:spcPct val="35000"/>
            </a:spcAft>
            <a:buNone/>
          </a:pPr>
          <a:r>
            <a:rPr lang="he-IL" sz="2400" kern="1200" dirty="0">
              <a:solidFill>
                <a:schemeClr val="bg1"/>
              </a:solidFill>
            </a:rPr>
            <a:t>בהיבט יעילות</a:t>
          </a:r>
          <a:endParaRPr lang="en-IL" sz="2400" kern="1200" dirty="0">
            <a:solidFill>
              <a:schemeClr val="bg1"/>
            </a:solidFill>
          </a:endParaRPr>
        </a:p>
      </dsp:txBody>
      <dsp:txXfrm>
        <a:off x="2235557" y="1314737"/>
        <a:ext cx="1320552" cy="976055"/>
      </dsp:txXfrm>
    </dsp:sp>
    <dsp:sp modelId="{7CE1EDDE-6247-4016-9C26-40510C72FE82}">
      <dsp:nvSpPr>
        <dsp:cNvPr id="0" name=""/>
        <dsp:cNvSpPr/>
      </dsp:nvSpPr>
      <dsp:spPr>
        <a:xfrm rot="16200000">
          <a:off x="2627377" y="993478"/>
          <a:ext cx="536914" cy="0"/>
        </a:xfrm>
        <a:custGeom>
          <a:avLst/>
          <a:gdLst/>
          <a:ahLst/>
          <a:cxnLst/>
          <a:rect l="0" t="0" r="0" b="0"/>
          <a:pathLst>
            <a:path>
              <a:moveTo>
                <a:pt x="0" y="0"/>
              </a:moveTo>
              <a:lnTo>
                <a:pt x="536914"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E21104-D06A-4E71-8493-03515FEDF514}">
      <dsp:nvSpPr>
        <dsp:cNvPr id="0" name=""/>
        <dsp:cNvSpPr/>
      </dsp:nvSpPr>
      <dsp:spPr>
        <a:xfrm>
          <a:off x="2533478" y="309"/>
          <a:ext cx="724711" cy="724711"/>
        </a:xfrm>
        <a:prstGeom prst="roundRect">
          <a:avLst/>
        </a:prstGeom>
        <a:solidFill>
          <a:srgbClr val="93317E"/>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622300">
            <a:lnSpc>
              <a:spcPct val="90000"/>
            </a:lnSpc>
            <a:spcBef>
              <a:spcPct val="0"/>
            </a:spcBef>
            <a:spcAft>
              <a:spcPct val="35000"/>
            </a:spcAft>
            <a:buNone/>
          </a:pPr>
          <a:r>
            <a:rPr lang="he-IL" sz="1400" kern="1200" dirty="0">
              <a:solidFill>
                <a:schemeClr val="bg1"/>
              </a:solidFill>
            </a:rPr>
            <a:t>חסכון זמן וכסף</a:t>
          </a:r>
          <a:endParaRPr lang="en-IL" sz="1400" kern="1200" dirty="0">
            <a:solidFill>
              <a:schemeClr val="bg1"/>
            </a:solidFill>
          </a:endParaRPr>
        </a:p>
      </dsp:txBody>
      <dsp:txXfrm>
        <a:off x="2568855" y="35686"/>
        <a:ext cx="653957" cy="653957"/>
      </dsp:txXfrm>
    </dsp:sp>
    <dsp:sp modelId="{02170CDE-DA22-44B4-931E-D61715CBE9C6}">
      <dsp:nvSpPr>
        <dsp:cNvPr id="0" name=""/>
        <dsp:cNvSpPr/>
      </dsp:nvSpPr>
      <dsp:spPr>
        <a:xfrm>
          <a:off x="3608912" y="1802765"/>
          <a:ext cx="364665" cy="0"/>
        </a:xfrm>
        <a:custGeom>
          <a:avLst/>
          <a:gdLst/>
          <a:ahLst/>
          <a:cxnLst/>
          <a:rect l="0" t="0" r="0" b="0"/>
          <a:pathLst>
            <a:path>
              <a:moveTo>
                <a:pt x="0" y="0"/>
              </a:moveTo>
              <a:lnTo>
                <a:pt x="36466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68FD13-3057-47F7-BFD2-672147DCF997}">
      <dsp:nvSpPr>
        <dsp:cNvPr id="0" name=""/>
        <dsp:cNvSpPr/>
      </dsp:nvSpPr>
      <dsp:spPr>
        <a:xfrm>
          <a:off x="3973577" y="1440409"/>
          <a:ext cx="724711" cy="724711"/>
        </a:xfrm>
        <a:prstGeom prst="roundRect">
          <a:avLst/>
        </a:prstGeom>
        <a:solidFill>
          <a:schemeClr val="accent4">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0" tIns="50800" rIns="50800" bIns="50800" numCol="1" spcCol="1270" anchor="ctr" anchorCtr="0">
          <a:noAutofit/>
        </a:bodyPr>
        <a:lstStyle/>
        <a:p>
          <a:pPr marL="0" lvl="0" indent="0" algn="ctr" defTabSz="889000">
            <a:lnSpc>
              <a:spcPct val="90000"/>
            </a:lnSpc>
            <a:spcBef>
              <a:spcPct val="0"/>
            </a:spcBef>
            <a:spcAft>
              <a:spcPct val="35000"/>
            </a:spcAft>
            <a:buNone/>
          </a:pPr>
          <a:r>
            <a:rPr lang="he-IL" sz="2000" kern="1200" dirty="0">
              <a:solidFill>
                <a:schemeClr val="bg1"/>
              </a:solidFill>
            </a:rPr>
            <a:t>לעניין</a:t>
          </a:r>
          <a:endParaRPr lang="en-IL" sz="2000" kern="1200" dirty="0">
            <a:solidFill>
              <a:schemeClr val="bg1"/>
            </a:solidFill>
          </a:endParaRPr>
        </a:p>
      </dsp:txBody>
      <dsp:txXfrm>
        <a:off x="4008954" y="1475786"/>
        <a:ext cx="653957" cy="653957"/>
      </dsp:txXfrm>
    </dsp:sp>
    <dsp:sp modelId="{4344A382-F505-4971-8065-4A24959C64E6}">
      <dsp:nvSpPr>
        <dsp:cNvPr id="0" name=""/>
        <dsp:cNvSpPr/>
      </dsp:nvSpPr>
      <dsp:spPr>
        <a:xfrm rot="5400000">
          <a:off x="2627377" y="2612051"/>
          <a:ext cx="536914" cy="0"/>
        </a:xfrm>
        <a:custGeom>
          <a:avLst/>
          <a:gdLst/>
          <a:ahLst/>
          <a:cxnLst/>
          <a:rect l="0" t="0" r="0" b="0"/>
          <a:pathLst>
            <a:path>
              <a:moveTo>
                <a:pt x="0" y="0"/>
              </a:moveTo>
              <a:lnTo>
                <a:pt x="536914"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16ED51-131E-4A7C-A44A-B5BD72870572}">
      <dsp:nvSpPr>
        <dsp:cNvPr id="0" name=""/>
        <dsp:cNvSpPr/>
      </dsp:nvSpPr>
      <dsp:spPr>
        <a:xfrm>
          <a:off x="2533478" y="2880508"/>
          <a:ext cx="724711" cy="724711"/>
        </a:xfrm>
        <a:prstGeom prst="roundRect">
          <a:avLst/>
        </a:prstGeom>
        <a:solidFill>
          <a:schemeClr val="accent3">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622300">
            <a:lnSpc>
              <a:spcPct val="90000"/>
            </a:lnSpc>
            <a:spcBef>
              <a:spcPct val="0"/>
            </a:spcBef>
            <a:spcAft>
              <a:spcPct val="35000"/>
            </a:spcAft>
            <a:buNone/>
          </a:pPr>
          <a:r>
            <a:rPr lang="he-IL" sz="1400" kern="1200" dirty="0">
              <a:solidFill>
                <a:schemeClr val="bg1"/>
              </a:solidFill>
            </a:rPr>
            <a:t>כיסוי גיאוגרפי רחב</a:t>
          </a:r>
          <a:endParaRPr lang="en-IL" sz="1400" kern="1200" dirty="0">
            <a:solidFill>
              <a:schemeClr val="bg1"/>
            </a:solidFill>
          </a:endParaRPr>
        </a:p>
      </dsp:txBody>
      <dsp:txXfrm>
        <a:off x="2568855" y="2915885"/>
        <a:ext cx="653957" cy="653957"/>
      </dsp:txXfrm>
    </dsp:sp>
    <dsp:sp modelId="{A64D7C8C-ABDB-4B82-B0F9-1C9350B20250}">
      <dsp:nvSpPr>
        <dsp:cNvPr id="0" name=""/>
        <dsp:cNvSpPr/>
      </dsp:nvSpPr>
      <dsp:spPr>
        <a:xfrm rot="10800000">
          <a:off x="1878248" y="1802765"/>
          <a:ext cx="304507" cy="0"/>
        </a:xfrm>
        <a:custGeom>
          <a:avLst/>
          <a:gdLst/>
          <a:ahLst/>
          <a:cxnLst/>
          <a:rect l="0" t="0" r="0" b="0"/>
          <a:pathLst>
            <a:path>
              <a:moveTo>
                <a:pt x="0" y="0"/>
              </a:moveTo>
              <a:lnTo>
                <a:pt x="3045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C2CAFF-8663-4415-9406-CE9BC2F16FEC}">
      <dsp:nvSpPr>
        <dsp:cNvPr id="0" name=""/>
        <dsp:cNvSpPr/>
      </dsp:nvSpPr>
      <dsp:spPr>
        <a:xfrm>
          <a:off x="1033220" y="1440409"/>
          <a:ext cx="845028" cy="724711"/>
        </a:xfrm>
        <a:prstGeom prst="roundRect">
          <a:avLst/>
        </a:prstGeom>
        <a:solidFill>
          <a:srgbClr val="B94F07"/>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800100">
            <a:lnSpc>
              <a:spcPct val="90000"/>
            </a:lnSpc>
            <a:spcBef>
              <a:spcPct val="0"/>
            </a:spcBef>
            <a:spcAft>
              <a:spcPct val="35000"/>
            </a:spcAft>
            <a:buNone/>
          </a:pPr>
          <a:r>
            <a:rPr lang="he-IL" sz="1800" kern="1200" dirty="0">
              <a:solidFill>
                <a:schemeClr val="bg1"/>
              </a:solidFill>
            </a:rPr>
            <a:t>תוצאות טובות</a:t>
          </a:r>
          <a:r>
            <a:rPr lang="en-US" sz="1800" kern="1200" dirty="0">
              <a:solidFill>
                <a:schemeClr val="bg1"/>
              </a:solidFill>
            </a:rPr>
            <a:t>  </a:t>
          </a:r>
          <a:endParaRPr lang="en-IL" sz="1800" kern="1200" dirty="0">
            <a:solidFill>
              <a:schemeClr val="bg1"/>
            </a:solidFill>
          </a:endParaRPr>
        </a:p>
      </dsp:txBody>
      <dsp:txXfrm>
        <a:off x="1068597" y="1475786"/>
        <a:ext cx="774274" cy="65395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EF25A6-17B0-4008-90EF-C9F209902C27}">
      <dsp:nvSpPr>
        <dsp:cNvPr id="0" name=""/>
        <dsp:cNvSpPr/>
      </dsp:nvSpPr>
      <dsp:spPr>
        <a:xfrm>
          <a:off x="2095874" y="1823032"/>
          <a:ext cx="1539761" cy="1431856"/>
        </a:xfrm>
        <a:prstGeom prst="roundRect">
          <a:avLst/>
        </a:prstGeom>
        <a:solidFill>
          <a:schemeClr val="accent1">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5880" tIns="55880" rIns="55880" bIns="55880" numCol="1" spcCol="1270" anchor="ctr" anchorCtr="0">
          <a:noAutofit/>
        </a:bodyPr>
        <a:lstStyle/>
        <a:p>
          <a:pPr marL="0" lvl="0" indent="0" algn="ctr" defTabSz="977900">
            <a:lnSpc>
              <a:spcPct val="90000"/>
            </a:lnSpc>
            <a:spcBef>
              <a:spcPct val="0"/>
            </a:spcBef>
            <a:spcAft>
              <a:spcPct val="35000"/>
            </a:spcAft>
            <a:buNone/>
          </a:pPr>
          <a:r>
            <a:rPr lang="he-IL" sz="2200" kern="1200" dirty="0">
              <a:solidFill>
                <a:schemeClr val="bg1"/>
              </a:solidFill>
            </a:rPr>
            <a:t>יתרונות גישור הזום בהיבט איכות</a:t>
          </a:r>
          <a:endParaRPr lang="en-IL" sz="2200" kern="1200" dirty="0"/>
        </a:p>
      </dsp:txBody>
      <dsp:txXfrm>
        <a:off x="2165771" y="1892929"/>
        <a:ext cx="1399967" cy="1292062"/>
      </dsp:txXfrm>
    </dsp:sp>
    <dsp:sp modelId="{074DA207-06F9-41B2-B495-E2CB58F9E994}">
      <dsp:nvSpPr>
        <dsp:cNvPr id="0" name=""/>
        <dsp:cNvSpPr/>
      </dsp:nvSpPr>
      <dsp:spPr>
        <a:xfrm rot="8181069">
          <a:off x="1446909" y="3522532"/>
          <a:ext cx="775510" cy="0"/>
        </a:xfrm>
        <a:custGeom>
          <a:avLst/>
          <a:gdLst/>
          <a:ahLst/>
          <a:cxnLst/>
          <a:rect l="0" t="0" r="0" b="0"/>
          <a:pathLst>
            <a:path>
              <a:moveTo>
                <a:pt x="0" y="0"/>
              </a:moveTo>
              <a:lnTo>
                <a:pt x="77551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03D556-A955-4107-B44D-908D59A79568}">
      <dsp:nvSpPr>
        <dsp:cNvPr id="0" name=""/>
        <dsp:cNvSpPr/>
      </dsp:nvSpPr>
      <dsp:spPr>
        <a:xfrm>
          <a:off x="0" y="3790175"/>
          <a:ext cx="1764032" cy="1282204"/>
        </a:xfrm>
        <a:prstGeom prst="roundRect">
          <a:avLst/>
        </a:prstGeom>
        <a:solidFill>
          <a:schemeClr val="accent4">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0" tIns="50800" rIns="50800" bIns="50800" numCol="1" spcCol="1270" anchor="ctr" anchorCtr="0">
          <a:noAutofit/>
        </a:bodyPr>
        <a:lstStyle/>
        <a:p>
          <a:pPr marL="0" lvl="0" indent="0" algn="ctr" defTabSz="889000">
            <a:lnSpc>
              <a:spcPct val="90000"/>
            </a:lnSpc>
            <a:spcBef>
              <a:spcPct val="0"/>
            </a:spcBef>
            <a:spcAft>
              <a:spcPct val="35000"/>
            </a:spcAft>
            <a:buNone/>
          </a:pPr>
          <a:r>
            <a:rPr lang="he-IL" sz="2000" kern="1200" dirty="0"/>
            <a:t>מיעוט התפרצויות קוטעות שיח</a:t>
          </a:r>
          <a:endParaRPr lang="en-IL" sz="2000" kern="1200" dirty="0"/>
        </a:p>
      </dsp:txBody>
      <dsp:txXfrm>
        <a:off x="62592" y="3852767"/>
        <a:ext cx="1638848" cy="1157020"/>
      </dsp:txXfrm>
    </dsp:sp>
    <dsp:sp modelId="{375C9CC7-DE4B-4A81-BFCB-938F1B5B62E0}">
      <dsp:nvSpPr>
        <dsp:cNvPr id="0" name=""/>
        <dsp:cNvSpPr/>
      </dsp:nvSpPr>
      <dsp:spPr>
        <a:xfrm rot="2561396">
          <a:off x="3515157" y="3557431"/>
          <a:ext cx="909382" cy="0"/>
        </a:xfrm>
        <a:custGeom>
          <a:avLst/>
          <a:gdLst/>
          <a:ahLst/>
          <a:cxnLst/>
          <a:rect l="0" t="0" r="0" b="0"/>
          <a:pathLst>
            <a:path>
              <a:moveTo>
                <a:pt x="0" y="0"/>
              </a:moveTo>
              <a:lnTo>
                <a:pt x="90938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978EE0-987A-4E12-AD40-ABB94B587A11}">
      <dsp:nvSpPr>
        <dsp:cNvPr id="0" name=""/>
        <dsp:cNvSpPr/>
      </dsp:nvSpPr>
      <dsp:spPr>
        <a:xfrm>
          <a:off x="4177290" y="3865725"/>
          <a:ext cx="1554219" cy="1199804"/>
        </a:xfrm>
        <a:prstGeom prst="roundRect">
          <a:avLst/>
        </a:prstGeom>
        <a:solidFill>
          <a:schemeClr val="accent1">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8420" tIns="58420" rIns="58420" bIns="58420" numCol="1" spcCol="1270" anchor="ctr" anchorCtr="0">
          <a:noAutofit/>
        </a:bodyPr>
        <a:lstStyle/>
        <a:p>
          <a:pPr marL="0" lvl="0" indent="0" algn="ctr" defTabSz="1022350">
            <a:lnSpc>
              <a:spcPct val="90000"/>
            </a:lnSpc>
            <a:spcBef>
              <a:spcPct val="0"/>
            </a:spcBef>
            <a:spcAft>
              <a:spcPct val="35000"/>
            </a:spcAft>
            <a:buNone/>
          </a:pPr>
          <a:r>
            <a:rPr lang="he-IL" sz="2300" kern="1200" dirty="0">
              <a:solidFill>
                <a:schemeClr val="bg1"/>
              </a:solidFill>
            </a:rPr>
            <a:t>המרחק מקטין עוינות</a:t>
          </a:r>
          <a:endParaRPr lang="en-IL" sz="2300" kern="1200" dirty="0"/>
        </a:p>
      </dsp:txBody>
      <dsp:txXfrm>
        <a:off x="4235860" y="3924295"/>
        <a:ext cx="1437079" cy="108266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0E1E9C-9BA7-42CF-8E3D-059C1C600D09}">
      <dsp:nvSpPr>
        <dsp:cNvPr id="0" name=""/>
        <dsp:cNvSpPr/>
      </dsp:nvSpPr>
      <dsp:spPr>
        <a:xfrm>
          <a:off x="2169040" y="1437300"/>
          <a:ext cx="1357715" cy="1179576"/>
        </a:xfrm>
        <a:prstGeom prst="roundRect">
          <a:avLst/>
        </a:prstGeom>
        <a:solidFill>
          <a:schemeClr val="bg2">
            <a:lumMod val="2500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8420" tIns="58420" rIns="58420" bIns="58420" numCol="1" spcCol="1270" anchor="ctr" anchorCtr="0">
          <a:noAutofit/>
        </a:bodyPr>
        <a:lstStyle/>
        <a:p>
          <a:pPr marL="0" lvl="0" indent="0" algn="ctr" defTabSz="1022350">
            <a:lnSpc>
              <a:spcPct val="90000"/>
            </a:lnSpc>
            <a:spcBef>
              <a:spcPct val="0"/>
            </a:spcBef>
            <a:spcAft>
              <a:spcPct val="35000"/>
            </a:spcAft>
            <a:buNone/>
          </a:pPr>
          <a:r>
            <a:rPr lang="he-IL" sz="2300" kern="1200" dirty="0">
              <a:solidFill>
                <a:schemeClr val="bg1"/>
              </a:solidFill>
            </a:rPr>
            <a:t>חסרונות גישור בזום</a:t>
          </a:r>
          <a:endParaRPr lang="en-IL" sz="2300" b="1" kern="1200" dirty="0">
            <a:solidFill>
              <a:schemeClr val="bg1"/>
            </a:solidFill>
          </a:endParaRPr>
        </a:p>
      </dsp:txBody>
      <dsp:txXfrm>
        <a:off x="2226622" y="1494882"/>
        <a:ext cx="1242551" cy="1064412"/>
      </dsp:txXfrm>
    </dsp:sp>
    <dsp:sp modelId="{4989123C-96D1-4291-8E7D-D973AF400E5F}">
      <dsp:nvSpPr>
        <dsp:cNvPr id="0" name=""/>
        <dsp:cNvSpPr/>
      </dsp:nvSpPr>
      <dsp:spPr>
        <a:xfrm rot="16200000">
          <a:off x="2616267" y="1205670"/>
          <a:ext cx="463260" cy="0"/>
        </a:xfrm>
        <a:custGeom>
          <a:avLst/>
          <a:gdLst/>
          <a:ahLst/>
          <a:cxnLst/>
          <a:rect l="0" t="0" r="0" b="0"/>
          <a:pathLst>
            <a:path>
              <a:moveTo>
                <a:pt x="0" y="0"/>
              </a:moveTo>
              <a:lnTo>
                <a:pt x="463260"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B42EA2-5CE7-4FDA-BDC4-DB35E395BE12}">
      <dsp:nvSpPr>
        <dsp:cNvPr id="0" name=""/>
        <dsp:cNvSpPr/>
      </dsp:nvSpPr>
      <dsp:spPr>
        <a:xfrm>
          <a:off x="2229420" y="-60791"/>
          <a:ext cx="1236955" cy="1034831"/>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640" tIns="40640" rIns="40640" bIns="40640" numCol="1" spcCol="1270" anchor="ctr" anchorCtr="0">
          <a:noAutofit/>
        </a:bodyPr>
        <a:lstStyle/>
        <a:p>
          <a:pPr marL="0" lvl="0" indent="0" algn="ctr" defTabSz="711200">
            <a:lnSpc>
              <a:spcPct val="90000"/>
            </a:lnSpc>
            <a:spcBef>
              <a:spcPct val="0"/>
            </a:spcBef>
            <a:spcAft>
              <a:spcPct val="35000"/>
            </a:spcAft>
            <a:buNone/>
          </a:pPr>
          <a:r>
            <a:rPr lang="he-IL" sz="1600" kern="1200" dirty="0"/>
            <a:t>חסר בתקשורת הבינאישית</a:t>
          </a:r>
          <a:endParaRPr lang="en-IL" sz="1600" kern="1200" dirty="0"/>
        </a:p>
      </dsp:txBody>
      <dsp:txXfrm>
        <a:off x="2279936" y="-10275"/>
        <a:ext cx="1135923" cy="933799"/>
      </dsp:txXfrm>
    </dsp:sp>
    <dsp:sp modelId="{6041A4E5-0439-47E3-B24C-F234F77B62FC}">
      <dsp:nvSpPr>
        <dsp:cNvPr id="0" name=""/>
        <dsp:cNvSpPr/>
      </dsp:nvSpPr>
      <dsp:spPr>
        <a:xfrm>
          <a:off x="3526755" y="2027088"/>
          <a:ext cx="297466" cy="0"/>
        </a:xfrm>
        <a:custGeom>
          <a:avLst/>
          <a:gdLst/>
          <a:ahLst/>
          <a:cxnLst/>
          <a:rect l="0" t="0" r="0" b="0"/>
          <a:pathLst>
            <a:path>
              <a:moveTo>
                <a:pt x="0" y="0"/>
              </a:moveTo>
              <a:lnTo>
                <a:pt x="297466"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438CF8-1C60-4FD0-9E03-975E2635AC7A}">
      <dsp:nvSpPr>
        <dsp:cNvPr id="0" name=""/>
        <dsp:cNvSpPr/>
      </dsp:nvSpPr>
      <dsp:spPr>
        <a:xfrm>
          <a:off x="3824222" y="1631931"/>
          <a:ext cx="1188279" cy="790315"/>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800100">
            <a:lnSpc>
              <a:spcPct val="90000"/>
            </a:lnSpc>
            <a:spcBef>
              <a:spcPct val="0"/>
            </a:spcBef>
            <a:spcAft>
              <a:spcPct val="35000"/>
            </a:spcAft>
            <a:buNone/>
          </a:pPr>
          <a:r>
            <a:rPr lang="he-IL" sz="1800" kern="1200" dirty="0"/>
            <a:t>ספקות לגבי חשאיות התהליך</a:t>
          </a:r>
          <a:endParaRPr lang="en-IL" sz="1800" kern="1200" dirty="0"/>
        </a:p>
      </dsp:txBody>
      <dsp:txXfrm>
        <a:off x="3862802" y="1670511"/>
        <a:ext cx="1111119" cy="713155"/>
      </dsp:txXfrm>
    </dsp:sp>
    <dsp:sp modelId="{6AB86968-7681-4B65-BC7F-0A65E0C1CBA2}">
      <dsp:nvSpPr>
        <dsp:cNvPr id="0" name=""/>
        <dsp:cNvSpPr/>
      </dsp:nvSpPr>
      <dsp:spPr>
        <a:xfrm rot="5400000">
          <a:off x="2555138" y="2909636"/>
          <a:ext cx="585518" cy="0"/>
        </a:xfrm>
        <a:custGeom>
          <a:avLst/>
          <a:gdLst/>
          <a:ahLst/>
          <a:cxnLst/>
          <a:rect l="0" t="0" r="0" b="0"/>
          <a:pathLst>
            <a:path>
              <a:moveTo>
                <a:pt x="0" y="0"/>
              </a:moveTo>
              <a:lnTo>
                <a:pt x="585518"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AFDC1F-3761-42F8-8704-88F9DBBE81B2}">
      <dsp:nvSpPr>
        <dsp:cNvPr id="0" name=""/>
        <dsp:cNvSpPr/>
      </dsp:nvSpPr>
      <dsp:spPr>
        <a:xfrm>
          <a:off x="2358044" y="3202395"/>
          <a:ext cx="979707" cy="790315"/>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he-IL" sz="1100" kern="1200" dirty="0"/>
            <a:t>המגשרים חשים שהשפעתם מועטה</a:t>
          </a:r>
          <a:endParaRPr lang="en-IL" sz="1100" kern="1200" dirty="0"/>
        </a:p>
      </dsp:txBody>
      <dsp:txXfrm>
        <a:off x="2396624" y="3240975"/>
        <a:ext cx="902547" cy="713155"/>
      </dsp:txXfrm>
    </dsp:sp>
    <dsp:sp modelId="{A80DA340-2769-488D-A913-A7E2FBF4AFDE}">
      <dsp:nvSpPr>
        <dsp:cNvPr id="0" name=""/>
        <dsp:cNvSpPr/>
      </dsp:nvSpPr>
      <dsp:spPr>
        <a:xfrm rot="10800000">
          <a:off x="1835859" y="2027088"/>
          <a:ext cx="333180" cy="0"/>
        </a:xfrm>
        <a:custGeom>
          <a:avLst/>
          <a:gdLst/>
          <a:ahLst/>
          <a:cxnLst/>
          <a:rect l="0" t="0" r="0" b="0"/>
          <a:pathLst>
            <a:path>
              <a:moveTo>
                <a:pt x="0" y="0"/>
              </a:moveTo>
              <a:lnTo>
                <a:pt x="333180"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346791-0C81-4B0F-BBCC-A576FE232117}">
      <dsp:nvSpPr>
        <dsp:cNvPr id="0" name=""/>
        <dsp:cNvSpPr/>
      </dsp:nvSpPr>
      <dsp:spPr>
        <a:xfrm>
          <a:off x="719008" y="1568891"/>
          <a:ext cx="1116850" cy="916395"/>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800100">
            <a:lnSpc>
              <a:spcPct val="90000"/>
            </a:lnSpc>
            <a:spcBef>
              <a:spcPct val="0"/>
            </a:spcBef>
            <a:spcAft>
              <a:spcPct val="35000"/>
            </a:spcAft>
            <a:buNone/>
          </a:pPr>
          <a:r>
            <a:rPr lang="he-IL" sz="1800" kern="1200" dirty="0"/>
            <a:t>הפרעות טכניות בתקשורת</a:t>
          </a:r>
          <a:endParaRPr lang="en-IL" sz="1800" kern="1200" dirty="0"/>
        </a:p>
      </dsp:txBody>
      <dsp:txXfrm>
        <a:off x="763743" y="1613626"/>
        <a:ext cx="1027380" cy="82692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FE3491-48A7-4A35-9A8F-BAA7B2A15429}">
      <dsp:nvSpPr>
        <dsp:cNvPr id="0" name=""/>
        <dsp:cNvSpPr/>
      </dsp:nvSpPr>
      <dsp:spPr>
        <a:xfrm>
          <a:off x="847026" y="2382"/>
          <a:ext cx="4037457" cy="785862"/>
        </a:xfrm>
        <a:prstGeom prst="rect">
          <a:avLst/>
        </a:prstGeom>
        <a:solidFill>
          <a:schemeClr val="accent5">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1600200">
            <a:lnSpc>
              <a:spcPct val="90000"/>
            </a:lnSpc>
            <a:spcBef>
              <a:spcPct val="0"/>
            </a:spcBef>
            <a:spcAft>
              <a:spcPct val="35000"/>
            </a:spcAft>
            <a:buNone/>
          </a:pPr>
          <a:r>
            <a:rPr lang="he-IL" sz="3600" kern="1200" dirty="0"/>
            <a:t>שמירת חשאיות ופרטיות</a:t>
          </a:r>
          <a:endParaRPr lang="en-IL" sz="3600" kern="1200" dirty="0"/>
        </a:p>
      </dsp:txBody>
      <dsp:txXfrm>
        <a:off x="847026" y="2382"/>
        <a:ext cx="4037457" cy="785862"/>
      </dsp:txXfrm>
    </dsp:sp>
    <dsp:sp modelId="{4BB8E016-EE81-4F9B-B035-EBFF997D6506}">
      <dsp:nvSpPr>
        <dsp:cNvPr id="0" name=""/>
        <dsp:cNvSpPr/>
      </dsp:nvSpPr>
      <dsp:spPr>
        <a:xfrm>
          <a:off x="552127" y="827538"/>
          <a:ext cx="4627255" cy="785862"/>
        </a:xfrm>
        <a:prstGeom prst="rect">
          <a:avLst/>
        </a:prstGeom>
        <a:solidFill>
          <a:srgbClr val="B94F07"/>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1600200">
            <a:lnSpc>
              <a:spcPct val="90000"/>
            </a:lnSpc>
            <a:spcBef>
              <a:spcPct val="0"/>
            </a:spcBef>
            <a:spcAft>
              <a:spcPct val="35000"/>
            </a:spcAft>
            <a:buClrTx/>
            <a:buSzTx/>
            <a:buFontTx/>
            <a:buNone/>
          </a:pPr>
          <a:r>
            <a:rPr lang="he-IL" sz="3600" kern="1200" dirty="0"/>
            <a:t>קשיים טכנולוגיים</a:t>
          </a:r>
          <a:endParaRPr lang="en-IL" sz="3600" kern="1200" dirty="0"/>
        </a:p>
      </dsp:txBody>
      <dsp:txXfrm>
        <a:off x="552127" y="827538"/>
        <a:ext cx="4627255" cy="785862"/>
      </dsp:txXfrm>
    </dsp:sp>
    <dsp:sp modelId="{883E0AC1-424F-4920-922B-198B9198017C}">
      <dsp:nvSpPr>
        <dsp:cNvPr id="0" name=""/>
        <dsp:cNvSpPr/>
      </dsp:nvSpPr>
      <dsp:spPr>
        <a:xfrm>
          <a:off x="553708" y="1652694"/>
          <a:ext cx="4624092" cy="785862"/>
        </a:xfrm>
        <a:prstGeom prst="rect">
          <a:avLst/>
        </a:prstGeom>
        <a:solidFill>
          <a:srgbClr val="7030A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1600200">
            <a:lnSpc>
              <a:spcPct val="90000"/>
            </a:lnSpc>
            <a:spcBef>
              <a:spcPct val="0"/>
            </a:spcBef>
            <a:spcAft>
              <a:spcPct val="35000"/>
            </a:spcAft>
            <a:buNone/>
          </a:pPr>
          <a:r>
            <a:rPr lang="he-IL" sz="3600" kern="1200" dirty="0">
              <a:solidFill>
                <a:schemeClr val="bg1"/>
              </a:solidFill>
            </a:rPr>
            <a:t>הגורם האנושי חסר</a:t>
          </a:r>
          <a:endParaRPr lang="en-IL" sz="3600" kern="1200" dirty="0"/>
        </a:p>
      </dsp:txBody>
      <dsp:txXfrm>
        <a:off x="553708" y="1652694"/>
        <a:ext cx="4624092" cy="78586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6FE858-264F-439B-A7F3-F2D942865AB2}">
      <dsp:nvSpPr>
        <dsp:cNvPr id="0" name=""/>
        <dsp:cNvSpPr/>
      </dsp:nvSpPr>
      <dsp:spPr>
        <a:xfrm rot="10800000">
          <a:off x="0" y="726947"/>
          <a:ext cx="5731510" cy="969264"/>
        </a:xfrm>
        <a:prstGeom prst="notchedRightArrow">
          <a:avLst/>
        </a:prstGeom>
        <a:solidFill>
          <a:schemeClr val="accent1">
            <a:lumMod val="75000"/>
          </a:schemeClr>
        </a:soli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AA799FD6-0207-48F1-ADAD-3355FC46945A}">
      <dsp:nvSpPr>
        <dsp:cNvPr id="0" name=""/>
        <dsp:cNvSpPr/>
      </dsp:nvSpPr>
      <dsp:spPr>
        <a:xfrm>
          <a:off x="4769798" y="0"/>
          <a:ext cx="960367" cy="96926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b" anchorCtr="0">
          <a:noAutofit/>
        </a:bodyPr>
        <a:lstStyle/>
        <a:p>
          <a:pPr marL="0" lvl="0" indent="0" algn="ctr" defTabSz="800100" rtl="1">
            <a:lnSpc>
              <a:spcPct val="90000"/>
            </a:lnSpc>
            <a:spcBef>
              <a:spcPct val="0"/>
            </a:spcBef>
            <a:spcAft>
              <a:spcPct val="35000"/>
            </a:spcAft>
            <a:buNone/>
          </a:pPr>
          <a:r>
            <a:rPr lang="he-IL" sz="1800" b="1" kern="1200" dirty="0">
              <a:solidFill>
                <a:srgbClr val="7030A0"/>
              </a:solidFill>
            </a:rPr>
            <a:t>ממפגש פיזי פנים-מול-פנים</a:t>
          </a:r>
        </a:p>
        <a:p>
          <a:pPr marL="0" lvl="0" indent="0" algn="ctr" defTabSz="800100" rtl="1">
            <a:lnSpc>
              <a:spcPct val="90000"/>
            </a:lnSpc>
            <a:spcBef>
              <a:spcPct val="0"/>
            </a:spcBef>
            <a:spcAft>
              <a:spcPct val="35000"/>
            </a:spcAft>
            <a:buNone/>
          </a:pPr>
          <a:r>
            <a:rPr lang="he-IL" sz="1800" b="1" kern="1200" dirty="0">
              <a:solidFill>
                <a:schemeClr val="accent5">
                  <a:lumMod val="75000"/>
                </a:schemeClr>
              </a:solidFill>
            </a:rPr>
            <a:t>למפגש וירטואלי</a:t>
          </a:r>
          <a:endParaRPr lang="ar-SA" sz="1800" b="1" kern="1200" dirty="0">
            <a:solidFill>
              <a:schemeClr val="accent5">
                <a:lumMod val="75000"/>
              </a:schemeClr>
            </a:solidFill>
          </a:endParaRPr>
        </a:p>
      </dsp:txBody>
      <dsp:txXfrm>
        <a:off x="4769798" y="0"/>
        <a:ext cx="960367" cy="969264"/>
      </dsp:txXfrm>
    </dsp:sp>
    <dsp:sp modelId="{40536B13-5617-411F-BE63-A67F88290066}">
      <dsp:nvSpPr>
        <dsp:cNvPr id="0" name=""/>
        <dsp:cNvSpPr/>
      </dsp:nvSpPr>
      <dsp:spPr>
        <a:xfrm>
          <a:off x="5128824" y="1090422"/>
          <a:ext cx="242316" cy="242316"/>
        </a:xfrm>
        <a:prstGeom prst="ellips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C4584D8-4BEC-45D8-BF53-95F5FB761D06}">
      <dsp:nvSpPr>
        <dsp:cNvPr id="0" name=""/>
        <dsp:cNvSpPr/>
      </dsp:nvSpPr>
      <dsp:spPr>
        <a:xfrm>
          <a:off x="2912036" y="1561898"/>
          <a:ext cx="1835093" cy="8252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t" anchorCtr="0">
          <a:noAutofit/>
        </a:bodyPr>
        <a:lstStyle/>
        <a:p>
          <a:pPr marL="0" lvl="0" indent="0" algn="ctr" defTabSz="800100" rtl="1">
            <a:lnSpc>
              <a:spcPct val="90000"/>
            </a:lnSpc>
            <a:spcBef>
              <a:spcPct val="0"/>
            </a:spcBef>
            <a:spcAft>
              <a:spcPct val="35000"/>
            </a:spcAft>
            <a:buNone/>
          </a:pPr>
          <a:r>
            <a:rPr lang="he-IL" sz="1800" b="1" kern="1200" dirty="0">
              <a:solidFill>
                <a:srgbClr val="7030A0"/>
              </a:solidFill>
            </a:rPr>
            <a:t>מהתערבות אנושית וקבלת החלטות </a:t>
          </a:r>
        </a:p>
        <a:p>
          <a:pPr marL="0" lvl="0" indent="0" algn="ctr" defTabSz="800100" rtl="1">
            <a:lnSpc>
              <a:spcPct val="90000"/>
            </a:lnSpc>
            <a:spcBef>
              <a:spcPct val="0"/>
            </a:spcBef>
            <a:spcAft>
              <a:spcPct val="35000"/>
            </a:spcAft>
            <a:buNone/>
          </a:pPr>
          <a:r>
            <a:rPr lang="he-IL" sz="1800" b="1" kern="1200" dirty="0">
              <a:solidFill>
                <a:schemeClr val="accent5">
                  <a:lumMod val="75000"/>
                </a:schemeClr>
              </a:solidFill>
            </a:rPr>
            <a:t>להתערבות/תמיכת תוכנה </a:t>
          </a:r>
          <a:endParaRPr lang="ar-SA" sz="1800" b="1" kern="1200" dirty="0">
            <a:solidFill>
              <a:schemeClr val="accent5">
                <a:lumMod val="75000"/>
              </a:schemeClr>
            </a:solidFill>
          </a:endParaRPr>
        </a:p>
      </dsp:txBody>
      <dsp:txXfrm>
        <a:off x="2912036" y="1561898"/>
        <a:ext cx="1835093" cy="825260"/>
      </dsp:txXfrm>
    </dsp:sp>
    <dsp:sp modelId="{C572D6EF-B61D-42B7-AE89-70B64669FED2}">
      <dsp:nvSpPr>
        <dsp:cNvPr id="0" name=""/>
        <dsp:cNvSpPr/>
      </dsp:nvSpPr>
      <dsp:spPr>
        <a:xfrm>
          <a:off x="3708425" y="1126422"/>
          <a:ext cx="242316" cy="242316"/>
        </a:xfrm>
        <a:prstGeom prst="ellipse">
          <a:avLst/>
        </a:prstGeom>
        <a:gradFill rotWithShape="0">
          <a:gsLst>
            <a:gs pos="0">
              <a:schemeClr val="accent3">
                <a:hueOff val="1372388"/>
                <a:satOff val="8237"/>
                <a:lumOff val="6275"/>
                <a:alphaOff val="0"/>
                <a:satMod val="103000"/>
                <a:lumMod val="102000"/>
                <a:tint val="94000"/>
              </a:schemeClr>
            </a:gs>
            <a:gs pos="50000">
              <a:schemeClr val="accent3">
                <a:hueOff val="1372388"/>
                <a:satOff val="8237"/>
                <a:lumOff val="6275"/>
                <a:alphaOff val="0"/>
                <a:satMod val="110000"/>
                <a:lumMod val="100000"/>
                <a:shade val="100000"/>
              </a:schemeClr>
            </a:gs>
            <a:gs pos="100000">
              <a:schemeClr val="accent3">
                <a:hueOff val="1372388"/>
                <a:satOff val="8237"/>
                <a:lumOff val="6275"/>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5E3B8E9D-BC81-4E4F-9ACC-A20F37470DE3}">
      <dsp:nvSpPr>
        <dsp:cNvPr id="0" name=""/>
        <dsp:cNvSpPr/>
      </dsp:nvSpPr>
      <dsp:spPr>
        <a:xfrm>
          <a:off x="1700256" y="0"/>
          <a:ext cx="1189111" cy="96926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b" anchorCtr="0">
          <a:noAutofit/>
        </a:bodyPr>
        <a:lstStyle/>
        <a:p>
          <a:pPr marL="0" lvl="0" indent="0" algn="ctr" defTabSz="800100" rtl="1">
            <a:lnSpc>
              <a:spcPct val="90000"/>
            </a:lnSpc>
            <a:spcBef>
              <a:spcPct val="0"/>
            </a:spcBef>
            <a:spcAft>
              <a:spcPct val="35000"/>
            </a:spcAft>
            <a:buNone/>
          </a:pPr>
          <a:r>
            <a:rPr lang="he-IL" sz="1800" b="1" kern="1200" dirty="0">
              <a:solidFill>
                <a:srgbClr val="7030A0"/>
              </a:solidFill>
            </a:rPr>
            <a:t>מערך החיסיון </a:t>
          </a:r>
        </a:p>
        <a:p>
          <a:pPr marL="0" lvl="0" indent="0" algn="ctr" defTabSz="800100" rtl="1">
            <a:lnSpc>
              <a:spcPct val="90000"/>
            </a:lnSpc>
            <a:spcBef>
              <a:spcPct val="0"/>
            </a:spcBef>
            <a:spcAft>
              <a:spcPct val="35000"/>
            </a:spcAft>
            <a:buNone/>
          </a:pPr>
          <a:r>
            <a:rPr lang="he-IL" sz="1800" b="1" kern="1200" dirty="0">
              <a:solidFill>
                <a:schemeClr val="accent5">
                  <a:lumMod val="75000"/>
                </a:schemeClr>
              </a:solidFill>
            </a:rPr>
            <a:t>לערך האיסוף, העיבוד והשימוש באינפורמציה</a:t>
          </a:r>
          <a:endParaRPr lang="ar-SA" sz="1800" b="1" kern="1200" dirty="0">
            <a:solidFill>
              <a:schemeClr val="accent5">
                <a:lumMod val="75000"/>
              </a:schemeClr>
            </a:solidFill>
          </a:endParaRPr>
        </a:p>
      </dsp:txBody>
      <dsp:txXfrm>
        <a:off x="1700256" y="0"/>
        <a:ext cx="1189111" cy="969264"/>
      </dsp:txXfrm>
    </dsp:sp>
    <dsp:sp modelId="{F134D718-41DE-4EC6-89B3-1BC0F2118D8D}">
      <dsp:nvSpPr>
        <dsp:cNvPr id="0" name=""/>
        <dsp:cNvSpPr/>
      </dsp:nvSpPr>
      <dsp:spPr>
        <a:xfrm>
          <a:off x="2173654" y="1090422"/>
          <a:ext cx="242316" cy="242316"/>
        </a:xfrm>
        <a:prstGeom prst="ellipse">
          <a:avLst/>
        </a:prstGeom>
        <a:gradFill rotWithShape="0">
          <a:gsLst>
            <a:gs pos="0">
              <a:schemeClr val="accent3">
                <a:hueOff val="2744775"/>
                <a:satOff val="16475"/>
                <a:lumOff val="12550"/>
                <a:alphaOff val="0"/>
                <a:satMod val="103000"/>
                <a:lumMod val="102000"/>
                <a:tint val="94000"/>
              </a:schemeClr>
            </a:gs>
            <a:gs pos="50000">
              <a:schemeClr val="accent3">
                <a:hueOff val="2744775"/>
                <a:satOff val="16475"/>
                <a:lumOff val="12550"/>
                <a:alphaOff val="0"/>
                <a:satMod val="110000"/>
                <a:lumMod val="100000"/>
                <a:shade val="100000"/>
              </a:schemeClr>
            </a:gs>
            <a:gs pos="100000">
              <a:schemeClr val="accent3">
                <a:hueOff val="2744775"/>
                <a:satOff val="16475"/>
                <a:lumOff val="1255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CC9E38FE-BB68-46C2-BB82-E10F260603D4}">
      <dsp:nvSpPr>
        <dsp:cNvPr id="0" name=""/>
        <dsp:cNvSpPr/>
      </dsp:nvSpPr>
      <dsp:spPr>
        <a:xfrm>
          <a:off x="574494" y="1453895"/>
          <a:ext cx="1103093" cy="96926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t" anchorCtr="0">
          <a:noAutofit/>
        </a:bodyPr>
        <a:lstStyle/>
        <a:p>
          <a:pPr marL="0" lvl="0" indent="0" algn="ctr" defTabSz="800100" rtl="1">
            <a:lnSpc>
              <a:spcPct val="90000"/>
            </a:lnSpc>
            <a:spcBef>
              <a:spcPct val="0"/>
            </a:spcBef>
            <a:spcAft>
              <a:spcPct val="35000"/>
            </a:spcAft>
            <a:buNone/>
          </a:pPr>
          <a:r>
            <a:rPr lang="he-IL" sz="1800" b="1" kern="1200" dirty="0">
              <a:solidFill>
                <a:srgbClr val="7030A0"/>
              </a:solidFill>
            </a:rPr>
            <a:t>מיישוב הסכסוך</a:t>
          </a:r>
        </a:p>
        <a:p>
          <a:pPr marL="0" lvl="0" indent="0" algn="ctr" defTabSz="800100" rtl="1">
            <a:lnSpc>
              <a:spcPct val="90000"/>
            </a:lnSpc>
            <a:spcBef>
              <a:spcPct val="0"/>
            </a:spcBef>
            <a:spcAft>
              <a:spcPct val="35000"/>
            </a:spcAft>
            <a:buNone/>
          </a:pPr>
          <a:r>
            <a:rPr lang="he-IL" sz="1800" b="1" kern="1200" dirty="0">
              <a:solidFill>
                <a:schemeClr val="accent5">
                  <a:lumMod val="75000"/>
                </a:schemeClr>
              </a:solidFill>
            </a:rPr>
            <a:t>למניעת הסכסוך</a:t>
          </a:r>
        </a:p>
      </dsp:txBody>
      <dsp:txXfrm>
        <a:off x="574494" y="1453895"/>
        <a:ext cx="1103093" cy="969264"/>
      </dsp:txXfrm>
    </dsp:sp>
    <dsp:sp modelId="{0E7EB6B7-19A7-4A3E-B4B9-2E001F38EFC6}">
      <dsp:nvSpPr>
        <dsp:cNvPr id="0" name=""/>
        <dsp:cNvSpPr/>
      </dsp:nvSpPr>
      <dsp:spPr>
        <a:xfrm>
          <a:off x="1004883" y="1090422"/>
          <a:ext cx="242316" cy="242316"/>
        </a:xfrm>
        <a:prstGeom prst="ellipse">
          <a:avLst/>
        </a:prstGeom>
        <a:gradFill rotWithShape="0">
          <a:gsLst>
            <a:gs pos="0">
              <a:schemeClr val="accent3">
                <a:hueOff val="4117163"/>
                <a:satOff val="24712"/>
                <a:lumOff val="18825"/>
                <a:alphaOff val="0"/>
                <a:satMod val="103000"/>
                <a:lumMod val="102000"/>
                <a:tint val="94000"/>
              </a:schemeClr>
            </a:gs>
            <a:gs pos="50000">
              <a:schemeClr val="accent3">
                <a:hueOff val="4117163"/>
                <a:satOff val="24712"/>
                <a:lumOff val="18825"/>
                <a:alphaOff val="0"/>
                <a:satMod val="110000"/>
                <a:lumMod val="100000"/>
                <a:shade val="100000"/>
              </a:schemeClr>
            </a:gs>
            <a:gs pos="100000">
              <a:schemeClr val="accent3">
                <a:hueOff val="4117163"/>
                <a:satOff val="24712"/>
                <a:lumOff val="18825"/>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27C0A2A-A6F4-4CC8-924E-29BD4ACE7EF9}">
      <dsp:nvSpPr>
        <dsp:cNvPr id="0" name=""/>
        <dsp:cNvSpPr/>
      </dsp:nvSpPr>
      <dsp:spPr>
        <a:xfrm>
          <a:off x="276672" y="29478"/>
          <a:ext cx="452460" cy="452460"/>
        </a:xfrm>
        <a:prstGeom prst="rect">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EFDBE4-6ECB-409C-A2A7-87E45A25E0BB}">
      <dsp:nvSpPr>
        <dsp:cNvPr id="0" name=""/>
        <dsp:cNvSpPr/>
      </dsp:nvSpPr>
      <dsp:spPr>
        <a:xfrm>
          <a:off x="169" y="842009"/>
          <a:ext cx="1005468" cy="158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1066800">
            <a:lnSpc>
              <a:spcPct val="100000"/>
            </a:lnSpc>
            <a:spcBef>
              <a:spcPct val="0"/>
            </a:spcBef>
            <a:spcAft>
              <a:spcPct val="35000"/>
            </a:spcAft>
            <a:buNone/>
          </a:pPr>
          <a:r>
            <a:rPr lang="he-IL" sz="2400" kern="1200" dirty="0">
              <a:latin typeface="Segoe UI" panose="020B0502040204020203" pitchFamily="34" charset="0"/>
              <a:cs typeface="Segoe UI" panose="020B0502040204020203" pitchFamily="34" charset="0"/>
            </a:rPr>
            <a:t>מי אוסף את הנתונים ולאיזו מטרה? </a:t>
          </a:r>
          <a:endParaRPr lang="en-US" sz="2400" kern="1200" dirty="0">
            <a:latin typeface="Segoe UI" panose="020B0502040204020203" pitchFamily="34" charset="0"/>
            <a:cs typeface="Segoe UI" panose="020B0502040204020203" pitchFamily="34" charset="0"/>
          </a:endParaRPr>
        </a:p>
      </dsp:txBody>
      <dsp:txXfrm>
        <a:off x="169" y="842009"/>
        <a:ext cx="1005468" cy="1587866"/>
      </dsp:txXfrm>
    </dsp:sp>
    <dsp:sp modelId="{8BD26FB8-6C74-4A04-959C-78B886BEE7BC}">
      <dsp:nvSpPr>
        <dsp:cNvPr id="0" name=""/>
        <dsp:cNvSpPr/>
      </dsp:nvSpPr>
      <dsp:spPr>
        <a:xfrm>
          <a:off x="1458098" y="29478"/>
          <a:ext cx="452460" cy="452460"/>
        </a:xfrm>
        <a:prstGeom prst="rect">
          <a:avLst/>
        </a:prstGeom>
        <a:blipFill rotWithShape="1">
          <a:blip xmlns:r="http://schemas.openxmlformats.org/officeDocument/2006/relationships" r:embed="rId3">
            <a:extLst>
              <a:ext uri="{96DAC541-7B7A-43D3-8B79-37D633B846F1}">
                <asvg:svgBlip xmlns:asvg="http://schemas.microsoft.com/office/drawing/2016/SVG/main" r:embed="rId4"/>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AA77AB-BCD6-4044-BAA2-D61CE8C721F4}">
      <dsp:nvSpPr>
        <dsp:cNvPr id="0" name=""/>
        <dsp:cNvSpPr/>
      </dsp:nvSpPr>
      <dsp:spPr>
        <a:xfrm>
          <a:off x="1181594" y="842009"/>
          <a:ext cx="1005468" cy="158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1066800">
            <a:lnSpc>
              <a:spcPct val="100000"/>
            </a:lnSpc>
            <a:spcBef>
              <a:spcPct val="0"/>
            </a:spcBef>
            <a:spcAft>
              <a:spcPct val="35000"/>
            </a:spcAft>
            <a:buNone/>
          </a:pPr>
          <a:r>
            <a:rPr lang="he-IL" sz="2400" kern="1200" dirty="0">
              <a:solidFill>
                <a:schemeClr val="bg1"/>
              </a:solidFill>
              <a:latin typeface="Segoe UI" panose="020B0502040204020203" pitchFamily="34" charset="0"/>
              <a:cs typeface="Segoe UI" panose="020B0502040204020203" pitchFamily="34" charset="0"/>
            </a:rPr>
            <a:t>האם אלגוריתם יחליף את החשיבה והטיפול האנושיים?</a:t>
          </a:r>
        </a:p>
      </dsp:txBody>
      <dsp:txXfrm>
        <a:off x="1181594" y="842009"/>
        <a:ext cx="1005468" cy="1587866"/>
      </dsp:txXfrm>
    </dsp:sp>
    <dsp:sp modelId="{37C52054-53EB-483A-AC69-6B3D79C14EDE}">
      <dsp:nvSpPr>
        <dsp:cNvPr id="0" name=""/>
        <dsp:cNvSpPr/>
      </dsp:nvSpPr>
      <dsp:spPr>
        <a:xfrm>
          <a:off x="2639524" y="29478"/>
          <a:ext cx="452460" cy="452460"/>
        </a:xfrm>
        <a:prstGeom prst="rect">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FFC110A-6399-4209-8065-E44017670B4E}">
      <dsp:nvSpPr>
        <dsp:cNvPr id="0" name=""/>
        <dsp:cNvSpPr/>
      </dsp:nvSpPr>
      <dsp:spPr>
        <a:xfrm>
          <a:off x="2363020" y="842009"/>
          <a:ext cx="1005468" cy="158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1066800">
            <a:lnSpc>
              <a:spcPct val="100000"/>
            </a:lnSpc>
            <a:spcBef>
              <a:spcPct val="0"/>
            </a:spcBef>
            <a:spcAft>
              <a:spcPct val="35000"/>
            </a:spcAft>
            <a:buNone/>
          </a:pPr>
          <a:r>
            <a:rPr lang="he-IL" sz="2400" kern="1200" dirty="0">
              <a:solidFill>
                <a:srgbClr val="B94F07"/>
              </a:solidFill>
              <a:latin typeface="Segoe UI" panose="020B0502040204020203" pitchFamily="34" charset="0"/>
              <a:cs typeface="Segoe UI" panose="020B0502040204020203" pitchFamily="34" charset="0"/>
            </a:rPr>
            <a:t>האם יתכן בית משפט כשירות ליישוב סכסוכים ולא כמקום פיסי?</a:t>
          </a:r>
          <a:endParaRPr lang="en-US" sz="2400" kern="1200" dirty="0">
            <a:solidFill>
              <a:srgbClr val="B94F07"/>
            </a:solidFill>
            <a:latin typeface="Segoe UI" panose="020B0502040204020203" pitchFamily="34" charset="0"/>
            <a:cs typeface="Segoe UI" panose="020B0502040204020203" pitchFamily="34" charset="0"/>
          </a:endParaRPr>
        </a:p>
      </dsp:txBody>
      <dsp:txXfrm>
        <a:off x="2363020" y="842009"/>
        <a:ext cx="1005468" cy="1587866"/>
      </dsp:txXfrm>
    </dsp:sp>
    <dsp:sp modelId="{5B353CF7-BCCA-4F37-A2D7-D73FB5F2CDF4}">
      <dsp:nvSpPr>
        <dsp:cNvPr id="0" name=""/>
        <dsp:cNvSpPr/>
      </dsp:nvSpPr>
      <dsp:spPr>
        <a:xfrm>
          <a:off x="3837080" y="40233"/>
          <a:ext cx="452460" cy="452460"/>
        </a:xfrm>
        <a:prstGeom prst="rect">
          <a:avLst/>
        </a:prstGeom>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F9D726A-7B43-4BC1-AB78-7F1C54A6B93A}">
      <dsp:nvSpPr>
        <dsp:cNvPr id="0" name=""/>
        <dsp:cNvSpPr/>
      </dsp:nvSpPr>
      <dsp:spPr>
        <a:xfrm>
          <a:off x="3544446" y="842009"/>
          <a:ext cx="1005468" cy="158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1066800">
            <a:lnSpc>
              <a:spcPct val="100000"/>
            </a:lnSpc>
            <a:spcBef>
              <a:spcPct val="0"/>
            </a:spcBef>
            <a:spcAft>
              <a:spcPct val="35000"/>
            </a:spcAft>
            <a:buNone/>
          </a:pPr>
          <a:r>
            <a:rPr lang="he-IL" sz="2400" kern="1200" dirty="0">
              <a:solidFill>
                <a:schemeClr val="accent5">
                  <a:lumMod val="75000"/>
                </a:schemeClr>
              </a:solidFill>
              <a:latin typeface="Segoe UI" panose="020B0502040204020203" pitchFamily="34" charset="0"/>
              <a:cs typeface="Segoe UI" panose="020B0502040204020203" pitchFamily="34" charset="0"/>
            </a:rPr>
            <a:t>האם שירות יישוב סכסוכים מקוון הוא שירות מדרגה שניה למעוטי יכולת?</a:t>
          </a:r>
          <a:endParaRPr lang="en-US" sz="2400" kern="1200" dirty="0">
            <a:solidFill>
              <a:schemeClr val="accent5">
                <a:lumMod val="75000"/>
              </a:schemeClr>
            </a:solidFill>
            <a:latin typeface="Segoe UI" panose="020B0502040204020203" pitchFamily="34" charset="0"/>
            <a:cs typeface="Segoe UI" panose="020B0502040204020203" pitchFamily="34" charset="0"/>
          </a:endParaRPr>
        </a:p>
      </dsp:txBody>
      <dsp:txXfrm>
        <a:off x="3544446" y="842009"/>
        <a:ext cx="1005468" cy="1587866"/>
      </dsp:txXfrm>
    </dsp:sp>
    <dsp:sp modelId="{331E7A53-2A78-4EA9-A404-D0BEB59331C4}">
      <dsp:nvSpPr>
        <dsp:cNvPr id="0" name=""/>
        <dsp:cNvSpPr/>
      </dsp:nvSpPr>
      <dsp:spPr>
        <a:xfrm>
          <a:off x="5002376" y="29478"/>
          <a:ext cx="452460" cy="452460"/>
        </a:xfrm>
        <a:prstGeom prst="rect">
          <a:avLst/>
        </a:prstGeom>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5925E53-21FA-4DC1-9693-C02C3EC94B2D}">
      <dsp:nvSpPr>
        <dsp:cNvPr id="0" name=""/>
        <dsp:cNvSpPr/>
      </dsp:nvSpPr>
      <dsp:spPr>
        <a:xfrm>
          <a:off x="4725872" y="842009"/>
          <a:ext cx="1005468" cy="158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1066800">
            <a:lnSpc>
              <a:spcPct val="100000"/>
            </a:lnSpc>
            <a:spcBef>
              <a:spcPct val="0"/>
            </a:spcBef>
            <a:spcAft>
              <a:spcPct val="35000"/>
            </a:spcAft>
            <a:buNone/>
          </a:pPr>
          <a:r>
            <a:rPr lang="he-IL" sz="2400" kern="1200" dirty="0">
              <a:solidFill>
                <a:srgbClr val="7030A0"/>
              </a:solidFill>
              <a:latin typeface="Segoe UI" panose="020B0502040204020203" pitchFamily="34" charset="0"/>
              <a:cs typeface="Segoe UI" panose="020B0502040204020203" pitchFamily="34" charset="0"/>
            </a:rPr>
            <a:t>מהן ההשלכות של היעדר השפעה אנושית על צדק והגינות?</a:t>
          </a:r>
          <a:endParaRPr lang="en-US" sz="2400" kern="1200" dirty="0">
            <a:solidFill>
              <a:srgbClr val="7030A0"/>
            </a:solidFill>
            <a:latin typeface="Segoe UI" panose="020B0502040204020203" pitchFamily="34" charset="0"/>
            <a:cs typeface="Segoe UI" panose="020B0502040204020203" pitchFamily="34" charset="0"/>
          </a:endParaRPr>
        </a:p>
      </dsp:txBody>
      <dsp:txXfrm>
        <a:off x="4725872" y="842009"/>
        <a:ext cx="1005468" cy="1587866"/>
      </dsp:txXfrm>
    </dsp:sp>
  </dsp:spTree>
</dsp:drawing>
</file>

<file path=word/diagrams/layout1.xml><?xml version="1.0" encoding="utf-8"?>
<dgm:layoutDef xmlns:dgm="http://schemas.openxmlformats.org/drawingml/2006/diagram" xmlns:a="http://schemas.openxmlformats.org/drawingml/2006/main" uniqueId="urn:diagrams.loki3.com/TabbedArc+Icon">
  <dgm:title val="Tabbed Arc"/>
  <dgm:desc val="Use to show a set of related items arcing over a common area.  Best with small amounts of text."/>
  <dgm:catLst>
    <dgm:cat type="relationship" pri="20500"/>
    <dgm:cat type="officeonline" pri="4000"/>
  </dgm:catLst>
  <dgm:sampData useDef="1">
    <dgm:dataModel>
      <dgm:ptLst/>
      <dgm:bg/>
      <dgm:whole/>
    </dgm:dataModel>
  </dgm:sampData>
  <dgm:styleData useDef="1">
    <dgm:dataModel>
      <dgm:ptLst/>
      <dgm:bg/>
      <dgm:whole/>
    </dgm:dataModel>
  </dgm:styleData>
  <dgm:clrData useDef="1">
    <dgm:dataModel>
      <dgm:ptLst/>
      <dgm:bg/>
      <dgm:whole/>
    </dgm:dataModel>
  </dgm:clrData>
  <dgm:layoutNode name="Name0">
    <dgm:varLst>
      <dgm:dir/>
      <dgm:resizeHandles val="exact"/>
    </dgm:varLst>
    <dgm:choose name="Name1">
      <dgm:if name="Name2" axis="ch" ptType="node" func="cnt" op="equ" val="1">
        <dgm:alg type="cycle"/>
      </dgm:if>
      <dgm:else name="Name3">
        <dgm:choose name="Name4">
          <dgm:if name="Name5" axis="ch" ptType="node" func="cnt" op="lte" val="3">
            <dgm:choose name="Name6">
              <dgm:if name="Name7" func="var" arg="dir" op="equ" val="norm">
                <dgm:alg type="cycle">
                  <dgm:param type="stAng" val="-40"/>
                  <dgm:param type="spanAng" val="80"/>
                  <dgm:param type="rotPath" val="alongPath"/>
                </dgm:alg>
              </dgm:if>
              <dgm:else name="Name8">
                <dgm:alg type="cycle">
                  <dgm:param type="stAng" val="40"/>
                  <dgm:param type="spanAng" val="-80"/>
                  <dgm:param type="rotPath" val="alongPath"/>
                </dgm:alg>
              </dgm:else>
            </dgm:choose>
          </dgm:if>
          <dgm:else name="Name9">
            <dgm:choose name="Name10">
              <dgm:if name="Name11" func="var" arg="dir" op="equ" val="norm">
                <dgm:alg type="cycle">
                  <dgm:param type="stAng" val="-60"/>
                  <dgm:param type="spanAng" val="120"/>
                  <dgm:param type="rotPath" val="alongPath"/>
                </dgm:alg>
              </dgm:if>
              <dgm:else name="Name12">
                <dgm:alg type="cycle">
                  <dgm:param type="stAng" val="60"/>
                  <dgm:param type="spanAng" val="-120"/>
                  <dgm:param type="rotPath" val="alongPath"/>
                </dgm:alg>
              </dgm:else>
            </dgm:choose>
          </dgm:else>
        </dgm:choose>
      </dgm:else>
    </dgm:choose>
    <dgm:shape xmlns:r="http://schemas.openxmlformats.org/officeDocument/2006/relationships" r:blip="">
      <dgm:adjLst/>
    </dgm:shape>
    <dgm:presOf/>
    <dgm:choose name="Name13">
      <dgm:if name="Name14" axis="ch" ptType="node" func="cnt" op="equ" val="2">
        <dgm:constrLst>
          <dgm:constr type="w" for="ch" ptType="node" refType="w"/>
          <dgm:constr type="primFontSz" for="ch" ptType="node" op="equ" val="65"/>
          <dgm:constr type="sibSp" refType="w" fact="0.22"/>
        </dgm:constrLst>
      </dgm:if>
      <dgm:else name="Name15">
        <dgm:constrLst>
          <dgm:constr type="w" for="ch" ptType="node" refType="w"/>
          <dgm:constr type="primFontSz" for="ch" ptType="node" op="equ" val="65"/>
          <dgm:constr type="sibSp" refType="w" fact="0.14"/>
        </dgm:constrLst>
      </dgm:else>
    </dgm:choose>
    <dgm:ruleLst/>
    <dgm:forEach name="Name16" axis="ch" ptType="node">
      <dgm:choose name="Name17">
        <dgm:if name="Name18" axis="par ch" ptType="doc node" func="cnt" op="equ" val="1">
          <dgm:layoutNode name="one">
            <dgm:varLst>
              <dgm:bulletEnabled val="1"/>
            </dgm:varLst>
            <dgm:alg type="tx"/>
            <dgm:shape xmlns:r="http://schemas.openxmlformats.org/officeDocument/2006/relationships" type="round2SameRect" r:blip="">
              <dgm:adjLst/>
            </dgm:shape>
            <dgm:presOf axis="desOrSelf" ptType="node"/>
            <dgm:constrLst>
              <dgm:constr type="h" refType="w" fact="0.65"/>
              <dgm:constr type="tMarg" refType="primFontSz" fact="0.1"/>
              <dgm:constr type="bMarg" refType="primFontSz" fact="0.1"/>
              <dgm:constr type="lMarg" refType="primFontSz" fact="0.3"/>
              <dgm:constr type="rMarg" refType="primFontSz" fact="0.3"/>
            </dgm:constrLst>
            <dgm:ruleLst>
              <dgm:rule type="primFontSz" val="5" fact="NaN" max="NaN"/>
            </dgm:ruleLst>
          </dgm:layoutNode>
        </dgm:if>
        <dgm:else name="Name19">
          <dgm:layoutNode name="twoplus">
            <dgm:varLst>
              <dgm:bulletEnabled val="1"/>
            </dgm:varLst>
            <dgm:alg type="tx">
              <dgm:param type="autoTxRot" val="grav"/>
            </dgm:alg>
            <dgm:shape xmlns:r="http://schemas.openxmlformats.org/officeDocument/2006/relationships" type="round2SameRect" r:blip="">
              <dgm:adjLst/>
            </dgm:shape>
            <dgm:presOf axis="desOrSelf" ptType="node"/>
            <dgm:constrLst>
              <dgm:constr type="h" refType="w" fact="0.65"/>
              <dgm:constr type="tMarg" refType="primFontSz" fact="0.1"/>
              <dgm:constr type="bMarg" refType="primFontSz" fact="0.1"/>
              <dgm:constr type="lMarg" refType="primFontSz" fact="0.3"/>
              <dgm:constr type="rMarg" refType="primFontSz" fact="0.3"/>
            </dgm:constrLst>
            <dgm:ruleLst>
              <dgm:rule type="primFontSz" val="5" fact="NaN" max="NaN"/>
            </dgm:ruleLst>
          </dgm:layoutNod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diagrams.loki3.com/VaryingWidthList">
  <dgm:title val="Varying Width List"/>
  <dgm:desc val="Use for emphasizing items of different weights.  Good for large amounts of Level 1 text.  The width of each shape is independently determined based on its text."/>
  <dgm:catLst>
    <dgm:cat type="list" pri="4160"/>
    <dgm:cat type="officeonline" pri="5000"/>
  </dgm:catLst>
  <dgm:sampData useDef="1">
    <dgm:dataModel>
      <dgm:ptLst/>
      <dgm:bg/>
      <dgm:whole/>
    </dgm:dataModel>
  </dgm:sampData>
  <dgm:styleData useDef="1">
    <dgm:dataModel>
      <dgm:ptLst/>
      <dgm:bg/>
      <dgm:whole/>
    </dgm:dataModel>
  </dgm:styleData>
  <dgm:clrData useDef="1">
    <dgm:dataModel>
      <dgm:ptLst/>
      <dgm:bg/>
      <dgm:whole/>
    </dgm:dataModel>
  </dgm:clrData>
  <dgm:layoutNode name="Name0">
    <dgm:varLst>
      <dgm:resizeHandles/>
    </dgm:varLst>
    <dgm:alg type="lin">
      <dgm:param type="linDir" val="fromT"/>
    </dgm:alg>
    <dgm:shape xmlns:r="http://schemas.openxmlformats.org/officeDocument/2006/relationships" r:blip="">
      <dgm:adjLst/>
    </dgm:shape>
    <dgm:presOf/>
    <dgm:constrLst>
      <dgm:constr type="w" for="ch" forName="text" val="20"/>
      <dgm:constr type="h" for="ch" forName="text" refType="h"/>
      <dgm:constr type="primFontSz" for="ch" forName="text" op="equ" val="65"/>
      <dgm:constr type="h" for="ch" forName="space" refType="h" fact="0.05"/>
    </dgm:constrLst>
    <dgm:forEach name="Name1" axis="ch" ptType="node">
      <dgm:layoutNode name="text" styleLbl="node1">
        <dgm:varLst>
          <dgm:bulletEnabled val="1"/>
        </dgm:varLst>
        <dgm:alg type="tx"/>
        <dgm:shape xmlns:r="http://schemas.openxmlformats.org/officeDocument/2006/relationships" type="rect" r:blip="">
          <dgm:adjLst/>
        </dgm:shape>
        <dgm:presOf axis="desOrSelf" ptType="node"/>
        <dgm:constrLst>
          <dgm:constr type="tMarg" refType="primFontSz" fact="0.2"/>
          <dgm:constr type="bMarg" refType="primFontSz" fact="0.2"/>
          <dgm:constr type="lMarg" refType="primFontSz" fact="0.2"/>
          <dgm:constr type="rMarg" refType="primFontSz" fact="0.2"/>
        </dgm:constrLst>
        <dgm:ruleLst>
          <dgm:rule type="w" val="INF" fact="NaN" max="NaN"/>
          <dgm:rule type="primFontSz" val="5" fact="NaN" max="NaN"/>
        </dgm:ruleLst>
      </dgm:layoutNode>
      <dgm:choose name="Name2">
        <dgm:if name="Name3" axis="par ch" ptType="doc node" func="cnt" op="gte" val="2">
          <dgm:forEach name="Name4" axis="followSib" ptType="sibTrans" cnt="1">
            <dgm:layoutNode name="space">
              <dgm:alg type="sp"/>
              <dgm:shape xmlns:r="http://schemas.openxmlformats.org/officeDocument/2006/relationships" r:blip="">
                <dgm:adjLst/>
              </dgm:shape>
              <dgm:presOf/>
            </dgm:layoutNode>
          </dgm:forEach>
        </dgm:if>
        <dgm:else name="Name5"/>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hProcess1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val="rev"/>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7.xml><?xml version="1.0" encoding="utf-8"?>
<dgm:layoutDef xmlns:dgm="http://schemas.openxmlformats.org/drawingml/2006/diagram" xmlns:a="http://schemas.openxmlformats.org/drawingml/2006/main" uniqueId="urn:microsoft.com/office/officeart/2018/2/layout/IconLabelList">
  <dgm:title val="Icon Label List"/>
  <dgm:desc val="Use to show non-sequential or grouped chunks of information accompanied by a related visuals. Works best with icons or small pictures with short text captions."/>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choose name="Name0">
      <dgm:if name="Name1" axis="self" func="var" arg="dir" op="equ" val="norm">
        <dgm:alg type="snake">
          <dgm:param type="grDir" val="tL"/>
          <dgm:param type="flowDir" val="row"/>
          <dgm:param type="contDir" val="sameDir"/>
          <dgm:param type="off" val="ctr"/>
          <dgm:param type="vertAlign" val="mid"/>
          <dgm:param type="horzAlign" val="ctr"/>
        </dgm:alg>
      </dgm:if>
      <dgm:else name="Name2">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hoose name="Name3">
      <dgm:if name="Name4" axis="ch" ptType="node" func="cnt" op="lte" val="2">
        <dgm:constrLst>
          <dgm:constr type="h" for="ch" forName="compNode" refType="h" fact="0.4"/>
          <dgm:constr type="w" for="ch" forName="compNode" val="120"/>
          <dgm:constr type="w" for="ch" forName="sibTrans" refType="w" refFor="ch" refForName="compNode" fact="0.175"/>
          <dgm:constr type="sp" refType="w" refFor="ch" refForName="compNode" op="equ" fact="0.25"/>
          <dgm:constr type="primFontSz" for="des" ptType="node" op="equ" val="50"/>
          <dgm:constr type="h" for="des" forName="compNode" op="equ"/>
          <dgm:constr type="h" for="des" forName="textRect" op="equ"/>
        </dgm:constrLst>
      </dgm:if>
      <dgm:if name="Name5" axis="ch" ptType="node" func="cnt" op="lte" val="4">
        <dgm:constrLst>
          <dgm:constr type="h" for="ch" forName="compNode" refType="h" fact="0.4"/>
          <dgm:constr type="w" for="ch" forName="compNode" refType="w"/>
          <dgm:constr type="w" for="ch" forName="sibTrans" refType="w" refFor="ch" refForName="compNode" fact="0.175"/>
          <dgm:constr type="sp" refType="w" refFor="ch" refForName="compNode" op="equ" fact="0.25"/>
          <dgm:constr type="primFontSz" for="des" ptType="node" op="equ" val="36"/>
          <dgm:constr type="h" for="des" forName="compNode" op="equ"/>
          <dgm:constr type="h" for="des" forName="textRect" op="equ"/>
        </dgm:constrLst>
      </dgm:if>
      <dgm:else name="Name6">
        <dgm:constrLst>
          <dgm:constr type="h" for="ch" forName="compNode" refType="h" fact="0.4"/>
          <dgm:constr type="w" for="ch" forName="compNode" refType="w"/>
          <dgm:constr type="w" for="ch" forName="sibTrans" refType="w" refFor="ch" refForName="compNode" fact="0.175"/>
          <dgm:constr type="sp" refType="w" refFor="ch" refForName="compNode" op="equ" fact="0.25"/>
          <dgm:constr type="primFontSz" for="des" ptType="node" op="equ" val="24"/>
          <dgm:constr type="h" for="des" forName="compNode" op="equ"/>
          <dgm:constr type="h" for="des" forName="textRect" op="equ"/>
        </dgm:constrLst>
      </dgm:else>
    </dgm:choose>
    <dgm:ruleLst>
      <dgm:rule type="w" for="ch" forName="compNode" val="50" fact="NaN" max="NaN"/>
    </dgm:ruleLst>
    <dgm:forEach name="Name7" axis="ch" ptType="node">
      <dgm:layoutNode name="compNode">
        <dgm:alg type="composite"/>
        <dgm:shape xmlns:r="http://schemas.openxmlformats.org/officeDocument/2006/relationships" r:blip="">
          <dgm:adjLst/>
        </dgm:shape>
        <dgm:presOf axis="self"/>
        <dgm:constrLst>
          <dgm:constr type="w" for="ch" forName="iconRect" refType="w" fact="0.45"/>
          <dgm:constr type="h" for="ch" forName="iconRect" refType="w" refFor="ch" refForName="iconRect"/>
          <dgm:constr type="ctrX" for="ch" forName="iconRect" refType="w" fact="0.5"/>
          <dgm:constr type="t" for="ch" forName="iconRect"/>
          <dgm:constr type="h" for="ch" forName="spaceRect" refType="h" fact="0.15"/>
          <dgm:constr type="w" for="ch" forName="spaceRect" refType="w"/>
          <dgm:constr type="l" for="ch" forName="spaceRect"/>
          <dgm:constr type="t" for="ch" forName="spaceRect" refType="b" refFor="ch" refForName="iconRect"/>
          <dgm:constr type="h" for="ch" forName="textRect" val="20"/>
          <dgm:constr type="w" for="ch" forName="textRect" refType="w"/>
          <dgm:constr type="l" for="ch" forName="textRect"/>
          <dgm:constr type="t" for="ch" forName="textRect" refType="b" refFor="ch" refForName="spaceRect"/>
        </dgm:constrLst>
        <dgm:ruleLst>
          <dgm:rule type="h" val="INF" fact="NaN" max="NaN"/>
        </dgm:ruleLst>
        <dgm:layoutNode name="iconRect" styleLbl="node1">
          <dgm:alg type="sp"/>
          <dgm:shape xmlns:r="http://schemas.openxmlformats.org/officeDocument/2006/relationships" type="rect" r:blip="" blipPhldr="1">
            <dgm:adjLst/>
          </dgm:shape>
          <dgm:presOf/>
          <dgm:constrLst/>
          <dgm:ruleLst/>
        </dgm:layoutNode>
        <dgm:layoutNode name="spaceRect">
          <dgm:alg type="sp"/>
          <dgm:shape xmlns:r="http://schemas.openxmlformats.org/officeDocument/2006/relationships" r:blip="">
            <dgm:adjLst/>
          </dgm:shape>
          <dgm:presOf/>
          <dgm:constrLst/>
          <dgm:ruleLst/>
        </dgm:layoutNode>
        <dgm:layoutNode name="textRect" styleLbl="revTx">
          <dgm:varLst>
            <dgm:chMax val="1"/>
            <dgm:chPref val="1"/>
          </dgm:varLst>
          <dgm:alg type="tx">
            <dgm:param type="txAnchorVert" val="t"/>
          </dgm:alg>
          <dgm:shape xmlns:r="http://schemas.openxmlformats.org/officeDocument/2006/relationships" type="rect" r:blip="">
            <dgm:adjLst/>
          </dgm:shape>
          <dgm:presOf axis="self" ptType="node"/>
          <dgm:constrLst>
            <dgm:constr type="lMarg"/>
            <dgm:constr type="rMarg"/>
            <dgm:constr type="tMarg"/>
            <dgm:constr type="bMarg"/>
          </dgm:constrLst>
          <dgm:ruleLst>
            <dgm:rule type="primFontSz" val="11" fact="NaN" max="NaN"/>
            <dgm:rule type="h" val="INF" fact="NaN" max="NaN"/>
          </dgm:ruleLst>
        </dgm:layoutNode>
      </dgm:layoutNode>
      <dgm:forEach name="Name8" axis="followSib" ptType="sibTrans" cnt="1">
        <dgm:layoutNode name="sibTrans">
          <dgm:alg type="sp"/>
          <dgm:shape xmlns:r="http://schemas.openxmlformats.org/officeDocument/2006/relationships" r:blip="">
            <dgm:adjLst/>
          </dgm:shape>
          <dgm:presOf axis="self"/>
          <dgm:constrLst/>
          <dgm:ruleLst/>
        </dgm:layoutNode>
      </dgm:forEach>
    </dgm:forEach>
  </dgm:layoutNode>
  <dgm:extLst>
    <a:ext uri="{68A01E43-0DF5-4B5B-8FA6-DAF915123BFB}">
      <dgm1612:lstStyle xmlns:dgm1612="http://schemas.microsoft.com/office/drawing/2016/12/diagram">
        <a:lvl1pPr>
          <a:lnSpc>
            <a:spcPct val="100000"/>
          </a:lnSpc>
        </a:lvl1pPr>
      </dgm1612:lstStyle>
    </a:ext>
  </dgm:extLst>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47</Pages>
  <Words>11216</Words>
  <Characters>56080</Characters>
  <Application>Microsoft Office Word</Application>
  <DocSecurity>0</DocSecurity>
  <Lines>467</Lines>
  <Paragraphs>134</Paragraphs>
  <ScaleCrop>false</ScaleCrop>
  <Company/>
  <LinksUpToDate>false</LinksUpToDate>
  <CharactersWithSpaces>67162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Trom, Michal</dc:creator>
  <cp:keywords/>
  <dc:description/>
  <cp:lastModifiedBy>Trom, Michal</cp:lastModifiedBy>
  <cp:revision>1</cp:revision>
  <dcterms:created xsi:type="dcterms:W3CDTF">2025-02-03T15:45:00Z</dcterms:created>
  <dcterms:modified xsi:type="dcterms:W3CDTF">2025-02-03T15:45:00Z</dcterms:modified>
</cp:coreProperties>
</file>